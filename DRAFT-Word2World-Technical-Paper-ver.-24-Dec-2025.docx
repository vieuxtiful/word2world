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95DF" w14:textId="6C6A3660" w:rsidR="003F4AD1" w:rsidRPr="003D165E" w:rsidRDefault="003F4AD1" w:rsidP="003F4AD1">
      <w:pPr>
        <w:pStyle w:val="FirstParagraph"/>
        <w:jc w:val="center"/>
        <w:rPr>
          <w:rFonts w:ascii="Times New Roman" w:hAnsi="Times New Roman" w:cs="Times New Roman"/>
          <w:b/>
        </w:rPr>
      </w:pPr>
    </w:p>
    <w:p w14:paraId="0246852D" w14:textId="77777777" w:rsidR="003F4AD1" w:rsidRPr="003D165E" w:rsidRDefault="003F4AD1" w:rsidP="003F4AD1">
      <w:pPr>
        <w:pStyle w:val="FirstParagraph"/>
        <w:jc w:val="center"/>
        <w:rPr>
          <w:rFonts w:ascii="Times New Roman" w:hAnsi="Times New Roman" w:cs="Times New Roman"/>
          <w:b/>
        </w:rPr>
      </w:pPr>
    </w:p>
    <w:p w14:paraId="666FB7E2" w14:textId="77777777" w:rsidR="003F4AD1" w:rsidRPr="003D165E" w:rsidRDefault="003F4AD1" w:rsidP="003F4AD1">
      <w:pPr>
        <w:pStyle w:val="FirstParagraph"/>
        <w:jc w:val="center"/>
        <w:rPr>
          <w:rFonts w:ascii="Times New Roman" w:hAnsi="Times New Roman" w:cs="Times New Roman"/>
          <w:b/>
        </w:rPr>
      </w:pPr>
    </w:p>
    <w:p w14:paraId="66EE3D35" w14:textId="77777777" w:rsidR="003F4AD1" w:rsidRPr="003D165E" w:rsidRDefault="003F4AD1" w:rsidP="003F4AD1">
      <w:pPr>
        <w:pStyle w:val="FirstParagraph"/>
        <w:jc w:val="center"/>
        <w:rPr>
          <w:rFonts w:ascii="Times New Roman" w:hAnsi="Times New Roman" w:cs="Times New Roman"/>
          <w:b/>
        </w:rPr>
      </w:pPr>
    </w:p>
    <w:p w14:paraId="5CAEFE82" w14:textId="77777777" w:rsidR="003F4AD1" w:rsidRPr="003D165E" w:rsidRDefault="003F4AD1" w:rsidP="003F4AD1">
      <w:pPr>
        <w:pStyle w:val="FirstParagraph"/>
        <w:jc w:val="center"/>
        <w:rPr>
          <w:rFonts w:ascii="Times New Roman" w:hAnsi="Times New Roman" w:cs="Times New Roman"/>
          <w:b/>
        </w:rPr>
      </w:pPr>
    </w:p>
    <w:p w14:paraId="40669C6A" w14:textId="77777777" w:rsidR="003F4AD1" w:rsidRPr="003D165E" w:rsidRDefault="003F4AD1" w:rsidP="003F4AD1">
      <w:pPr>
        <w:pStyle w:val="FirstParagraph"/>
        <w:jc w:val="center"/>
        <w:rPr>
          <w:rFonts w:ascii="Times New Roman" w:hAnsi="Times New Roman" w:cs="Times New Roman"/>
          <w:b/>
        </w:rPr>
      </w:pPr>
    </w:p>
    <w:p w14:paraId="3B8B6A85" w14:textId="77777777" w:rsidR="003F4AD1" w:rsidRPr="003D165E" w:rsidRDefault="003F4AD1" w:rsidP="003F4AD1">
      <w:pPr>
        <w:pStyle w:val="FirstParagraph"/>
        <w:jc w:val="center"/>
        <w:rPr>
          <w:rFonts w:ascii="Times New Roman" w:hAnsi="Times New Roman" w:cs="Times New Roman"/>
          <w:b/>
        </w:rPr>
      </w:pPr>
      <w:r w:rsidRPr="003D165E">
        <w:rPr>
          <w:rFonts w:ascii="Times New Roman" w:hAnsi="Times New Roman" w:cs="Times New Roman"/>
          <w:b/>
        </w:rPr>
        <w:t>Multi-Modal Hyperbolic Embeddings for Peace-Building Social Networks</w:t>
      </w:r>
    </w:p>
    <w:p w14:paraId="6E824C40" w14:textId="77777777" w:rsidR="003F4AD1" w:rsidRPr="003D165E" w:rsidRDefault="003F4AD1" w:rsidP="003F4AD1">
      <w:pPr>
        <w:pStyle w:val="BodyText"/>
        <w:rPr>
          <w:rFonts w:ascii="Times New Roman" w:hAnsi="Times New Roman" w:cs="Times New Roman"/>
          <w:rPrChange w:id="0" w:author="Valcin, Vieux" w:date="2025-10-24T11:35:00Z" w16du:dateUtc="2025-10-24T15:35:00Z">
            <w:rPr/>
          </w:rPrChange>
        </w:rPr>
      </w:pPr>
    </w:p>
    <w:p w14:paraId="17B42E96" w14:textId="77777777" w:rsidR="003F4AD1" w:rsidRPr="003D165E" w:rsidRDefault="003F4AD1" w:rsidP="003F4AD1">
      <w:pPr>
        <w:pStyle w:val="BodyText"/>
        <w:rPr>
          <w:rFonts w:ascii="Times New Roman" w:hAnsi="Times New Roman" w:cs="Times New Roman"/>
          <w:rPrChange w:id="1" w:author="Valcin, Vieux" w:date="2025-10-24T11:35:00Z" w16du:dateUtc="2025-10-24T15:35:00Z">
            <w:rPr/>
          </w:rPrChange>
        </w:rPr>
      </w:pPr>
    </w:p>
    <w:p w14:paraId="766BE35E" w14:textId="77777777" w:rsidR="003F4AD1" w:rsidRPr="003D165E" w:rsidRDefault="003F4AD1" w:rsidP="003F4AD1">
      <w:pPr>
        <w:pStyle w:val="BodyText"/>
        <w:rPr>
          <w:rFonts w:ascii="Times New Roman" w:hAnsi="Times New Roman" w:cs="Times New Roman"/>
          <w:rPrChange w:id="2" w:author="Valcin, Vieux" w:date="2025-10-24T11:35:00Z" w16du:dateUtc="2025-10-24T15:35:00Z">
            <w:rPr/>
          </w:rPrChange>
        </w:rPr>
      </w:pPr>
    </w:p>
    <w:p w14:paraId="23FE73CD" w14:textId="77777777" w:rsidR="003F4AD1" w:rsidRPr="003D165E" w:rsidRDefault="003F4AD1" w:rsidP="003F4AD1">
      <w:pPr>
        <w:pStyle w:val="BodyText"/>
        <w:rPr>
          <w:rFonts w:ascii="Times New Roman" w:hAnsi="Times New Roman" w:cs="Times New Roman"/>
          <w:rPrChange w:id="3" w:author="Valcin, Vieux" w:date="2025-10-24T11:35:00Z" w16du:dateUtc="2025-10-24T15:35:00Z">
            <w:rPr/>
          </w:rPrChange>
        </w:rPr>
      </w:pPr>
    </w:p>
    <w:p w14:paraId="73AD539D" w14:textId="77777777" w:rsidR="003F4AD1" w:rsidRPr="003D165E" w:rsidRDefault="003F4AD1" w:rsidP="003F4AD1">
      <w:pPr>
        <w:pStyle w:val="BodyText"/>
        <w:rPr>
          <w:rFonts w:ascii="Times New Roman" w:hAnsi="Times New Roman" w:cs="Times New Roman"/>
          <w:rPrChange w:id="4" w:author="Valcin, Vieux" w:date="2025-10-24T11:35:00Z" w16du:dateUtc="2025-10-24T15:35:00Z">
            <w:rPr/>
          </w:rPrChange>
        </w:rPr>
      </w:pPr>
    </w:p>
    <w:p w14:paraId="5B6DAD90" w14:textId="77777777" w:rsidR="003F4AD1" w:rsidRPr="003D165E" w:rsidRDefault="003F4AD1" w:rsidP="003F4AD1">
      <w:pPr>
        <w:pStyle w:val="BodyText"/>
        <w:rPr>
          <w:rFonts w:ascii="Times New Roman" w:hAnsi="Times New Roman" w:cs="Times New Roman"/>
          <w:rPrChange w:id="5" w:author="Valcin, Vieux" w:date="2025-10-24T11:35:00Z" w16du:dateUtc="2025-10-24T15:35:00Z">
            <w:rPr/>
          </w:rPrChange>
        </w:rPr>
      </w:pPr>
    </w:p>
    <w:p w14:paraId="19A84D26" w14:textId="77777777" w:rsidR="003F4AD1" w:rsidRPr="003D165E" w:rsidRDefault="003F4AD1" w:rsidP="00BA30BB">
      <w:pPr>
        <w:pStyle w:val="FirstParagraph"/>
        <w:jc w:val="center"/>
        <w:rPr>
          <w:rFonts w:ascii="Times New Roman" w:hAnsi="Times New Roman" w:cs="Times New Roman"/>
          <w:bCs/>
        </w:rPr>
      </w:pPr>
      <w:r w:rsidRPr="003D165E">
        <w:rPr>
          <w:rFonts w:ascii="Times New Roman" w:hAnsi="Times New Roman" w:cs="Times New Roman"/>
          <w:bCs/>
        </w:rPr>
        <w:br/>
      </w:r>
      <w:r w:rsidR="00BA30BB" w:rsidRPr="003D165E">
        <w:rPr>
          <w:rFonts w:ascii="Times New Roman" w:hAnsi="Times New Roman" w:cs="Times New Roman"/>
          <w:bCs/>
        </w:rPr>
        <w:t xml:space="preserve">Shu </w:t>
      </w:r>
      <w:r w:rsidRPr="003D165E">
        <w:rPr>
          <w:rFonts w:ascii="Times New Roman" w:hAnsi="Times New Roman" w:cs="Times New Roman"/>
          <w:bCs/>
        </w:rPr>
        <w:t xml:space="preserve">Bai, </w:t>
      </w:r>
      <w:proofErr w:type="spellStart"/>
      <w:r w:rsidR="00BA30BB" w:rsidRPr="003D165E">
        <w:rPr>
          <w:rFonts w:ascii="Times New Roman" w:hAnsi="Times New Roman" w:cs="Times New Roman"/>
          <w:bCs/>
        </w:rPr>
        <w:t>Xiaoyue</w:t>
      </w:r>
      <w:proofErr w:type="spellEnd"/>
      <w:r w:rsidR="00BA30BB" w:rsidRPr="003D165E">
        <w:rPr>
          <w:rFonts w:ascii="Times New Roman" w:hAnsi="Times New Roman" w:cs="Times New Roman"/>
          <w:bCs/>
        </w:rPr>
        <w:t xml:space="preserve"> </w:t>
      </w:r>
      <w:r w:rsidRPr="003D165E">
        <w:rPr>
          <w:rFonts w:ascii="Times New Roman" w:hAnsi="Times New Roman" w:cs="Times New Roman"/>
          <w:bCs/>
        </w:rPr>
        <w:t xml:space="preserve">Cao, </w:t>
      </w:r>
      <w:r w:rsidR="00BA30BB" w:rsidRPr="003D165E">
        <w:rPr>
          <w:rFonts w:ascii="Times New Roman" w:hAnsi="Times New Roman" w:cs="Times New Roman"/>
          <w:bCs/>
        </w:rPr>
        <w:t xml:space="preserve">Jinxing </w:t>
      </w:r>
      <w:r w:rsidRPr="003D165E">
        <w:rPr>
          <w:rFonts w:ascii="Times New Roman" w:hAnsi="Times New Roman" w:cs="Times New Roman"/>
          <w:bCs/>
        </w:rPr>
        <w:t xml:space="preserve">Chen, </w:t>
      </w:r>
      <w:proofErr w:type="spellStart"/>
      <w:r w:rsidR="00BA30BB" w:rsidRPr="003D165E">
        <w:rPr>
          <w:rFonts w:ascii="Times New Roman" w:hAnsi="Times New Roman" w:cs="Times New Roman"/>
          <w:bCs/>
        </w:rPr>
        <w:t>Yunzhou</w:t>
      </w:r>
      <w:proofErr w:type="spellEnd"/>
      <w:r w:rsidR="00BA30BB" w:rsidRPr="003D165E">
        <w:rPr>
          <w:rFonts w:ascii="Times New Roman" w:hAnsi="Times New Roman" w:cs="Times New Roman"/>
          <w:bCs/>
        </w:rPr>
        <w:t xml:space="preserve"> </w:t>
      </w:r>
      <w:r w:rsidRPr="003D165E">
        <w:rPr>
          <w:rFonts w:ascii="Times New Roman" w:hAnsi="Times New Roman" w:cs="Times New Roman"/>
          <w:bCs/>
        </w:rPr>
        <w:t>Dai,</w:t>
      </w:r>
      <w:r w:rsidR="00BA30BB" w:rsidRPr="003D165E">
        <w:rPr>
          <w:rFonts w:ascii="Times New Roman" w:hAnsi="Times New Roman" w:cs="Times New Roman"/>
          <w:bCs/>
        </w:rPr>
        <w:t xml:space="preserve"> Vieux Valcin,</w:t>
      </w:r>
      <w:r w:rsidRPr="003D165E">
        <w:rPr>
          <w:rFonts w:ascii="Times New Roman" w:hAnsi="Times New Roman" w:cs="Times New Roman"/>
          <w:bCs/>
        </w:rPr>
        <w:t xml:space="preserve"> </w:t>
      </w:r>
      <w:proofErr w:type="spellStart"/>
      <w:r w:rsidR="00BA30BB" w:rsidRPr="003D165E">
        <w:rPr>
          <w:rFonts w:ascii="Times New Roman" w:hAnsi="Times New Roman" w:cs="Times New Roman"/>
          <w:bCs/>
        </w:rPr>
        <w:t>Huiyi</w:t>
      </w:r>
      <w:proofErr w:type="spellEnd"/>
      <w:r w:rsidR="00BA30BB" w:rsidRPr="003D165E">
        <w:rPr>
          <w:rFonts w:ascii="Times New Roman" w:hAnsi="Times New Roman" w:cs="Times New Roman"/>
          <w:bCs/>
        </w:rPr>
        <w:t xml:space="preserve"> </w:t>
      </w:r>
      <w:r w:rsidRPr="003D165E">
        <w:rPr>
          <w:rFonts w:ascii="Times New Roman" w:hAnsi="Times New Roman" w:cs="Times New Roman"/>
          <w:bCs/>
        </w:rPr>
        <w:t xml:space="preserve">Zhang </w:t>
      </w:r>
      <w:r w:rsidRPr="003D165E">
        <w:rPr>
          <w:rFonts w:ascii="Times New Roman" w:hAnsi="Times New Roman" w:cs="Times New Roman"/>
          <w:bCs/>
        </w:rPr>
        <w:br/>
        <w:t>Middlebury Institute of International Studies at Monterey</w:t>
      </w:r>
      <w:r w:rsidRPr="003D165E">
        <w:rPr>
          <w:rFonts w:ascii="Times New Roman" w:hAnsi="Times New Roman" w:cs="Times New Roman"/>
          <w:bCs/>
        </w:rPr>
        <w:br/>
        <w:t>MIIS Projects for Peace (P4P) Proposal</w:t>
      </w:r>
      <w:r w:rsidRPr="003D165E">
        <w:rPr>
          <w:rFonts w:ascii="Times New Roman" w:hAnsi="Times New Roman" w:cs="Times New Roman"/>
          <w:bCs/>
        </w:rPr>
        <w:br/>
        <w:t>October 19, 2025</w:t>
      </w:r>
    </w:p>
    <w:p w14:paraId="68A46A7E" w14:textId="77777777" w:rsidR="003F4AD1" w:rsidRPr="003D165E" w:rsidRDefault="003F4AD1">
      <w:pPr>
        <w:rPr>
          <w:rFonts w:ascii="Times New Roman" w:eastAsiaTheme="minorHAnsi" w:hAnsi="Times New Roman" w:cs="Times New Roman"/>
        </w:rPr>
      </w:pPr>
    </w:p>
    <w:p w14:paraId="06964CC0" w14:textId="77777777" w:rsidR="003F4AD1" w:rsidRPr="003D165E" w:rsidRDefault="003F4AD1">
      <w:pPr>
        <w:rPr>
          <w:rFonts w:ascii="Times New Roman" w:eastAsiaTheme="minorHAnsi" w:hAnsi="Times New Roman" w:cs="Times New Roman"/>
        </w:rPr>
      </w:pPr>
      <w:r w:rsidRPr="003D165E">
        <w:rPr>
          <w:rFonts w:ascii="Times New Roman" w:eastAsiaTheme="minorHAnsi" w:hAnsi="Times New Roman" w:cs="Times New Roman"/>
        </w:rPr>
        <w:br w:type="page"/>
      </w:r>
    </w:p>
    <w:sdt>
      <w:sdtPr>
        <w:rPr>
          <w:rFonts w:ascii="Times New Roman" w:eastAsiaTheme="minorHAnsi" w:hAnsi="Times New Roman" w:cs="Times New Roman"/>
          <w:color w:val="auto"/>
          <w:sz w:val="24"/>
          <w:szCs w:val="24"/>
        </w:rPr>
        <w:id w:val="-2103182667"/>
        <w:docPartObj>
          <w:docPartGallery w:val="Table of Contents"/>
          <w:docPartUnique/>
        </w:docPartObj>
      </w:sdtPr>
      <w:sdtEndPr>
        <w:rPr>
          <w:rFonts w:eastAsiaTheme="minorEastAsia"/>
        </w:rPr>
      </w:sdtEndPr>
      <w:sdtContent>
        <w:p w14:paraId="4F0B2795" w14:textId="77777777" w:rsidR="00EF1988" w:rsidRPr="003D165E" w:rsidRDefault="00591BCA">
          <w:pPr>
            <w:pStyle w:val="TOCHeading"/>
            <w:rPr>
              <w:rFonts w:ascii="Times New Roman" w:hAnsi="Times New Roman" w:cs="Times New Roman"/>
              <w:b/>
              <w:bCs/>
              <w:color w:val="auto"/>
            </w:rPr>
          </w:pPr>
          <w:r w:rsidRPr="003D165E">
            <w:rPr>
              <w:rFonts w:ascii="Times New Roman" w:hAnsi="Times New Roman" w:cs="Times New Roman"/>
              <w:b/>
              <w:bCs/>
              <w:color w:val="auto"/>
            </w:rPr>
            <w:t>Table of Contents</w:t>
          </w:r>
        </w:p>
        <w:p w14:paraId="79FA640E" w14:textId="77777777" w:rsidR="002B5541" w:rsidRPr="003D165E" w:rsidRDefault="00591BCA">
          <w:pPr>
            <w:pStyle w:val="TOC1"/>
            <w:tabs>
              <w:tab w:val="right" w:leader="dot" w:pos="9350"/>
            </w:tabs>
            <w:rPr>
              <w:rFonts w:ascii="Times New Roman" w:hAnsi="Times New Roman" w:cs="Times New Roman"/>
              <w:noProof/>
            </w:rPr>
          </w:pPr>
          <w:r w:rsidRPr="003D165E">
            <w:rPr>
              <w:rFonts w:ascii="Times New Roman" w:hAnsi="Times New Roman" w:cs="Times New Roman"/>
            </w:rPr>
            <w:fldChar w:fldCharType="begin"/>
          </w:r>
          <w:r w:rsidRPr="003D165E">
            <w:rPr>
              <w:rFonts w:ascii="Times New Roman" w:hAnsi="Times New Roman" w:cs="Times New Roman"/>
            </w:rPr>
            <w:instrText>TOC \o "1-3" \h \z \u</w:instrText>
          </w:r>
          <w:r w:rsidRPr="003D165E">
            <w:rPr>
              <w:rFonts w:ascii="Times New Roman" w:hAnsi="Times New Roman" w:cs="Times New Roman"/>
            </w:rPr>
            <w:fldChar w:fldCharType="separate"/>
          </w:r>
          <w:r w:rsidR="002B5541" w:rsidRPr="003D165E">
            <w:rPr>
              <w:rFonts w:ascii="Times New Roman" w:hAnsi="Times New Roman" w:cs="Times New Roman"/>
              <w:rPrChange w:id="6" w:author="Valcin, Vieux" w:date="2025-10-24T11:35:00Z" w16du:dateUtc="2025-10-24T15:35:00Z">
                <w:rPr/>
              </w:rPrChange>
            </w:rPr>
            <w:fldChar w:fldCharType="begin"/>
          </w:r>
          <w:r w:rsidR="002B5541" w:rsidRPr="003D165E">
            <w:rPr>
              <w:rFonts w:ascii="Times New Roman" w:hAnsi="Times New Roman" w:cs="Times New Roman"/>
              <w:rPrChange w:id="7" w:author="Valcin, Vieux" w:date="2025-10-24T11:35:00Z" w16du:dateUtc="2025-10-24T15:35:00Z">
                <w:rPr/>
              </w:rPrChange>
            </w:rPr>
            <w:instrText>HYPERLINK \l "_Toc211773999"</w:instrText>
          </w:r>
          <w:r w:rsidR="002B5541" w:rsidRPr="00013E59">
            <w:rPr>
              <w:rFonts w:ascii="Times New Roman" w:hAnsi="Times New Roman" w:cs="Times New Roman"/>
            </w:rPr>
          </w:r>
          <w:r w:rsidR="002B5541" w:rsidRPr="003D165E">
            <w:rPr>
              <w:rFonts w:ascii="Times New Roman" w:hAnsi="Times New Roman" w:cs="Times New Roman"/>
              <w:rPrChange w:id="8" w:author="Valcin, Vieux" w:date="2025-10-24T11:35:00Z" w16du:dateUtc="2025-10-24T15:35:00Z">
                <w:rPr/>
              </w:rPrChange>
            </w:rPr>
            <w:fldChar w:fldCharType="separate"/>
          </w:r>
          <w:r w:rsidR="002B5541" w:rsidRPr="003D165E">
            <w:rPr>
              <w:rStyle w:val="Hyperlink"/>
              <w:rFonts w:ascii="Times New Roman" w:hAnsi="Times New Roman" w:cs="Times New Roman"/>
              <w:noProof/>
              <w:color w:val="auto"/>
            </w:rPr>
            <w:t>Semantic Topology-Aware Projection v4.0</w:t>
          </w:r>
          <w:r w:rsidR="002B5541" w:rsidRPr="003D165E">
            <w:rPr>
              <w:rFonts w:ascii="Times New Roman" w:hAnsi="Times New Roman" w:cs="Times New Roman"/>
              <w:noProof/>
              <w:webHidden/>
            </w:rPr>
            <w:tab/>
          </w:r>
          <w:r w:rsidR="002B5541" w:rsidRPr="003D165E">
            <w:rPr>
              <w:rFonts w:ascii="Times New Roman" w:hAnsi="Times New Roman" w:cs="Times New Roman"/>
              <w:noProof/>
              <w:webHidden/>
            </w:rPr>
            <w:fldChar w:fldCharType="begin"/>
          </w:r>
          <w:r w:rsidR="002B5541" w:rsidRPr="003D165E">
            <w:rPr>
              <w:rFonts w:ascii="Times New Roman" w:hAnsi="Times New Roman" w:cs="Times New Roman"/>
              <w:noProof/>
              <w:webHidden/>
            </w:rPr>
            <w:instrText xml:space="preserve"> PAGEREF _Toc211773999 \h </w:instrText>
          </w:r>
          <w:r w:rsidR="002B5541" w:rsidRPr="003D165E">
            <w:rPr>
              <w:rFonts w:ascii="Times New Roman" w:hAnsi="Times New Roman" w:cs="Times New Roman"/>
              <w:noProof/>
              <w:webHidden/>
            </w:rPr>
          </w:r>
          <w:r w:rsidR="002B5541" w:rsidRPr="003D165E">
            <w:rPr>
              <w:rFonts w:ascii="Times New Roman" w:hAnsi="Times New Roman" w:cs="Times New Roman"/>
              <w:noProof/>
              <w:webHidden/>
            </w:rPr>
            <w:fldChar w:fldCharType="separate"/>
          </w:r>
          <w:r w:rsidR="002B5541" w:rsidRPr="003D165E">
            <w:rPr>
              <w:rFonts w:ascii="Times New Roman" w:hAnsi="Times New Roman" w:cs="Times New Roman"/>
              <w:noProof/>
              <w:webHidden/>
            </w:rPr>
            <w:t>1</w:t>
          </w:r>
          <w:r w:rsidR="002B5541" w:rsidRPr="003D165E">
            <w:rPr>
              <w:rFonts w:ascii="Times New Roman" w:hAnsi="Times New Roman" w:cs="Times New Roman"/>
              <w:noProof/>
              <w:webHidden/>
            </w:rPr>
            <w:fldChar w:fldCharType="end"/>
          </w:r>
          <w:r w:rsidR="002B5541" w:rsidRPr="003D165E">
            <w:rPr>
              <w:rFonts w:ascii="Times New Roman" w:hAnsi="Times New Roman" w:cs="Times New Roman"/>
              <w:rPrChange w:id="9" w:author="Valcin, Vieux" w:date="2025-10-24T11:35:00Z" w16du:dateUtc="2025-10-24T15:35:00Z">
                <w:rPr/>
              </w:rPrChange>
            </w:rPr>
            <w:fldChar w:fldCharType="end"/>
          </w:r>
        </w:p>
        <w:p w14:paraId="15DD60A1"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10" w:author="Valcin, Vieux" w:date="2025-10-24T11:35:00Z" w16du:dateUtc="2025-10-24T15:35:00Z">
                <w:rPr/>
              </w:rPrChange>
            </w:rPr>
            <w:fldChar w:fldCharType="begin"/>
          </w:r>
          <w:r w:rsidRPr="003D165E">
            <w:rPr>
              <w:rFonts w:ascii="Times New Roman" w:hAnsi="Times New Roman" w:cs="Times New Roman"/>
              <w:rPrChange w:id="11" w:author="Valcin, Vieux" w:date="2025-10-24T11:35:00Z" w16du:dateUtc="2025-10-24T15:35:00Z">
                <w:rPr/>
              </w:rPrChange>
            </w:rPr>
            <w:instrText>HYPERLINK \l "_Toc211774000"</w:instrText>
          </w:r>
          <w:r w:rsidRPr="00013E59">
            <w:rPr>
              <w:rFonts w:ascii="Times New Roman" w:hAnsi="Times New Roman" w:cs="Times New Roman"/>
            </w:rPr>
          </w:r>
          <w:r w:rsidRPr="003D165E">
            <w:rPr>
              <w:rFonts w:ascii="Times New Roman" w:hAnsi="Times New Roman" w:cs="Times New Roman"/>
              <w:rPrChange w:id="12" w:author="Valcin, Vieux" w:date="2025-10-24T11:35:00Z" w16du:dateUtc="2025-10-24T15:35:00Z">
                <w:rPr/>
              </w:rPrChange>
            </w:rPr>
            <w:fldChar w:fldCharType="separate"/>
          </w:r>
          <w:r w:rsidRPr="003D165E">
            <w:rPr>
              <w:rStyle w:val="Hyperlink"/>
              <w:rFonts w:ascii="Times New Roman" w:hAnsi="Times New Roman" w:cs="Times New Roman"/>
              <w:noProof/>
              <w:color w:val="auto"/>
            </w:rPr>
            <w:t>Multi-Modal Hyperbolic Embeddings for Peace-Building Social Networks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_Toc211774000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3" w:author="Valcin, Vieux" w:date="2025-10-24T11:35:00Z" w16du:dateUtc="2025-10-24T15:35:00Z">
                <w:rPr/>
              </w:rPrChange>
            </w:rPr>
            <w:fldChar w:fldCharType="end"/>
          </w:r>
        </w:p>
        <w:p w14:paraId="68D0B78F"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14" w:author="Valcin, Vieux" w:date="2025-10-24T11:35:00Z" w16du:dateUtc="2025-10-24T15:35:00Z">
                <w:rPr/>
              </w:rPrChange>
            </w:rPr>
            <w:fldChar w:fldCharType="begin"/>
          </w:r>
          <w:r w:rsidRPr="003D165E">
            <w:rPr>
              <w:rFonts w:ascii="Times New Roman" w:hAnsi="Times New Roman" w:cs="Times New Roman"/>
              <w:rPrChange w:id="15" w:author="Valcin, Vieux" w:date="2025-10-24T11:35:00Z" w16du:dateUtc="2025-10-24T15:35:00Z">
                <w:rPr/>
              </w:rPrChange>
            </w:rPr>
            <w:instrText>HYPERLINK \l "_Toc211774001"</w:instrText>
          </w:r>
          <w:r w:rsidRPr="00013E59">
            <w:rPr>
              <w:rFonts w:ascii="Times New Roman" w:hAnsi="Times New Roman" w:cs="Times New Roman"/>
            </w:rPr>
          </w:r>
          <w:r w:rsidRPr="003D165E">
            <w:rPr>
              <w:rFonts w:ascii="Times New Roman" w:hAnsi="Times New Roman" w:cs="Times New Roman"/>
              <w:rPrChange w:id="16" w:author="Valcin, Vieux" w:date="2025-10-24T11:35:00Z" w16du:dateUtc="2025-10-24T15:35:00Z">
                <w:rPr/>
              </w:rPrChange>
            </w:rPr>
            <w:fldChar w:fldCharType="separate"/>
          </w:r>
          <w:r w:rsidRPr="003D165E">
            <w:rPr>
              <w:rStyle w:val="Hyperlink"/>
              <w:rFonts w:ascii="Times New Roman" w:hAnsi="Times New Roman" w:cs="Times New Roman"/>
              <w:noProof/>
              <w:color w:val="auto"/>
            </w:rPr>
            <w:t>Abstract</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_Toc211774001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7" w:author="Valcin, Vieux" w:date="2025-10-24T11:35:00Z" w16du:dateUtc="2025-10-24T15:35:00Z">
                <w:rPr/>
              </w:rPrChange>
            </w:rPr>
            <w:fldChar w:fldCharType="end"/>
          </w:r>
        </w:p>
        <w:p w14:paraId="2A1ED632"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18" w:author="Valcin, Vieux" w:date="2025-10-24T11:35:00Z" w16du:dateUtc="2025-10-24T15:35:00Z">
                <w:rPr/>
              </w:rPrChange>
            </w:rPr>
            <w:fldChar w:fldCharType="begin"/>
          </w:r>
          <w:r w:rsidRPr="003D165E">
            <w:rPr>
              <w:rFonts w:ascii="Times New Roman" w:hAnsi="Times New Roman" w:cs="Times New Roman"/>
              <w:rPrChange w:id="19" w:author="Valcin, Vieux" w:date="2025-10-24T11:35:00Z" w16du:dateUtc="2025-10-24T15:35:00Z">
                <w:rPr/>
              </w:rPrChange>
            </w:rPr>
            <w:instrText>HYPERLINK \l "_Toc211774002"</w:instrText>
          </w:r>
          <w:r w:rsidRPr="00013E59">
            <w:rPr>
              <w:rFonts w:ascii="Times New Roman" w:hAnsi="Times New Roman" w:cs="Times New Roman"/>
            </w:rPr>
          </w:r>
          <w:r w:rsidRPr="003D165E">
            <w:rPr>
              <w:rFonts w:ascii="Times New Roman" w:hAnsi="Times New Roman" w:cs="Times New Roman"/>
              <w:rPrChange w:id="20" w:author="Valcin, Vieux" w:date="2025-10-24T11:35:00Z" w16du:dateUtc="2025-10-24T15:35:00Z">
                <w:rPr/>
              </w:rPrChange>
            </w:rPr>
            <w:fldChar w:fldCharType="separate"/>
          </w:r>
          <w:r w:rsidRPr="003D165E">
            <w:rPr>
              <w:rStyle w:val="Hyperlink"/>
              <w:rFonts w:ascii="Times New Roman" w:hAnsi="Times New Roman" w:cs="Times New Roman"/>
              <w:noProof/>
              <w:color w:val="auto"/>
            </w:rPr>
            <w:t>1. Introduction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_Toc211774002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21" w:author="Valcin, Vieux" w:date="2025-10-24T11:35:00Z" w16du:dateUtc="2025-10-24T15:35:00Z">
                <w:rPr/>
              </w:rPrChange>
            </w:rPr>
            <w:fldChar w:fldCharType="end"/>
          </w:r>
        </w:p>
        <w:p w14:paraId="7C0C0F8E"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22" w:author="Valcin, Vieux" w:date="2025-10-24T11:35:00Z" w16du:dateUtc="2025-10-24T15:35:00Z">
                <w:rPr/>
              </w:rPrChange>
            </w:rPr>
            <w:fldChar w:fldCharType="begin"/>
          </w:r>
          <w:r w:rsidRPr="003D165E">
            <w:rPr>
              <w:rFonts w:ascii="Times New Roman" w:hAnsi="Times New Roman" w:cs="Times New Roman"/>
              <w:rPrChange w:id="23" w:author="Valcin, Vieux" w:date="2025-10-24T11:35:00Z" w16du:dateUtc="2025-10-24T15:35:00Z">
                <w:rPr/>
              </w:rPrChange>
            </w:rPr>
            <w:instrText>HYPERLINK \l "_Toc211774003"</w:instrText>
          </w:r>
          <w:r w:rsidRPr="00013E59">
            <w:rPr>
              <w:rFonts w:ascii="Times New Roman" w:hAnsi="Times New Roman" w:cs="Times New Roman"/>
            </w:rPr>
          </w:r>
          <w:r w:rsidRPr="003D165E">
            <w:rPr>
              <w:rFonts w:ascii="Times New Roman" w:hAnsi="Times New Roman" w:cs="Times New Roman"/>
              <w:rPrChange w:id="24" w:author="Valcin, Vieux" w:date="2025-10-24T11:35:00Z" w16du:dateUtc="2025-10-24T15:35:00Z">
                <w:rPr/>
              </w:rPrChange>
            </w:rPr>
            <w:fldChar w:fldCharType="separate"/>
          </w:r>
          <w:r w:rsidRPr="003D165E">
            <w:rPr>
              <w:rStyle w:val="Hyperlink"/>
              <w:rFonts w:ascii="Times New Roman" w:hAnsi="Times New Roman" w:cs="Times New Roman"/>
              <w:noProof/>
              <w:color w:val="auto"/>
            </w:rPr>
            <w:t>1.1 Motivation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_Toc211774003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25" w:author="Valcin, Vieux" w:date="2025-10-24T11:35:00Z" w16du:dateUtc="2025-10-24T15:35:00Z">
                <w:rPr/>
              </w:rPrChange>
            </w:rPr>
            <w:fldChar w:fldCharType="end"/>
          </w:r>
        </w:p>
        <w:p w14:paraId="75BDC127"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26" w:author="Valcin, Vieux" w:date="2025-10-24T11:35:00Z" w16du:dateUtc="2025-10-24T15:35:00Z">
                <w:rPr/>
              </w:rPrChange>
            </w:rPr>
            <w:fldChar w:fldCharType="begin"/>
          </w:r>
          <w:r w:rsidRPr="003D165E">
            <w:rPr>
              <w:rFonts w:ascii="Times New Roman" w:hAnsi="Times New Roman" w:cs="Times New Roman"/>
              <w:rPrChange w:id="27" w:author="Valcin, Vieux" w:date="2025-10-24T11:35:00Z" w16du:dateUtc="2025-10-24T15:35:00Z">
                <w:rPr/>
              </w:rPrChange>
            </w:rPr>
            <w:instrText>HYPERLINK \l "_Toc211774004"</w:instrText>
          </w:r>
          <w:r w:rsidRPr="00013E59">
            <w:rPr>
              <w:rFonts w:ascii="Times New Roman" w:hAnsi="Times New Roman" w:cs="Times New Roman"/>
            </w:rPr>
          </w:r>
          <w:r w:rsidRPr="003D165E">
            <w:rPr>
              <w:rFonts w:ascii="Times New Roman" w:hAnsi="Times New Roman" w:cs="Times New Roman"/>
              <w:rPrChange w:id="28" w:author="Valcin, Vieux" w:date="2025-10-24T11:35:00Z" w16du:dateUtc="2025-10-24T15:35:00Z">
                <w:rPr/>
              </w:rPrChange>
            </w:rPr>
            <w:fldChar w:fldCharType="separate"/>
          </w:r>
          <w:r w:rsidRPr="003D165E">
            <w:rPr>
              <w:rStyle w:val="Hyperlink"/>
              <w:rFonts w:ascii="Times New Roman" w:hAnsi="Times New Roman" w:cs="Times New Roman"/>
              <w:noProof/>
              <w:color w:val="auto"/>
            </w:rPr>
            <w:t>1.2 STAP Innovations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_Toc211774004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29" w:author="Valcin, Vieux" w:date="2025-10-24T11:35:00Z" w16du:dateUtc="2025-10-24T15:35:00Z">
                <w:rPr/>
              </w:rPrChange>
            </w:rPr>
            <w:fldChar w:fldCharType="end"/>
          </w:r>
        </w:p>
        <w:p w14:paraId="0BA7FE11"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30" w:author="Valcin, Vieux" w:date="2025-10-24T11:35:00Z" w16du:dateUtc="2025-10-24T15:35:00Z">
                <w:rPr/>
              </w:rPrChange>
            </w:rPr>
            <w:fldChar w:fldCharType="begin"/>
          </w:r>
          <w:r w:rsidRPr="003D165E">
            <w:rPr>
              <w:rFonts w:ascii="Times New Roman" w:hAnsi="Times New Roman" w:cs="Times New Roman"/>
              <w:rPrChange w:id="31" w:author="Valcin, Vieux" w:date="2025-10-24T11:35:00Z" w16du:dateUtc="2025-10-24T15:35:00Z">
                <w:rPr/>
              </w:rPrChange>
            </w:rPr>
            <w:instrText>HYPERLINK \l "_Toc211774005"</w:instrText>
          </w:r>
          <w:r w:rsidRPr="00013E59">
            <w:rPr>
              <w:rFonts w:ascii="Times New Roman" w:hAnsi="Times New Roman" w:cs="Times New Roman"/>
            </w:rPr>
          </w:r>
          <w:r w:rsidRPr="003D165E">
            <w:rPr>
              <w:rFonts w:ascii="Times New Roman" w:hAnsi="Times New Roman" w:cs="Times New Roman"/>
              <w:rPrChange w:id="32" w:author="Valcin, Vieux" w:date="2025-10-24T11:35:00Z" w16du:dateUtc="2025-10-24T15:35:00Z">
                <w:rPr/>
              </w:rPrChange>
            </w:rPr>
            <w:fldChar w:fldCharType="separate"/>
          </w:r>
          <w:r w:rsidRPr="003D165E">
            <w:rPr>
              <w:rStyle w:val="Hyperlink"/>
              <w:rFonts w:ascii="Times New Roman" w:hAnsi="Times New Roman" w:cs="Times New Roman"/>
              <w:noProof/>
              <w:color w:val="auto"/>
            </w:rPr>
            <w:t>1.3 Contributions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_Toc211774005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33" w:author="Valcin, Vieux" w:date="2025-10-24T11:35:00Z" w16du:dateUtc="2025-10-24T15:35:00Z">
                <w:rPr/>
              </w:rPrChange>
            </w:rPr>
            <w:fldChar w:fldCharType="end"/>
          </w:r>
        </w:p>
        <w:p w14:paraId="46CA8042"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34" w:author="Valcin, Vieux" w:date="2025-10-24T11:35:00Z" w16du:dateUtc="2025-10-24T15:35:00Z">
                <w:rPr/>
              </w:rPrChange>
            </w:rPr>
            <w:fldChar w:fldCharType="begin"/>
          </w:r>
          <w:r w:rsidRPr="003D165E">
            <w:rPr>
              <w:rFonts w:ascii="Times New Roman" w:hAnsi="Times New Roman" w:cs="Times New Roman"/>
              <w:rPrChange w:id="35" w:author="Valcin, Vieux" w:date="2025-10-24T11:35:00Z" w16du:dateUtc="2025-10-24T15:35:00Z">
                <w:rPr/>
              </w:rPrChange>
            </w:rPr>
            <w:instrText>HYPERLINK \l "_Toc211774006"</w:instrText>
          </w:r>
          <w:r w:rsidRPr="00013E59">
            <w:rPr>
              <w:rFonts w:ascii="Times New Roman" w:hAnsi="Times New Roman" w:cs="Times New Roman"/>
            </w:rPr>
          </w:r>
          <w:r w:rsidRPr="003D165E">
            <w:rPr>
              <w:rFonts w:ascii="Times New Roman" w:hAnsi="Times New Roman" w:cs="Times New Roman"/>
              <w:rPrChange w:id="36" w:author="Valcin, Vieux" w:date="2025-10-24T11:35:00Z" w16du:dateUtc="2025-10-24T15:35:00Z">
                <w:rPr/>
              </w:rPrChange>
            </w:rPr>
            <w:fldChar w:fldCharType="separate"/>
          </w:r>
          <w:r w:rsidRPr="003D165E">
            <w:rPr>
              <w:rStyle w:val="Hyperlink"/>
              <w:rFonts w:ascii="Times New Roman" w:hAnsi="Times New Roman" w:cs="Times New Roman"/>
              <w:noProof/>
              <w:color w:val="auto"/>
            </w:rPr>
            <w:t>2. Mathematical Framework</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_Toc211774006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37" w:author="Valcin, Vieux" w:date="2025-10-24T11:35:00Z" w16du:dateUtc="2025-10-24T15:35:00Z">
                <w:rPr/>
              </w:rPrChange>
            </w:rPr>
            <w:fldChar w:fldCharType="end"/>
          </w:r>
        </w:p>
        <w:p w14:paraId="61A732A6"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38" w:author="Valcin, Vieux" w:date="2025-10-24T11:35:00Z" w16du:dateUtc="2025-10-24T15:35:00Z">
                <w:rPr/>
              </w:rPrChange>
            </w:rPr>
            <w:fldChar w:fldCharType="begin"/>
          </w:r>
          <w:r w:rsidRPr="003D165E">
            <w:rPr>
              <w:rFonts w:ascii="Times New Roman" w:hAnsi="Times New Roman" w:cs="Times New Roman"/>
              <w:rPrChange w:id="39" w:author="Valcin, Vieux" w:date="2025-10-24T11:35:00Z" w16du:dateUtc="2025-10-24T15:35:00Z">
                <w:rPr/>
              </w:rPrChange>
            </w:rPr>
            <w:instrText>HYPERLINK \l "_Toc211774007"</w:instrText>
          </w:r>
          <w:r w:rsidRPr="00013E59">
            <w:rPr>
              <w:rFonts w:ascii="Times New Roman" w:hAnsi="Times New Roman" w:cs="Times New Roman"/>
            </w:rPr>
          </w:r>
          <w:r w:rsidRPr="003D165E">
            <w:rPr>
              <w:rFonts w:ascii="Times New Roman" w:hAnsi="Times New Roman" w:cs="Times New Roman"/>
              <w:rPrChange w:id="40" w:author="Valcin, Vieux" w:date="2025-10-24T11:35:00Z" w16du:dateUtc="2025-10-24T15:35:00Z">
                <w:rPr/>
              </w:rPrChange>
            </w:rPr>
            <w:fldChar w:fldCharType="separate"/>
          </w:r>
          <w:r w:rsidRPr="003D165E">
            <w:rPr>
              <w:rStyle w:val="Hyperlink"/>
              <w:rFonts w:ascii="Times New Roman" w:hAnsi="Times New Roman" w:cs="Times New Roman"/>
              <w:noProof/>
              <w:color w:val="auto"/>
            </w:rPr>
            <w:t>2.1 Multi-Modal High-Dimensional Representation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_Toc211774007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41" w:author="Valcin, Vieux" w:date="2025-10-24T11:35:00Z" w16du:dateUtc="2025-10-24T15:35:00Z">
                <w:rPr/>
              </w:rPrChange>
            </w:rPr>
            <w:fldChar w:fldCharType="end"/>
          </w:r>
        </w:p>
        <w:p w14:paraId="664EFFDD"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42" w:author="Valcin, Vieux" w:date="2025-10-24T11:35:00Z" w16du:dateUtc="2025-10-24T15:35:00Z">
                <w:rPr/>
              </w:rPrChange>
            </w:rPr>
            <w:fldChar w:fldCharType="begin"/>
          </w:r>
          <w:r w:rsidRPr="003D165E">
            <w:rPr>
              <w:rFonts w:ascii="Times New Roman" w:hAnsi="Times New Roman" w:cs="Times New Roman"/>
              <w:rPrChange w:id="43" w:author="Valcin, Vieux" w:date="2025-10-24T11:35:00Z" w16du:dateUtc="2025-10-24T15:35:00Z">
                <w:rPr/>
              </w:rPrChange>
            </w:rPr>
            <w:instrText>HYPERLINK \l "_Toc211774008"</w:instrText>
          </w:r>
          <w:r w:rsidRPr="00013E59">
            <w:rPr>
              <w:rFonts w:ascii="Times New Roman" w:hAnsi="Times New Roman" w:cs="Times New Roman"/>
            </w:rPr>
          </w:r>
          <w:r w:rsidRPr="003D165E">
            <w:rPr>
              <w:rFonts w:ascii="Times New Roman" w:hAnsi="Times New Roman" w:cs="Times New Roman"/>
              <w:rPrChange w:id="44" w:author="Valcin, Vieux" w:date="2025-10-24T11:35:00Z" w16du:dateUtc="2025-10-24T15:35:00Z">
                <w:rPr/>
              </w:rPrChange>
            </w:rPr>
            <w:fldChar w:fldCharType="separate"/>
          </w:r>
          <w:r w:rsidRPr="003D165E">
            <w:rPr>
              <w:rStyle w:val="Hyperlink"/>
              <w:rFonts w:ascii="Times New Roman" w:hAnsi="Times New Roman" w:cs="Times New Roman"/>
              <w:noProof/>
              <w:color w:val="auto"/>
            </w:rPr>
            <w:t>2.2 Hyperbolic Low-Dimensional Representation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_Toc211774008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45" w:author="Valcin, Vieux" w:date="2025-10-24T11:35:00Z" w16du:dateUtc="2025-10-24T15:35:00Z">
                <w:rPr/>
              </w:rPrChange>
            </w:rPr>
            <w:fldChar w:fldCharType="end"/>
          </w:r>
        </w:p>
        <w:p w14:paraId="7FBAC142"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46" w:author="Valcin, Vieux" w:date="2025-10-24T11:35:00Z" w16du:dateUtc="2025-10-24T15:35:00Z">
                <w:rPr/>
              </w:rPrChange>
            </w:rPr>
            <w:fldChar w:fldCharType="begin"/>
          </w:r>
          <w:r w:rsidRPr="003D165E">
            <w:rPr>
              <w:rFonts w:ascii="Times New Roman" w:hAnsi="Times New Roman" w:cs="Times New Roman"/>
              <w:rPrChange w:id="47" w:author="Valcin, Vieux" w:date="2025-10-24T11:35:00Z" w16du:dateUtc="2025-10-24T15:35:00Z">
                <w:rPr/>
              </w:rPrChange>
            </w:rPr>
            <w:instrText>HYPERLINK \l "_Toc211774009"</w:instrText>
          </w:r>
          <w:r w:rsidRPr="00013E59">
            <w:rPr>
              <w:rFonts w:ascii="Times New Roman" w:hAnsi="Times New Roman" w:cs="Times New Roman"/>
            </w:rPr>
          </w:r>
          <w:r w:rsidRPr="003D165E">
            <w:rPr>
              <w:rFonts w:ascii="Times New Roman" w:hAnsi="Times New Roman" w:cs="Times New Roman"/>
              <w:rPrChange w:id="48" w:author="Valcin, Vieux" w:date="2025-10-24T11:35:00Z" w16du:dateUtc="2025-10-24T15:35:00Z">
                <w:rPr/>
              </w:rPrChange>
            </w:rPr>
            <w:fldChar w:fldCharType="separate"/>
          </w:r>
          <w:r w:rsidRPr="003D165E">
            <w:rPr>
              <w:rStyle w:val="Hyperlink"/>
              <w:rFonts w:ascii="Times New Roman" w:hAnsi="Times New Roman" w:cs="Times New Roman"/>
              <w:noProof/>
              <w:color w:val="auto"/>
            </w:rPr>
            <w:t>2.3 STAP Optimization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_Toc211774009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49" w:author="Valcin, Vieux" w:date="2025-10-24T11:35:00Z" w16du:dateUtc="2025-10-24T15:35:00Z">
                <w:rPr/>
              </w:rPrChange>
            </w:rPr>
            <w:fldChar w:fldCharType="end"/>
          </w:r>
        </w:p>
        <w:p w14:paraId="3A950A78"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50" w:author="Valcin, Vieux" w:date="2025-10-24T11:35:00Z" w16du:dateUtc="2025-10-24T15:35:00Z">
                <w:rPr/>
              </w:rPrChange>
            </w:rPr>
            <w:fldChar w:fldCharType="begin"/>
          </w:r>
          <w:r w:rsidRPr="003D165E">
            <w:rPr>
              <w:rFonts w:ascii="Times New Roman" w:hAnsi="Times New Roman" w:cs="Times New Roman"/>
              <w:rPrChange w:id="51" w:author="Valcin, Vieux" w:date="2025-10-24T11:35:00Z" w16du:dateUtc="2025-10-24T15:35:00Z">
                <w:rPr/>
              </w:rPrChange>
            </w:rPr>
            <w:instrText>HYPERLINK \l "_Toc211774010"</w:instrText>
          </w:r>
          <w:r w:rsidRPr="00013E59">
            <w:rPr>
              <w:rFonts w:ascii="Times New Roman" w:hAnsi="Times New Roman" w:cs="Times New Roman"/>
            </w:rPr>
          </w:r>
          <w:r w:rsidRPr="003D165E">
            <w:rPr>
              <w:rFonts w:ascii="Times New Roman" w:hAnsi="Times New Roman" w:cs="Times New Roman"/>
              <w:rPrChange w:id="52" w:author="Valcin, Vieux" w:date="2025-10-24T11:35:00Z" w16du:dateUtc="2025-10-24T15:35:00Z">
                <w:rPr/>
              </w:rPrChange>
            </w:rPr>
            <w:fldChar w:fldCharType="separate"/>
          </w:r>
          <w:r w:rsidRPr="003D165E">
            <w:rPr>
              <w:rStyle w:val="Hyperlink"/>
              <w:rFonts w:ascii="Times New Roman" w:hAnsi="Times New Roman" w:cs="Times New Roman"/>
              <w:noProof/>
              <w:color w:val="auto"/>
            </w:rPr>
            <w:t>2.4 Siamese Neural Network for Bridge Prediction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_Toc211774010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53" w:author="Valcin, Vieux" w:date="2025-10-24T11:35:00Z" w16du:dateUtc="2025-10-24T15:35:00Z">
                <w:rPr/>
              </w:rPrChange>
            </w:rPr>
            <w:fldChar w:fldCharType="end"/>
          </w:r>
        </w:p>
        <w:p w14:paraId="02BF836D"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54" w:author="Valcin, Vieux" w:date="2025-10-24T11:35:00Z" w16du:dateUtc="2025-10-24T15:35:00Z">
                <w:rPr/>
              </w:rPrChange>
            </w:rPr>
            <w:fldChar w:fldCharType="begin"/>
          </w:r>
          <w:r w:rsidRPr="003D165E">
            <w:rPr>
              <w:rFonts w:ascii="Times New Roman" w:hAnsi="Times New Roman" w:cs="Times New Roman"/>
              <w:rPrChange w:id="55" w:author="Valcin, Vieux" w:date="2025-10-24T11:35:00Z" w16du:dateUtc="2025-10-24T15:35:00Z">
                <w:rPr/>
              </w:rPrChange>
            </w:rPr>
            <w:instrText>HYPERLINK \l "_Toc211774011"</w:instrText>
          </w:r>
          <w:r w:rsidRPr="00013E59">
            <w:rPr>
              <w:rFonts w:ascii="Times New Roman" w:hAnsi="Times New Roman" w:cs="Times New Roman"/>
            </w:rPr>
          </w:r>
          <w:r w:rsidRPr="003D165E">
            <w:rPr>
              <w:rFonts w:ascii="Times New Roman" w:hAnsi="Times New Roman" w:cs="Times New Roman"/>
              <w:rPrChange w:id="56" w:author="Valcin, Vieux" w:date="2025-10-24T11:35:00Z" w16du:dateUtc="2025-10-24T15:35:00Z">
                <w:rPr/>
              </w:rPrChange>
            </w:rPr>
            <w:fldChar w:fldCharType="separate"/>
          </w:r>
          <w:r w:rsidRPr="003D165E">
            <w:rPr>
              <w:rStyle w:val="Hyperlink"/>
              <w:rFonts w:ascii="Times New Roman" w:hAnsi="Times New Roman" w:cs="Times New Roman"/>
              <w:noProof/>
              <w:color w:val="auto"/>
            </w:rPr>
            <w:t>3. Computational Complexity and Efficiency</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_Toc211774011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57" w:author="Valcin, Vieux" w:date="2025-10-24T11:35:00Z" w16du:dateUtc="2025-10-24T15:35:00Z">
                <w:rPr/>
              </w:rPrChange>
            </w:rPr>
            <w:fldChar w:fldCharType="end"/>
          </w:r>
        </w:p>
        <w:p w14:paraId="08219A4F"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58" w:author="Valcin, Vieux" w:date="2025-10-24T11:35:00Z" w16du:dateUtc="2025-10-24T15:35:00Z">
                <w:rPr/>
              </w:rPrChange>
            </w:rPr>
            <w:fldChar w:fldCharType="begin"/>
          </w:r>
          <w:r w:rsidRPr="003D165E">
            <w:rPr>
              <w:rFonts w:ascii="Times New Roman" w:hAnsi="Times New Roman" w:cs="Times New Roman"/>
              <w:rPrChange w:id="59" w:author="Valcin, Vieux" w:date="2025-10-24T11:35:00Z" w16du:dateUtc="2025-10-24T15:35:00Z">
                <w:rPr/>
              </w:rPrChange>
            </w:rPr>
            <w:instrText>HYPERLINK \l "_Toc211774012"</w:instrText>
          </w:r>
          <w:r w:rsidRPr="00013E59">
            <w:rPr>
              <w:rFonts w:ascii="Times New Roman" w:hAnsi="Times New Roman" w:cs="Times New Roman"/>
            </w:rPr>
          </w:r>
          <w:r w:rsidRPr="003D165E">
            <w:rPr>
              <w:rFonts w:ascii="Times New Roman" w:hAnsi="Times New Roman" w:cs="Times New Roman"/>
              <w:rPrChange w:id="60" w:author="Valcin, Vieux" w:date="2025-10-24T11:35:00Z" w16du:dateUtc="2025-10-24T15:35:00Z">
                <w:rPr/>
              </w:rPrChange>
            </w:rPr>
            <w:fldChar w:fldCharType="separate"/>
          </w:r>
          <w:r w:rsidRPr="003D165E">
            <w:rPr>
              <w:rStyle w:val="Hyperlink"/>
              <w:rFonts w:ascii="Times New Roman" w:hAnsi="Times New Roman" w:cs="Times New Roman"/>
              <w:noProof/>
              <w:color w:val="auto"/>
            </w:rPr>
            <w:t>3.1 Complexity Analysis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_Toc211774012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61" w:author="Valcin, Vieux" w:date="2025-10-24T11:35:00Z" w16du:dateUtc="2025-10-24T15:35:00Z">
                <w:rPr/>
              </w:rPrChange>
            </w:rPr>
            <w:fldChar w:fldCharType="end"/>
          </w:r>
        </w:p>
        <w:p w14:paraId="0C29748A"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62" w:author="Valcin, Vieux" w:date="2025-10-24T11:35:00Z" w16du:dateUtc="2025-10-24T15:35:00Z">
                <w:rPr/>
              </w:rPrChange>
            </w:rPr>
            <w:fldChar w:fldCharType="begin"/>
          </w:r>
          <w:r w:rsidRPr="003D165E">
            <w:rPr>
              <w:rFonts w:ascii="Times New Roman" w:hAnsi="Times New Roman" w:cs="Times New Roman"/>
              <w:rPrChange w:id="63" w:author="Valcin, Vieux" w:date="2025-10-24T11:35:00Z" w16du:dateUtc="2025-10-24T15:35:00Z">
                <w:rPr/>
              </w:rPrChange>
            </w:rPr>
            <w:instrText>HYPERLINK \l "_Toc211774013"</w:instrText>
          </w:r>
          <w:r w:rsidRPr="00013E59">
            <w:rPr>
              <w:rFonts w:ascii="Times New Roman" w:hAnsi="Times New Roman" w:cs="Times New Roman"/>
            </w:rPr>
          </w:r>
          <w:r w:rsidRPr="003D165E">
            <w:rPr>
              <w:rFonts w:ascii="Times New Roman" w:hAnsi="Times New Roman" w:cs="Times New Roman"/>
              <w:rPrChange w:id="64" w:author="Valcin, Vieux" w:date="2025-10-24T11:35:00Z" w16du:dateUtc="2025-10-24T15:35:00Z">
                <w:rPr/>
              </w:rPrChange>
            </w:rPr>
            <w:fldChar w:fldCharType="separate"/>
          </w:r>
          <w:r w:rsidRPr="003D165E">
            <w:rPr>
              <w:rStyle w:val="Hyperlink"/>
              <w:rFonts w:ascii="Times New Roman" w:hAnsi="Times New Roman" w:cs="Times New Roman"/>
              <w:noProof/>
              <w:color w:val="auto"/>
            </w:rPr>
            <w:t>3.2 Scalability</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_Toc211774013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65" w:author="Valcin, Vieux" w:date="2025-10-24T11:35:00Z" w16du:dateUtc="2025-10-24T15:35:00Z">
                <w:rPr/>
              </w:rPrChange>
            </w:rPr>
            <w:fldChar w:fldCharType="end"/>
          </w:r>
        </w:p>
        <w:p w14:paraId="2D688035"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66" w:author="Valcin, Vieux" w:date="2025-10-24T11:35:00Z" w16du:dateUtc="2025-10-24T15:35:00Z">
                <w:rPr/>
              </w:rPrChange>
            </w:rPr>
            <w:fldChar w:fldCharType="begin"/>
          </w:r>
          <w:r w:rsidRPr="003D165E">
            <w:rPr>
              <w:rFonts w:ascii="Times New Roman" w:hAnsi="Times New Roman" w:cs="Times New Roman"/>
              <w:rPrChange w:id="67" w:author="Valcin, Vieux" w:date="2025-10-24T11:35:00Z" w16du:dateUtc="2025-10-24T15:35:00Z">
                <w:rPr/>
              </w:rPrChange>
            </w:rPr>
            <w:instrText>HYPERLINK \l "_Toc211774014"</w:instrText>
          </w:r>
          <w:r w:rsidRPr="00013E59">
            <w:rPr>
              <w:rFonts w:ascii="Times New Roman" w:hAnsi="Times New Roman" w:cs="Times New Roman"/>
            </w:rPr>
          </w:r>
          <w:r w:rsidRPr="003D165E">
            <w:rPr>
              <w:rFonts w:ascii="Times New Roman" w:hAnsi="Times New Roman" w:cs="Times New Roman"/>
              <w:rPrChange w:id="68" w:author="Valcin, Vieux" w:date="2025-10-24T11:35:00Z" w16du:dateUtc="2025-10-24T15:35:00Z">
                <w:rPr/>
              </w:rPrChange>
            </w:rPr>
            <w:fldChar w:fldCharType="separate"/>
          </w:r>
          <w:r w:rsidRPr="003D165E">
            <w:rPr>
              <w:rStyle w:val="Hyperlink"/>
              <w:rFonts w:ascii="Times New Roman" w:hAnsi="Times New Roman" w:cs="Times New Roman"/>
              <w:noProof/>
              <w:color w:val="auto"/>
            </w:rPr>
            <w:t>3.3 Incremental Updates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_Toc211774014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69" w:author="Valcin, Vieux" w:date="2025-10-24T11:35:00Z" w16du:dateUtc="2025-10-24T15:35:00Z">
                <w:rPr/>
              </w:rPrChange>
            </w:rPr>
            <w:fldChar w:fldCharType="end"/>
          </w:r>
        </w:p>
        <w:p w14:paraId="1D0B30AC"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70" w:author="Valcin, Vieux" w:date="2025-10-24T11:35:00Z" w16du:dateUtc="2025-10-24T15:35:00Z">
                <w:rPr/>
              </w:rPrChange>
            </w:rPr>
            <w:fldChar w:fldCharType="begin"/>
          </w:r>
          <w:r w:rsidRPr="003D165E">
            <w:rPr>
              <w:rFonts w:ascii="Times New Roman" w:hAnsi="Times New Roman" w:cs="Times New Roman"/>
              <w:rPrChange w:id="71" w:author="Valcin, Vieux" w:date="2025-10-24T11:35:00Z" w16du:dateUtc="2025-10-24T15:35:00Z">
                <w:rPr/>
              </w:rPrChange>
            </w:rPr>
            <w:instrText>HYPERLINK \l "_Toc211774015"</w:instrText>
          </w:r>
          <w:r w:rsidRPr="00013E59">
            <w:rPr>
              <w:rFonts w:ascii="Times New Roman" w:hAnsi="Times New Roman" w:cs="Times New Roman"/>
            </w:rPr>
          </w:r>
          <w:r w:rsidRPr="003D165E">
            <w:rPr>
              <w:rFonts w:ascii="Times New Roman" w:hAnsi="Times New Roman" w:cs="Times New Roman"/>
              <w:rPrChange w:id="72" w:author="Valcin, Vieux" w:date="2025-10-24T11:35:00Z" w16du:dateUtc="2025-10-24T15:35:00Z">
                <w:rPr/>
              </w:rPrChange>
            </w:rPr>
            <w:fldChar w:fldCharType="separate"/>
          </w:r>
          <w:r w:rsidRPr="003D165E">
            <w:rPr>
              <w:rStyle w:val="Hyperlink"/>
              <w:rFonts w:ascii="Times New Roman" w:hAnsi="Times New Roman" w:cs="Times New Roman"/>
              <w:noProof/>
              <w:color w:val="auto"/>
            </w:rPr>
            <w:t>4. Theoretical Guarantees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_Toc211774015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73" w:author="Valcin, Vieux" w:date="2025-10-24T11:35:00Z" w16du:dateUtc="2025-10-24T15:35:00Z">
                <w:rPr/>
              </w:rPrChange>
            </w:rPr>
            <w:fldChar w:fldCharType="end"/>
          </w:r>
        </w:p>
        <w:p w14:paraId="51570B01"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74" w:author="Valcin, Vieux" w:date="2025-10-24T11:35:00Z" w16du:dateUtc="2025-10-24T15:35:00Z">
                <w:rPr/>
              </w:rPrChange>
            </w:rPr>
            <w:fldChar w:fldCharType="begin"/>
          </w:r>
          <w:r w:rsidRPr="003D165E">
            <w:rPr>
              <w:rFonts w:ascii="Times New Roman" w:hAnsi="Times New Roman" w:cs="Times New Roman"/>
              <w:rPrChange w:id="75" w:author="Valcin, Vieux" w:date="2025-10-24T11:35:00Z" w16du:dateUtc="2025-10-24T15:35:00Z">
                <w:rPr/>
              </w:rPrChange>
            </w:rPr>
            <w:instrText>HYPERLINK \l "_Toc211774016"</w:instrText>
          </w:r>
          <w:r w:rsidRPr="00013E59">
            <w:rPr>
              <w:rFonts w:ascii="Times New Roman" w:hAnsi="Times New Roman" w:cs="Times New Roman"/>
            </w:rPr>
          </w:r>
          <w:r w:rsidRPr="003D165E">
            <w:rPr>
              <w:rFonts w:ascii="Times New Roman" w:hAnsi="Times New Roman" w:cs="Times New Roman"/>
              <w:rPrChange w:id="76" w:author="Valcin, Vieux" w:date="2025-10-24T11:35:00Z" w16du:dateUtc="2025-10-24T15:35:00Z">
                <w:rPr/>
              </w:rPrChange>
            </w:rPr>
            <w:fldChar w:fldCharType="separate"/>
          </w:r>
          <w:r w:rsidRPr="003D165E">
            <w:rPr>
              <w:rStyle w:val="Hyperlink"/>
              <w:rFonts w:ascii="Times New Roman" w:hAnsi="Times New Roman" w:cs="Times New Roman"/>
              <w:noProof/>
              <w:color w:val="auto"/>
            </w:rPr>
            <w:t>4.1 Convergence Properties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_Toc211774016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77" w:author="Valcin, Vieux" w:date="2025-10-24T11:35:00Z" w16du:dateUtc="2025-10-24T15:35:00Z">
                <w:rPr/>
              </w:rPrChange>
            </w:rPr>
            <w:fldChar w:fldCharType="end"/>
          </w:r>
        </w:p>
        <w:p w14:paraId="134DFB02"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78" w:author="Valcin, Vieux" w:date="2025-10-24T11:35:00Z" w16du:dateUtc="2025-10-24T15:35:00Z">
                <w:rPr/>
              </w:rPrChange>
            </w:rPr>
            <w:fldChar w:fldCharType="begin"/>
          </w:r>
          <w:r w:rsidRPr="003D165E">
            <w:rPr>
              <w:rFonts w:ascii="Times New Roman" w:hAnsi="Times New Roman" w:cs="Times New Roman"/>
              <w:rPrChange w:id="79" w:author="Valcin, Vieux" w:date="2025-10-24T11:35:00Z" w16du:dateUtc="2025-10-24T15:35:00Z">
                <w:rPr/>
              </w:rPrChange>
            </w:rPr>
            <w:instrText>HYPERLINK \l "_Toc211774017"</w:instrText>
          </w:r>
          <w:r w:rsidRPr="00013E59">
            <w:rPr>
              <w:rFonts w:ascii="Times New Roman" w:hAnsi="Times New Roman" w:cs="Times New Roman"/>
            </w:rPr>
          </w:r>
          <w:r w:rsidRPr="003D165E">
            <w:rPr>
              <w:rFonts w:ascii="Times New Roman" w:hAnsi="Times New Roman" w:cs="Times New Roman"/>
              <w:rPrChange w:id="80" w:author="Valcin, Vieux" w:date="2025-10-24T11:35:00Z" w16du:dateUtc="2025-10-24T15:35:00Z">
                <w:rPr/>
              </w:rPrChange>
            </w:rPr>
            <w:fldChar w:fldCharType="separate"/>
          </w:r>
          <w:r w:rsidRPr="003D165E">
            <w:rPr>
              <w:rStyle w:val="Hyperlink"/>
              <w:rFonts w:ascii="Times New Roman" w:hAnsi="Times New Roman" w:cs="Times New Roman"/>
              <w:noProof/>
              <w:color w:val="auto"/>
            </w:rPr>
            <w:t>4.2 Manifold Preservation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_Toc211774017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81" w:author="Valcin, Vieux" w:date="2025-10-24T11:35:00Z" w16du:dateUtc="2025-10-24T15:35:00Z">
                <w:rPr/>
              </w:rPrChange>
            </w:rPr>
            <w:fldChar w:fldCharType="end"/>
          </w:r>
        </w:p>
        <w:p w14:paraId="31A346CE"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82" w:author="Valcin, Vieux" w:date="2025-10-24T11:35:00Z" w16du:dateUtc="2025-10-24T15:35:00Z">
                <w:rPr/>
              </w:rPrChange>
            </w:rPr>
            <w:fldChar w:fldCharType="begin"/>
          </w:r>
          <w:r w:rsidRPr="003D165E">
            <w:rPr>
              <w:rFonts w:ascii="Times New Roman" w:hAnsi="Times New Roman" w:cs="Times New Roman"/>
              <w:rPrChange w:id="83" w:author="Valcin, Vieux" w:date="2025-10-24T11:35:00Z" w16du:dateUtc="2025-10-24T15:35:00Z">
                <w:rPr/>
              </w:rPrChange>
            </w:rPr>
            <w:instrText>HYPERLINK \l "_Toc211774018"</w:instrText>
          </w:r>
          <w:r w:rsidRPr="00013E59">
            <w:rPr>
              <w:rFonts w:ascii="Times New Roman" w:hAnsi="Times New Roman" w:cs="Times New Roman"/>
            </w:rPr>
          </w:r>
          <w:r w:rsidRPr="003D165E">
            <w:rPr>
              <w:rFonts w:ascii="Times New Roman" w:hAnsi="Times New Roman" w:cs="Times New Roman"/>
              <w:rPrChange w:id="84" w:author="Valcin, Vieux" w:date="2025-10-24T11:35:00Z" w16du:dateUtc="2025-10-24T15:35:00Z">
                <w:rPr/>
              </w:rPrChange>
            </w:rPr>
            <w:fldChar w:fldCharType="separate"/>
          </w:r>
          <w:r w:rsidRPr="003D165E">
            <w:rPr>
              <w:rStyle w:val="Hyperlink"/>
              <w:rFonts w:ascii="Times New Roman" w:hAnsi="Times New Roman" w:cs="Times New Roman"/>
              <w:noProof/>
              <w:color w:val="auto"/>
            </w:rPr>
            <w:t>5. Empirical Validation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_Toc211774018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85" w:author="Valcin, Vieux" w:date="2025-10-24T11:35:00Z" w16du:dateUtc="2025-10-24T15:35:00Z">
                <w:rPr/>
              </w:rPrChange>
            </w:rPr>
            <w:fldChar w:fldCharType="end"/>
          </w:r>
        </w:p>
        <w:p w14:paraId="5FE026D3"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86" w:author="Valcin, Vieux" w:date="2025-10-24T11:35:00Z" w16du:dateUtc="2025-10-24T15:35:00Z">
                <w:rPr/>
              </w:rPrChange>
            </w:rPr>
            <w:fldChar w:fldCharType="begin"/>
          </w:r>
          <w:r w:rsidRPr="003D165E">
            <w:rPr>
              <w:rFonts w:ascii="Times New Roman" w:hAnsi="Times New Roman" w:cs="Times New Roman"/>
              <w:rPrChange w:id="87" w:author="Valcin, Vieux" w:date="2025-10-24T11:35:00Z" w16du:dateUtc="2025-10-24T15:35:00Z">
                <w:rPr/>
              </w:rPrChange>
            </w:rPr>
            <w:instrText>HYPERLINK \l "_Toc211774019"</w:instrText>
          </w:r>
          <w:r w:rsidRPr="00013E59">
            <w:rPr>
              <w:rFonts w:ascii="Times New Roman" w:hAnsi="Times New Roman" w:cs="Times New Roman"/>
            </w:rPr>
          </w:r>
          <w:r w:rsidRPr="003D165E">
            <w:rPr>
              <w:rFonts w:ascii="Times New Roman" w:hAnsi="Times New Roman" w:cs="Times New Roman"/>
              <w:rPrChange w:id="88" w:author="Valcin, Vieux" w:date="2025-10-24T11:35:00Z" w16du:dateUtc="2025-10-24T15:35:00Z">
                <w:rPr/>
              </w:rPrChange>
            </w:rPr>
            <w:fldChar w:fldCharType="separate"/>
          </w:r>
          <w:r w:rsidRPr="003D165E">
            <w:rPr>
              <w:rStyle w:val="Hyperlink"/>
              <w:rFonts w:ascii="Times New Roman" w:hAnsi="Times New Roman" w:cs="Times New Roman"/>
              <w:noProof/>
              <w:color w:val="auto"/>
            </w:rPr>
            <w:t>5.1 Experimental Setup</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_Toc211774019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89" w:author="Valcin, Vieux" w:date="2025-10-24T11:35:00Z" w16du:dateUtc="2025-10-24T15:35:00Z">
                <w:rPr/>
              </w:rPrChange>
            </w:rPr>
            <w:fldChar w:fldCharType="end"/>
          </w:r>
        </w:p>
        <w:p w14:paraId="353E4C43"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90" w:author="Valcin, Vieux" w:date="2025-10-24T11:35:00Z" w16du:dateUtc="2025-10-24T15:35:00Z">
                <w:rPr/>
              </w:rPrChange>
            </w:rPr>
            <w:fldChar w:fldCharType="begin"/>
          </w:r>
          <w:r w:rsidRPr="003D165E">
            <w:rPr>
              <w:rFonts w:ascii="Times New Roman" w:hAnsi="Times New Roman" w:cs="Times New Roman"/>
              <w:rPrChange w:id="91" w:author="Valcin, Vieux" w:date="2025-10-24T11:35:00Z" w16du:dateUtc="2025-10-24T15:35:00Z">
                <w:rPr/>
              </w:rPrChange>
            </w:rPr>
            <w:instrText>HYPERLINK \l "_Toc211774020"</w:instrText>
          </w:r>
          <w:r w:rsidRPr="00013E59">
            <w:rPr>
              <w:rFonts w:ascii="Times New Roman" w:hAnsi="Times New Roman" w:cs="Times New Roman"/>
            </w:rPr>
          </w:r>
          <w:r w:rsidRPr="003D165E">
            <w:rPr>
              <w:rFonts w:ascii="Times New Roman" w:hAnsi="Times New Roman" w:cs="Times New Roman"/>
              <w:rPrChange w:id="92" w:author="Valcin, Vieux" w:date="2025-10-24T11:35:00Z" w16du:dateUtc="2025-10-24T15:35:00Z">
                <w:rPr/>
              </w:rPrChange>
            </w:rPr>
            <w:fldChar w:fldCharType="separate"/>
          </w:r>
          <w:r w:rsidRPr="003D165E">
            <w:rPr>
              <w:rStyle w:val="Hyperlink"/>
              <w:rFonts w:ascii="Times New Roman" w:hAnsi="Times New Roman" w:cs="Times New Roman"/>
              <w:noProof/>
              <w:color w:val="auto"/>
            </w:rPr>
            <w:t>5.2 Results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_Toc211774020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93" w:author="Valcin, Vieux" w:date="2025-10-24T11:35:00Z" w16du:dateUtc="2025-10-24T15:35:00Z">
                <w:rPr/>
              </w:rPrChange>
            </w:rPr>
            <w:fldChar w:fldCharType="end"/>
          </w:r>
        </w:p>
        <w:p w14:paraId="3200777D"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94" w:author="Valcin, Vieux" w:date="2025-10-24T11:35:00Z" w16du:dateUtc="2025-10-24T15:35:00Z">
                <w:rPr/>
              </w:rPrChange>
            </w:rPr>
            <w:fldChar w:fldCharType="begin"/>
          </w:r>
          <w:r w:rsidRPr="003D165E">
            <w:rPr>
              <w:rFonts w:ascii="Times New Roman" w:hAnsi="Times New Roman" w:cs="Times New Roman"/>
              <w:rPrChange w:id="95" w:author="Valcin, Vieux" w:date="2025-10-24T11:35:00Z" w16du:dateUtc="2025-10-24T15:35:00Z">
                <w:rPr/>
              </w:rPrChange>
            </w:rPr>
            <w:instrText>HYPERLINK \l "_Toc211774021"</w:instrText>
          </w:r>
          <w:r w:rsidRPr="00013E59">
            <w:rPr>
              <w:rFonts w:ascii="Times New Roman" w:hAnsi="Times New Roman" w:cs="Times New Roman"/>
            </w:rPr>
          </w:r>
          <w:r w:rsidRPr="003D165E">
            <w:rPr>
              <w:rFonts w:ascii="Times New Roman" w:hAnsi="Times New Roman" w:cs="Times New Roman"/>
              <w:rPrChange w:id="96" w:author="Valcin, Vieux" w:date="2025-10-24T11:35:00Z" w16du:dateUtc="2025-10-24T15:35:00Z">
                <w:rPr/>
              </w:rPrChange>
            </w:rPr>
            <w:fldChar w:fldCharType="separate"/>
          </w:r>
          <w:r w:rsidRPr="003D165E">
            <w:rPr>
              <w:rStyle w:val="Hyperlink"/>
              <w:rFonts w:ascii="Times New Roman" w:hAnsi="Times New Roman" w:cs="Times New Roman"/>
              <w:noProof/>
              <w:color w:val="auto"/>
            </w:rPr>
            <w:t>5.3 Ablation Study</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_Toc211774021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97" w:author="Valcin, Vieux" w:date="2025-10-24T11:35:00Z" w16du:dateUtc="2025-10-24T15:35:00Z">
                <w:rPr/>
              </w:rPrChange>
            </w:rPr>
            <w:fldChar w:fldCharType="end"/>
          </w:r>
        </w:p>
        <w:p w14:paraId="56F4C562"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98" w:author="Valcin, Vieux" w:date="2025-10-24T11:35:00Z" w16du:dateUtc="2025-10-24T15:35:00Z">
                <w:rPr/>
              </w:rPrChange>
            </w:rPr>
            <w:fldChar w:fldCharType="begin"/>
          </w:r>
          <w:r w:rsidRPr="003D165E">
            <w:rPr>
              <w:rFonts w:ascii="Times New Roman" w:hAnsi="Times New Roman" w:cs="Times New Roman"/>
              <w:rPrChange w:id="99" w:author="Valcin, Vieux" w:date="2025-10-24T11:35:00Z" w16du:dateUtc="2025-10-24T15:35:00Z">
                <w:rPr/>
              </w:rPrChange>
            </w:rPr>
            <w:instrText>HYPERLINK \l "_Toc211774022"</w:instrText>
          </w:r>
          <w:r w:rsidRPr="00013E59">
            <w:rPr>
              <w:rFonts w:ascii="Times New Roman" w:hAnsi="Times New Roman" w:cs="Times New Roman"/>
            </w:rPr>
          </w:r>
          <w:r w:rsidRPr="003D165E">
            <w:rPr>
              <w:rFonts w:ascii="Times New Roman" w:hAnsi="Times New Roman" w:cs="Times New Roman"/>
              <w:rPrChange w:id="100" w:author="Valcin, Vieux" w:date="2025-10-24T11:35:00Z" w16du:dateUtc="2025-10-24T15:35:00Z">
                <w:rPr/>
              </w:rPrChange>
            </w:rPr>
            <w:fldChar w:fldCharType="separate"/>
          </w:r>
          <w:r w:rsidRPr="003D165E">
            <w:rPr>
              <w:rStyle w:val="Hyperlink"/>
              <w:rFonts w:ascii="Times New Roman" w:hAnsi="Times New Roman" w:cs="Times New Roman"/>
              <w:noProof/>
              <w:color w:val="auto"/>
            </w:rPr>
            <w:t>6. Integration with Word2World Architecture</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_Toc211774022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01" w:author="Valcin, Vieux" w:date="2025-10-24T11:35:00Z" w16du:dateUtc="2025-10-24T15:35:00Z">
                <w:rPr/>
              </w:rPrChange>
            </w:rPr>
            <w:fldChar w:fldCharType="end"/>
          </w:r>
        </w:p>
        <w:p w14:paraId="07452BAE"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102" w:author="Valcin, Vieux" w:date="2025-10-24T11:35:00Z" w16du:dateUtc="2025-10-24T15:35:00Z">
                <w:rPr/>
              </w:rPrChange>
            </w:rPr>
            <w:fldChar w:fldCharType="begin"/>
          </w:r>
          <w:r w:rsidRPr="003D165E">
            <w:rPr>
              <w:rFonts w:ascii="Times New Roman" w:hAnsi="Times New Roman" w:cs="Times New Roman"/>
              <w:rPrChange w:id="103" w:author="Valcin, Vieux" w:date="2025-10-24T11:35:00Z" w16du:dateUtc="2025-10-24T15:35:00Z">
                <w:rPr/>
              </w:rPrChange>
            </w:rPr>
            <w:instrText>HYPERLINK \l "_Toc211774023"</w:instrText>
          </w:r>
          <w:r w:rsidRPr="00013E59">
            <w:rPr>
              <w:rFonts w:ascii="Times New Roman" w:hAnsi="Times New Roman" w:cs="Times New Roman"/>
            </w:rPr>
          </w:r>
          <w:r w:rsidRPr="003D165E">
            <w:rPr>
              <w:rFonts w:ascii="Times New Roman" w:hAnsi="Times New Roman" w:cs="Times New Roman"/>
              <w:rPrChange w:id="104" w:author="Valcin, Vieux" w:date="2025-10-24T11:35:00Z" w16du:dateUtc="2025-10-24T15:35:00Z">
                <w:rPr/>
              </w:rPrChange>
            </w:rPr>
            <w:fldChar w:fldCharType="separate"/>
          </w:r>
          <w:r w:rsidRPr="003D165E">
            <w:rPr>
              <w:rStyle w:val="Hyperlink"/>
              <w:rFonts w:ascii="Times New Roman" w:hAnsi="Times New Roman" w:cs="Times New Roman"/>
              <w:noProof/>
              <w:color w:val="auto"/>
            </w:rPr>
            <w:t>6.1 System Components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_Toc211774023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05" w:author="Valcin, Vieux" w:date="2025-10-24T11:35:00Z" w16du:dateUtc="2025-10-24T15:35:00Z">
                <w:rPr/>
              </w:rPrChange>
            </w:rPr>
            <w:fldChar w:fldCharType="end"/>
          </w:r>
        </w:p>
        <w:p w14:paraId="03A954FB"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106" w:author="Valcin, Vieux" w:date="2025-10-24T11:35:00Z" w16du:dateUtc="2025-10-24T15:35:00Z">
                <w:rPr/>
              </w:rPrChange>
            </w:rPr>
            <w:fldChar w:fldCharType="begin"/>
          </w:r>
          <w:r w:rsidRPr="003D165E">
            <w:rPr>
              <w:rFonts w:ascii="Times New Roman" w:hAnsi="Times New Roman" w:cs="Times New Roman"/>
              <w:rPrChange w:id="107" w:author="Valcin, Vieux" w:date="2025-10-24T11:35:00Z" w16du:dateUtc="2025-10-24T15:35:00Z">
                <w:rPr/>
              </w:rPrChange>
            </w:rPr>
            <w:instrText>HYPERLINK \l "_Toc211774024"</w:instrText>
          </w:r>
          <w:r w:rsidRPr="00013E59">
            <w:rPr>
              <w:rFonts w:ascii="Times New Roman" w:hAnsi="Times New Roman" w:cs="Times New Roman"/>
            </w:rPr>
          </w:r>
          <w:r w:rsidRPr="003D165E">
            <w:rPr>
              <w:rFonts w:ascii="Times New Roman" w:hAnsi="Times New Roman" w:cs="Times New Roman"/>
              <w:rPrChange w:id="108" w:author="Valcin, Vieux" w:date="2025-10-24T11:35:00Z" w16du:dateUtc="2025-10-24T15:35:00Z">
                <w:rPr/>
              </w:rPrChange>
            </w:rPr>
            <w:fldChar w:fldCharType="separate"/>
          </w:r>
          <w:r w:rsidRPr="003D165E">
            <w:rPr>
              <w:rStyle w:val="Hyperlink"/>
              <w:rFonts w:ascii="Times New Roman" w:hAnsi="Times New Roman" w:cs="Times New Roman"/>
              <w:noProof/>
              <w:color w:val="auto"/>
            </w:rPr>
            <w:t>6.2 Real-Time Operation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_Toc211774024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09" w:author="Valcin, Vieux" w:date="2025-10-24T11:35:00Z" w16du:dateUtc="2025-10-24T15:35:00Z">
                <w:rPr/>
              </w:rPrChange>
            </w:rPr>
            <w:fldChar w:fldCharType="end"/>
          </w:r>
        </w:p>
        <w:p w14:paraId="122DDF74"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110" w:author="Valcin, Vieux" w:date="2025-10-24T11:35:00Z" w16du:dateUtc="2025-10-24T15:35:00Z">
                <w:rPr/>
              </w:rPrChange>
            </w:rPr>
            <w:lastRenderedPageBreak/>
            <w:fldChar w:fldCharType="begin"/>
          </w:r>
          <w:r w:rsidRPr="003D165E">
            <w:rPr>
              <w:rFonts w:ascii="Times New Roman" w:hAnsi="Times New Roman" w:cs="Times New Roman"/>
              <w:rPrChange w:id="111" w:author="Valcin, Vieux" w:date="2025-10-24T11:35:00Z" w16du:dateUtc="2025-10-24T15:35:00Z">
                <w:rPr/>
              </w:rPrChange>
            </w:rPr>
            <w:instrText>HYPERLINK \l "_Toc211774025"</w:instrText>
          </w:r>
          <w:r w:rsidRPr="00013E59">
            <w:rPr>
              <w:rFonts w:ascii="Times New Roman" w:hAnsi="Times New Roman" w:cs="Times New Roman"/>
            </w:rPr>
          </w:r>
          <w:r w:rsidRPr="003D165E">
            <w:rPr>
              <w:rFonts w:ascii="Times New Roman" w:hAnsi="Times New Roman" w:cs="Times New Roman"/>
              <w:rPrChange w:id="112" w:author="Valcin, Vieux" w:date="2025-10-24T11:35:00Z" w16du:dateUtc="2025-10-24T15:35:00Z">
                <w:rPr/>
              </w:rPrChange>
            </w:rPr>
            <w:fldChar w:fldCharType="separate"/>
          </w:r>
          <w:r w:rsidRPr="003D165E">
            <w:rPr>
              <w:rStyle w:val="Hyperlink"/>
              <w:rFonts w:ascii="Times New Roman" w:hAnsi="Times New Roman" w:cs="Times New Roman"/>
              <w:noProof/>
              <w:color w:val="auto"/>
            </w:rPr>
            <w:t>7. Discussion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_Toc211774025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13" w:author="Valcin, Vieux" w:date="2025-10-24T11:35:00Z" w16du:dateUtc="2025-10-24T15:35:00Z">
                <w:rPr/>
              </w:rPrChange>
            </w:rPr>
            <w:fldChar w:fldCharType="end"/>
          </w:r>
        </w:p>
        <w:p w14:paraId="04E21673"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114" w:author="Valcin, Vieux" w:date="2025-10-24T11:35:00Z" w16du:dateUtc="2025-10-24T15:35:00Z">
                <w:rPr/>
              </w:rPrChange>
            </w:rPr>
            <w:fldChar w:fldCharType="begin"/>
          </w:r>
          <w:r w:rsidRPr="003D165E">
            <w:rPr>
              <w:rFonts w:ascii="Times New Roman" w:hAnsi="Times New Roman" w:cs="Times New Roman"/>
              <w:rPrChange w:id="115" w:author="Valcin, Vieux" w:date="2025-10-24T11:35:00Z" w16du:dateUtc="2025-10-24T15:35:00Z">
                <w:rPr/>
              </w:rPrChange>
            </w:rPr>
            <w:instrText>HYPERLINK \l "_Toc211774026"</w:instrText>
          </w:r>
          <w:r w:rsidRPr="00013E59">
            <w:rPr>
              <w:rFonts w:ascii="Times New Roman" w:hAnsi="Times New Roman" w:cs="Times New Roman"/>
            </w:rPr>
          </w:r>
          <w:r w:rsidRPr="003D165E">
            <w:rPr>
              <w:rFonts w:ascii="Times New Roman" w:hAnsi="Times New Roman" w:cs="Times New Roman"/>
              <w:rPrChange w:id="116" w:author="Valcin, Vieux" w:date="2025-10-24T11:35:00Z" w16du:dateUtc="2025-10-24T15:35:00Z">
                <w:rPr/>
              </w:rPrChange>
            </w:rPr>
            <w:fldChar w:fldCharType="separate"/>
          </w:r>
          <w:r w:rsidRPr="003D165E">
            <w:rPr>
              <w:rStyle w:val="Hyperlink"/>
              <w:rFonts w:ascii="Times New Roman" w:hAnsi="Times New Roman" w:cs="Times New Roman"/>
              <w:noProof/>
              <w:color w:val="auto"/>
            </w:rPr>
            <w:t>7.1 Advantages of STAP</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_Toc211774026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17" w:author="Valcin, Vieux" w:date="2025-10-24T11:35:00Z" w16du:dateUtc="2025-10-24T15:35:00Z">
                <w:rPr/>
              </w:rPrChange>
            </w:rPr>
            <w:fldChar w:fldCharType="end"/>
          </w:r>
        </w:p>
        <w:p w14:paraId="7083DAD1"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118" w:author="Valcin, Vieux" w:date="2025-10-24T11:35:00Z" w16du:dateUtc="2025-10-24T15:35:00Z">
                <w:rPr/>
              </w:rPrChange>
            </w:rPr>
            <w:fldChar w:fldCharType="begin"/>
          </w:r>
          <w:r w:rsidRPr="003D165E">
            <w:rPr>
              <w:rFonts w:ascii="Times New Roman" w:hAnsi="Times New Roman" w:cs="Times New Roman"/>
              <w:rPrChange w:id="119" w:author="Valcin, Vieux" w:date="2025-10-24T11:35:00Z" w16du:dateUtc="2025-10-24T15:35:00Z">
                <w:rPr/>
              </w:rPrChange>
            </w:rPr>
            <w:instrText>HYPERLINK \l "_Toc211774027"</w:instrText>
          </w:r>
          <w:r w:rsidRPr="00013E59">
            <w:rPr>
              <w:rFonts w:ascii="Times New Roman" w:hAnsi="Times New Roman" w:cs="Times New Roman"/>
            </w:rPr>
          </w:r>
          <w:r w:rsidRPr="003D165E">
            <w:rPr>
              <w:rFonts w:ascii="Times New Roman" w:hAnsi="Times New Roman" w:cs="Times New Roman"/>
              <w:rPrChange w:id="120" w:author="Valcin, Vieux" w:date="2025-10-24T11:35:00Z" w16du:dateUtc="2025-10-24T15:35:00Z">
                <w:rPr/>
              </w:rPrChange>
            </w:rPr>
            <w:fldChar w:fldCharType="separate"/>
          </w:r>
          <w:r w:rsidRPr="003D165E">
            <w:rPr>
              <w:rStyle w:val="Hyperlink"/>
              <w:rFonts w:ascii="Times New Roman" w:hAnsi="Times New Roman" w:cs="Times New Roman"/>
              <w:noProof/>
              <w:color w:val="auto"/>
            </w:rPr>
            <w:t>7.2 Limitations and Future Work</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_Toc211774027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21" w:author="Valcin, Vieux" w:date="2025-10-24T11:35:00Z" w16du:dateUtc="2025-10-24T15:35:00Z">
                <w:rPr/>
              </w:rPrChange>
            </w:rPr>
            <w:fldChar w:fldCharType="end"/>
          </w:r>
        </w:p>
        <w:p w14:paraId="0D6E881A"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122" w:author="Valcin, Vieux" w:date="2025-10-24T11:35:00Z" w16du:dateUtc="2025-10-24T15:35:00Z">
                <w:rPr/>
              </w:rPrChange>
            </w:rPr>
            <w:fldChar w:fldCharType="begin"/>
          </w:r>
          <w:r w:rsidRPr="003D165E">
            <w:rPr>
              <w:rFonts w:ascii="Times New Roman" w:hAnsi="Times New Roman" w:cs="Times New Roman"/>
              <w:rPrChange w:id="123" w:author="Valcin, Vieux" w:date="2025-10-24T11:35:00Z" w16du:dateUtc="2025-10-24T15:35:00Z">
                <w:rPr/>
              </w:rPrChange>
            </w:rPr>
            <w:instrText>HYPERLINK \l "_Toc211774028"</w:instrText>
          </w:r>
          <w:r w:rsidRPr="00013E59">
            <w:rPr>
              <w:rFonts w:ascii="Times New Roman" w:hAnsi="Times New Roman" w:cs="Times New Roman"/>
            </w:rPr>
          </w:r>
          <w:r w:rsidRPr="003D165E">
            <w:rPr>
              <w:rFonts w:ascii="Times New Roman" w:hAnsi="Times New Roman" w:cs="Times New Roman"/>
              <w:rPrChange w:id="124" w:author="Valcin, Vieux" w:date="2025-10-24T11:35:00Z" w16du:dateUtc="2025-10-24T15:35:00Z">
                <w:rPr/>
              </w:rPrChange>
            </w:rPr>
            <w:fldChar w:fldCharType="separate"/>
          </w:r>
          <w:r w:rsidRPr="003D165E">
            <w:rPr>
              <w:rStyle w:val="Hyperlink"/>
              <w:rFonts w:ascii="Times New Roman" w:hAnsi="Times New Roman" w:cs="Times New Roman"/>
              <w:noProof/>
              <w:color w:val="auto"/>
            </w:rPr>
            <w:t>8. Conclusion</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_Toc211774028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25" w:author="Valcin, Vieux" w:date="2025-10-24T11:35:00Z" w16du:dateUtc="2025-10-24T15:35:00Z">
                <w:rPr/>
              </w:rPrChange>
            </w:rPr>
            <w:fldChar w:fldCharType="end"/>
          </w:r>
        </w:p>
        <w:p w14:paraId="646810CE"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126" w:author="Valcin, Vieux" w:date="2025-10-24T11:35:00Z" w16du:dateUtc="2025-10-24T15:35:00Z">
                <w:rPr/>
              </w:rPrChange>
            </w:rPr>
            <w:fldChar w:fldCharType="begin"/>
          </w:r>
          <w:r w:rsidRPr="003D165E">
            <w:rPr>
              <w:rFonts w:ascii="Times New Roman" w:hAnsi="Times New Roman" w:cs="Times New Roman"/>
              <w:rPrChange w:id="127" w:author="Valcin, Vieux" w:date="2025-10-24T11:35:00Z" w16du:dateUtc="2025-10-24T15:35:00Z">
                <w:rPr/>
              </w:rPrChange>
            </w:rPr>
            <w:instrText>HYPERLINK \l "_Toc211774029"</w:instrText>
          </w:r>
          <w:r w:rsidRPr="00013E59">
            <w:rPr>
              <w:rFonts w:ascii="Times New Roman" w:hAnsi="Times New Roman" w:cs="Times New Roman"/>
            </w:rPr>
          </w:r>
          <w:r w:rsidRPr="003D165E">
            <w:rPr>
              <w:rFonts w:ascii="Times New Roman" w:hAnsi="Times New Roman" w:cs="Times New Roman"/>
              <w:rPrChange w:id="128" w:author="Valcin, Vieux" w:date="2025-10-24T11:35:00Z" w16du:dateUtc="2025-10-24T15:35:00Z">
                <w:rPr/>
              </w:rPrChange>
            </w:rPr>
            <w:fldChar w:fldCharType="separate"/>
          </w:r>
          <w:r w:rsidRPr="003D165E">
            <w:rPr>
              <w:rStyle w:val="Hyperlink"/>
              <w:rFonts w:ascii="Times New Roman" w:hAnsi="Times New Roman" w:cs="Times New Roman"/>
              <w:noProof/>
              <w:color w:val="auto"/>
            </w:rPr>
            <w:t>References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_Toc211774029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29" w:author="Valcin, Vieux" w:date="2025-10-24T11:35:00Z" w16du:dateUtc="2025-10-24T15:35:00Z">
                <w:rPr/>
              </w:rPrChange>
            </w:rPr>
            <w:fldChar w:fldCharType="end"/>
          </w:r>
        </w:p>
        <w:p w14:paraId="075993FE" w14:textId="77777777" w:rsidR="002B5541" w:rsidRPr="003D165E" w:rsidRDefault="002B5541">
          <w:pPr>
            <w:pStyle w:val="TOC2"/>
            <w:tabs>
              <w:tab w:val="right" w:leader="dot" w:pos="9350"/>
            </w:tabs>
            <w:rPr>
              <w:rFonts w:ascii="Times New Roman" w:hAnsi="Times New Roman" w:cs="Times New Roman"/>
              <w:noProof/>
            </w:rPr>
          </w:pPr>
          <w:r w:rsidRPr="003D165E">
            <w:rPr>
              <w:rFonts w:ascii="Times New Roman" w:hAnsi="Times New Roman" w:cs="Times New Roman"/>
              <w:rPrChange w:id="130" w:author="Valcin, Vieux" w:date="2025-10-24T11:35:00Z" w16du:dateUtc="2025-10-24T15:35:00Z">
                <w:rPr/>
              </w:rPrChange>
            </w:rPr>
            <w:fldChar w:fldCharType="begin"/>
          </w:r>
          <w:r w:rsidRPr="003D165E">
            <w:rPr>
              <w:rFonts w:ascii="Times New Roman" w:hAnsi="Times New Roman" w:cs="Times New Roman"/>
              <w:rPrChange w:id="131" w:author="Valcin, Vieux" w:date="2025-10-24T11:35:00Z" w16du:dateUtc="2025-10-24T15:35:00Z">
                <w:rPr/>
              </w:rPrChange>
            </w:rPr>
            <w:instrText>HYPERLINK \l "_Toc211774030"</w:instrText>
          </w:r>
          <w:r w:rsidRPr="00013E59">
            <w:rPr>
              <w:rFonts w:ascii="Times New Roman" w:hAnsi="Times New Roman" w:cs="Times New Roman"/>
            </w:rPr>
          </w:r>
          <w:r w:rsidRPr="003D165E">
            <w:rPr>
              <w:rFonts w:ascii="Times New Roman" w:hAnsi="Times New Roman" w:cs="Times New Roman"/>
              <w:rPrChange w:id="132" w:author="Valcin, Vieux" w:date="2025-10-24T11:35:00Z" w16du:dateUtc="2025-10-24T15:35:00Z">
                <w:rPr/>
              </w:rPrChange>
            </w:rPr>
            <w:fldChar w:fldCharType="separate"/>
          </w:r>
          <w:r w:rsidRPr="003D165E">
            <w:rPr>
              <w:rStyle w:val="Hyperlink"/>
              <w:rFonts w:ascii="Times New Roman" w:hAnsi="Times New Roman" w:cs="Times New Roman"/>
              <w:noProof/>
              <w:color w:val="auto"/>
            </w:rPr>
            <w:t>Appendix A: Implementation Details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_Toc211774030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33" w:author="Valcin, Vieux" w:date="2025-10-24T11:35:00Z" w16du:dateUtc="2025-10-24T15:35:00Z">
                <w:rPr/>
              </w:rPrChange>
            </w:rPr>
            <w:fldChar w:fldCharType="end"/>
          </w:r>
        </w:p>
        <w:p w14:paraId="128F32FF"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134" w:author="Valcin, Vieux" w:date="2025-10-24T11:35:00Z" w16du:dateUtc="2025-10-24T15:35:00Z">
                <w:rPr/>
              </w:rPrChange>
            </w:rPr>
            <w:fldChar w:fldCharType="begin"/>
          </w:r>
          <w:r w:rsidRPr="003D165E">
            <w:rPr>
              <w:rFonts w:ascii="Times New Roman" w:hAnsi="Times New Roman" w:cs="Times New Roman"/>
              <w:rPrChange w:id="135" w:author="Valcin, Vieux" w:date="2025-10-24T11:35:00Z" w16du:dateUtc="2025-10-24T15:35:00Z">
                <w:rPr/>
              </w:rPrChange>
            </w:rPr>
            <w:instrText>HYPERLINK \l "_Toc211774031"</w:instrText>
          </w:r>
          <w:r w:rsidRPr="00013E59">
            <w:rPr>
              <w:rFonts w:ascii="Times New Roman" w:hAnsi="Times New Roman" w:cs="Times New Roman"/>
            </w:rPr>
          </w:r>
          <w:r w:rsidRPr="003D165E">
            <w:rPr>
              <w:rFonts w:ascii="Times New Roman" w:hAnsi="Times New Roman" w:cs="Times New Roman"/>
              <w:rPrChange w:id="136" w:author="Valcin, Vieux" w:date="2025-10-24T11:35:00Z" w16du:dateUtc="2025-10-24T15:35:00Z">
                <w:rPr/>
              </w:rPrChange>
            </w:rPr>
            <w:fldChar w:fldCharType="separate"/>
          </w:r>
          <w:r w:rsidRPr="003D165E">
            <w:rPr>
              <w:rStyle w:val="Hyperlink"/>
              <w:rFonts w:ascii="Times New Roman" w:hAnsi="Times New Roman" w:cs="Times New Roman"/>
              <w:noProof/>
              <w:color w:val="auto"/>
            </w:rPr>
            <w:t>A.1 Hyperparameters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_Toc211774031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37" w:author="Valcin, Vieux" w:date="2025-10-24T11:35:00Z" w16du:dateUtc="2025-10-24T15:35:00Z">
                <w:rPr/>
              </w:rPrChange>
            </w:rPr>
            <w:fldChar w:fldCharType="end"/>
          </w:r>
        </w:p>
        <w:p w14:paraId="1AA40B33" w14:textId="77777777" w:rsidR="002B5541" w:rsidRPr="003D165E" w:rsidRDefault="002B5541">
          <w:pPr>
            <w:pStyle w:val="TOC3"/>
            <w:tabs>
              <w:tab w:val="right" w:leader="dot" w:pos="9350"/>
            </w:tabs>
            <w:rPr>
              <w:rFonts w:ascii="Times New Roman" w:hAnsi="Times New Roman" w:cs="Times New Roman"/>
              <w:noProof/>
            </w:rPr>
          </w:pPr>
          <w:r w:rsidRPr="003D165E">
            <w:rPr>
              <w:rFonts w:ascii="Times New Roman" w:hAnsi="Times New Roman" w:cs="Times New Roman"/>
              <w:rPrChange w:id="138" w:author="Valcin, Vieux" w:date="2025-10-24T11:35:00Z" w16du:dateUtc="2025-10-24T15:35:00Z">
                <w:rPr/>
              </w:rPrChange>
            </w:rPr>
            <w:fldChar w:fldCharType="begin"/>
          </w:r>
          <w:r w:rsidRPr="003D165E">
            <w:rPr>
              <w:rFonts w:ascii="Times New Roman" w:hAnsi="Times New Roman" w:cs="Times New Roman"/>
              <w:rPrChange w:id="139" w:author="Valcin, Vieux" w:date="2025-10-24T11:35:00Z" w16du:dateUtc="2025-10-24T15:35:00Z">
                <w:rPr/>
              </w:rPrChange>
            </w:rPr>
            <w:instrText>HYPERLINK \l "_Toc211774032"</w:instrText>
          </w:r>
          <w:r w:rsidRPr="00013E59">
            <w:rPr>
              <w:rFonts w:ascii="Times New Roman" w:hAnsi="Times New Roman" w:cs="Times New Roman"/>
            </w:rPr>
          </w:r>
          <w:r w:rsidRPr="003D165E">
            <w:rPr>
              <w:rFonts w:ascii="Times New Roman" w:hAnsi="Times New Roman" w:cs="Times New Roman"/>
              <w:rPrChange w:id="140" w:author="Valcin, Vieux" w:date="2025-10-24T11:35:00Z" w16du:dateUtc="2025-10-24T15:35:00Z">
                <w:rPr/>
              </w:rPrChange>
            </w:rPr>
            <w:fldChar w:fldCharType="separate"/>
          </w:r>
          <w:r w:rsidRPr="003D165E">
            <w:rPr>
              <w:rStyle w:val="Hyperlink"/>
              <w:rFonts w:ascii="Times New Roman" w:hAnsi="Times New Roman" w:cs="Times New Roman"/>
              <w:noProof/>
              <w:color w:val="auto"/>
            </w:rPr>
            <w:t>A.2 Computational Requirements</w:t>
          </w:r>
          <w:r w:rsidRPr="003D165E">
            <w:rPr>
              <w:rFonts w:ascii="Times New Roman" w:hAnsi="Times New Roman" w:cs="Times New Roman"/>
              <w:noProof/>
              <w:webHidden/>
            </w:rPr>
            <w:tab/>
          </w:r>
          <w:r w:rsidRPr="003D165E">
            <w:rPr>
              <w:rFonts w:ascii="Times New Roman" w:hAnsi="Times New Roman" w:cs="Times New Roman"/>
              <w:noProof/>
              <w:webHidden/>
            </w:rPr>
            <w:fldChar w:fldCharType="begin"/>
          </w:r>
          <w:r w:rsidRPr="003D165E">
            <w:rPr>
              <w:rFonts w:ascii="Times New Roman" w:hAnsi="Times New Roman" w:cs="Times New Roman"/>
              <w:noProof/>
              <w:webHidden/>
            </w:rPr>
            <w:instrText xml:space="preserve"> PAGEREF _Toc211774032 \h </w:instrText>
          </w:r>
          <w:r w:rsidRPr="003D165E">
            <w:rPr>
              <w:rFonts w:ascii="Times New Roman" w:hAnsi="Times New Roman" w:cs="Times New Roman"/>
              <w:noProof/>
              <w:webHidden/>
            </w:rPr>
          </w:r>
          <w:r w:rsidRPr="003D165E">
            <w:rPr>
              <w:rFonts w:ascii="Times New Roman" w:hAnsi="Times New Roman" w:cs="Times New Roman"/>
              <w:noProof/>
              <w:webHidden/>
            </w:rPr>
            <w:fldChar w:fldCharType="separate"/>
          </w:r>
          <w:r w:rsidRPr="003D165E">
            <w:rPr>
              <w:rFonts w:ascii="Times New Roman" w:hAnsi="Times New Roman" w:cs="Times New Roman"/>
              <w:noProof/>
              <w:webHidden/>
            </w:rPr>
            <w:t>1</w:t>
          </w:r>
          <w:r w:rsidRPr="003D165E">
            <w:rPr>
              <w:rFonts w:ascii="Times New Roman" w:hAnsi="Times New Roman" w:cs="Times New Roman"/>
              <w:noProof/>
              <w:webHidden/>
            </w:rPr>
            <w:fldChar w:fldCharType="end"/>
          </w:r>
          <w:r w:rsidRPr="003D165E">
            <w:rPr>
              <w:rFonts w:ascii="Times New Roman" w:hAnsi="Times New Roman" w:cs="Times New Roman"/>
              <w:rPrChange w:id="141" w:author="Valcin, Vieux" w:date="2025-10-24T11:35:00Z" w16du:dateUtc="2025-10-24T15:35:00Z">
                <w:rPr/>
              </w:rPrChange>
            </w:rPr>
            <w:fldChar w:fldCharType="end"/>
          </w:r>
        </w:p>
        <w:p w14:paraId="224E5D99" w14:textId="77777777" w:rsidR="00EF1988" w:rsidRPr="003D165E" w:rsidRDefault="00591BCA">
          <w:pPr>
            <w:rPr>
              <w:rFonts w:ascii="Times New Roman" w:hAnsi="Times New Roman" w:cs="Times New Roman"/>
            </w:rPr>
          </w:pPr>
          <w:r w:rsidRPr="003D165E">
            <w:rPr>
              <w:rFonts w:ascii="Times New Roman" w:hAnsi="Times New Roman" w:cs="Times New Roman"/>
            </w:rPr>
            <w:fldChar w:fldCharType="end"/>
          </w:r>
        </w:p>
      </w:sdtContent>
    </w:sdt>
    <w:p w14:paraId="336987A8" w14:textId="77777777" w:rsidR="00EF1988" w:rsidRPr="003D165E" w:rsidRDefault="00000000">
      <w:pPr>
        <w:rPr>
          <w:rFonts w:ascii="Times New Roman" w:hAnsi="Times New Roman" w:cs="Times New Roman"/>
        </w:rPr>
      </w:pPr>
      <w:r>
        <w:rPr>
          <w:rFonts w:ascii="Times New Roman" w:hAnsi="Times New Roman" w:cs="Times New Roman"/>
        </w:rPr>
        <w:pict w14:anchorId="69D481C6">
          <v:rect id="_x0000_i1025" style="width:0;height:1.5pt" o:hralign="center" o:hrstd="t" o:hr="t"/>
        </w:pict>
      </w:r>
    </w:p>
    <w:p w14:paraId="72860009" w14:textId="77777777" w:rsidR="002C7BC7" w:rsidRPr="003D165E" w:rsidRDefault="002C7BC7">
      <w:pPr>
        <w:rPr>
          <w:rFonts w:ascii="Times New Roman" w:eastAsiaTheme="majorEastAsia" w:hAnsi="Times New Roman" w:cs="Times New Roman"/>
          <w:b/>
          <w:bCs/>
          <w:sz w:val="28"/>
          <w:szCs w:val="28"/>
        </w:rPr>
      </w:pPr>
      <w:bookmarkStart w:id="142" w:name="abstract"/>
      <w:bookmarkStart w:id="143" w:name="_Toc211774001"/>
      <w:r w:rsidRPr="003D165E">
        <w:rPr>
          <w:rFonts w:ascii="Times New Roman" w:hAnsi="Times New Roman" w:cs="Times New Roman"/>
        </w:rPr>
        <w:br w:type="page"/>
      </w:r>
    </w:p>
    <w:p w14:paraId="19BC4877" w14:textId="77777777" w:rsidR="00EF1988" w:rsidRPr="003D165E" w:rsidRDefault="00591BCA">
      <w:pPr>
        <w:pStyle w:val="Heading2"/>
        <w:rPr>
          <w:rFonts w:ascii="Times New Roman" w:hAnsi="Times New Roman" w:cs="Times New Roman"/>
          <w:color w:val="auto"/>
        </w:rPr>
      </w:pPr>
      <w:r w:rsidRPr="003D165E">
        <w:rPr>
          <w:rFonts w:ascii="Times New Roman" w:hAnsi="Times New Roman" w:cs="Times New Roman"/>
          <w:color w:val="auto"/>
        </w:rPr>
        <w:lastRenderedPageBreak/>
        <w:t>Abstract</w:t>
      </w:r>
      <w:bookmarkEnd w:id="142"/>
      <w:bookmarkEnd w:id="143"/>
    </w:p>
    <w:p w14:paraId="6734C5FC" w14:textId="77777777" w:rsidR="00EF1988" w:rsidRPr="003D165E" w:rsidRDefault="00591BCA" w:rsidP="00143239">
      <w:pPr>
        <w:pStyle w:val="FirstParagraph"/>
        <w:rPr>
          <w:rFonts w:ascii="Times New Roman" w:hAnsi="Times New Roman" w:cs="Times New Roman"/>
        </w:rPr>
      </w:pPr>
      <w:r w:rsidRPr="003D165E">
        <w:rPr>
          <w:rFonts w:ascii="Times New Roman" w:hAnsi="Times New Roman" w:cs="Times New Roman"/>
        </w:rPr>
        <w:t xml:space="preserve">The Semantic Topology-Aware Projection (STAP) framework represents a significant advancement in dimensionality reduction for semantic social networks, introducing three major innovations: (1) </w:t>
      </w:r>
      <w:r w:rsidRPr="003D165E">
        <w:rPr>
          <w:rFonts w:ascii="Times New Roman" w:hAnsi="Times New Roman" w:cs="Times New Roman"/>
          <w:b/>
        </w:rPr>
        <w:t>multi-modal distance</w:t>
      </w:r>
      <w:r w:rsidRPr="003D165E">
        <w:rPr>
          <w:rFonts w:ascii="Times New Roman" w:hAnsi="Times New Roman" w:cs="Times New Roman"/>
        </w:rPr>
        <w:t xml:space="preserve"> </w:t>
      </w:r>
      <w:r w:rsidR="003F4AD1" w:rsidRPr="003D165E">
        <w:rPr>
          <w:rFonts w:ascii="Times New Roman" w:hAnsi="Times New Roman" w:cs="Times New Roman"/>
        </w:rPr>
        <w:t>computation</w:t>
      </w:r>
      <w:r w:rsidR="00143239" w:rsidRPr="003D165E">
        <w:rPr>
          <w:rFonts w:ascii="Times New Roman" w:hAnsi="Times New Roman" w:cs="Times New Roman"/>
        </w:rPr>
        <w:t xml:space="preserve"> incorporating text, image, network, and behavioral </w:t>
      </w:r>
      <w:r w:rsidR="009C49C5" w:rsidRPr="003D165E">
        <w:rPr>
          <w:rFonts w:ascii="Times New Roman" w:hAnsi="Times New Roman" w:cs="Times New Roman"/>
        </w:rPr>
        <w:t xml:space="preserve">engagement </w:t>
      </w:r>
      <w:r w:rsidR="00143239" w:rsidRPr="003D165E">
        <w:rPr>
          <w:rFonts w:ascii="Times New Roman" w:hAnsi="Times New Roman" w:cs="Times New Roman"/>
        </w:rPr>
        <w:t>patterns</w:t>
      </w:r>
      <w:r w:rsidR="009C49C5" w:rsidRPr="003D165E">
        <w:rPr>
          <w:rFonts w:ascii="Times New Roman" w:hAnsi="Times New Roman" w:cs="Times New Roman"/>
        </w:rPr>
        <w:t xml:space="preserve"> for covariance-aware high-dimensional representation,</w:t>
      </w:r>
      <w:r w:rsidRPr="003D165E">
        <w:rPr>
          <w:rFonts w:ascii="Times New Roman" w:hAnsi="Times New Roman" w:cs="Times New Roman"/>
        </w:rPr>
        <w:t xml:space="preserve"> (2) </w:t>
      </w:r>
      <w:r w:rsidRPr="003D165E">
        <w:rPr>
          <w:rFonts w:ascii="Times New Roman" w:hAnsi="Times New Roman" w:cs="Times New Roman"/>
          <w:b/>
        </w:rPr>
        <w:t>hyperbolic geometry</w:t>
      </w:r>
      <w:r w:rsidRPr="003D165E">
        <w:rPr>
          <w:rFonts w:ascii="Times New Roman" w:hAnsi="Times New Roman" w:cs="Times New Roman"/>
        </w:rPr>
        <w:t xml:space="preserve"> with contrastive loss for hierarchical low-dimensional embeddings, and (3) </w:t>
      </w:r>
      <w:r w:rsidRPr="003D165E">
        <w:rPr>
          <w:rFonts w:ascii="Times New Roman" w:hAnsi="Times New Roman" w:cs="Times New Roman"/>
          <w:b/>
        </w:rPr>
        <w:t>Siamese neural networks</w:t>
      </w:r>
      <w:r w:rsidRPr="003D165E">
        <w:rPr>
          <w:rFonts w:ascii="Times New Roman" w:hAnsi="Times New Roman" w:cs="Times New Roman"/>
        </w:rPr>
        <w:t xml:space="preserve"> for data-driven bridge prediction. These enhancements address fundamental limitations of traditional approaches (PCA, KPCA, t-SNE) by preserving complex semantic hierarchies, accounting for feature correlations across modalities, and learning </w:t>
      </w:r>
      <w:r w:rsidRPr="003D165E">
        <w:rPr>
          <w:rFonts w:ascii="Times New Roman" w:hAnsi="Times New Roman" w:cs="Times New Roman"/>
          <w:i/>
          <w:iCs/>
        </w:rPr>
        <w:t>bridge</w:t>
      </w:r>
      <w:r w:rsidRPr="003D165E">
        <w:rPr>
          <w:rFonts w:ascii="Times New Roman" w:hAnsi="Times New Roman" w:cs="Times New Roman"/>
        </w:rPr>
        <w:t xml:space="preserve"> success patterns from interaction data.</w:t>
      </w:r>
    </w:p>
    <w:p w14:paraId="6E9C3CB2" w14:textId="77777777" w:rsidR="00EF1988" w:rsidRPr="003D165E" w:rsidRDefault="00000000">
      <w:pPr>
        <w:rPr>
          <w:rFonts w:ascii="Times New Roman" w:hAnsi="Times New Roman" w:cs="Times New Roman"/>
        </w:rPr>
      </w:pPr>
      <w:r>
        <w:rPr>
          <w:rFonts w:ascii="Times New Roman" w:hAnsi="Times New Roman" w:cs="Times New Roman"/>
        </w:rPr>
        <w:pict w14:anchorId="18838982">
          <v:rect id="_x0000_i1026" style="width:0;height:1.5pt" o:hralign="center" o:hrstd="t" o:hr="t"/>
        </w:pict>
      </w:r>
    </w:p>
    <w:p w14:paraId="7AD164EF" w14:textId="77777777" w:rsidR="00EF1988" w:rsidRPr="003D165E" w:rsidRDefault="00591BCA">
      <w:pPr>
        <w:pStyle w:val="Heading2"/>
        <w:rPr>
          <w:rFonts w:ascii="Times New Roman" w:hAnsi="Times New Roman" w:cs="Times New Roman"/>
          <w:color w:val="auto"/>
        </w:rPr>
      </w:pPr>
      <w:bookmarkStart w:id="144" w:name="introduction"/>
      <w:bookmarkStart w:id="145" w:name="_Toc211774002"/>
      <w:r w:rsidRPr="003D165E">
        <w:rPr>
          <w:rFonts w:ascii="Times New Roman" w:hAnsi="Times New Roman" w:cs="Times New Roman"/>
          <w:color w:val="auto"/>
        </w:rPr>
        <w:t>1. Introduction</w:t>
      </w:r>
      <w:bookmarkEnd w:id="144"/>
      <w:bookmarkEnd w:id="145"/>
    </w:p>
    <w:p w14:paraId="4E1A10CC" w14:textId="77777777" w:rsidR="00EF1988" w:rsidRPr="003D165E" w:rsidRDefault="00591BCA">
      <w:pPr>
        <w:pStyle w:val="Heading3"/>
        <w:rPr>
          <w:rFonts w:ascii="Times New Roman" w:hAnsi="Times New Roman" w:cs="Times New Roman"/>
          <w:color w:val="auto"/>
        </w:rPr>
      </w:pPr>
      <w:bookmarkStart w:id="146" w:name="motivation"/>
      <w:bookmarkStart w:id="147" w:name="_Toc211774003"/>
      <w:r w:rsidRPr="003D165E">
        <w:rPr>
          <w:rFonts w:ascii="Times New Roman" w:hAnsi="Times New Roman" w:cs="Times New Roman"/>
          <w:color w:val="auto"/>
        </w:rPr>
        <w:t>1.1 Motivation</w:t>
      </w:r>
      <w:bookmarkEnd w:id="146"/>
      <w:bookmarkEnd w:id="147"/>
    </w:p>
    <w:p w14:paraId="59033235"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While traditional dimensionality reduction techniques such as PCA and KPCA provide foundational capabilities for feature space optimization, the complex semantic relationships inherent in social media discourse require more sophisticated approaches that preserve topological structure, account for multi-modal data, and enable data-driven recommendation optimization. The fundamental limitation of linear dimensionality reduction techniques, particularly PCA, lies in their assumption of linear relationships between features and independence of modalities, which proves inadequate for capturing the complex, non-linear manifold structure characteristic of semantic vector spaces in social networks (McInnes et al., 2018).</w:t>
      </w:r>
    </w:p>
    <w:p w14:paraId="6AA9FBC2" w14:textId="77777777" w:rsidR="00EF1988" w:rsidRPr="003D165E" w:rsidRDefault="00591BCA" w:rsidP="00085530">
      <w:pPr>
        <w:pStyle w:val="BodyText"/>
        <w:ind w:firstLine="720"/>
        <w:rPr>
          <w:rFonts w:ascii="Times New Roman" w:hAnsi="Times New Roman" w:cs="Times New Roman"/>
        </w:rPr>
      </w:pPr>
      <w:r w:rsidRPr="003D165E">
        <w:rPr>
          <w:rFonts w:ascii="Times New Roman" w:hAnsi="Times New Roman" w:cs="Times New Roman"/>
        </w:rPr>
        <w:t>Semantic relationships between users exhibit intricate topological properties that require preservation of both local neighborhood structures (similar viewpoints) and global geometric relationships (ideological hierarchies), necessitating advanced manifold learning approaches that can model the underlying data distribution more accurately. Furthermore, users express themselves through multiple modalities—text, images, social network connections</w:t>
      </w:r>
      <w:r w:rsidR="00A9244A" w:rsidRPr="003D165E">
        <w:rPr>
          <w:rFonts w:ascii="Times New Roman" w:hAnsi="Times New Roman" w:cs="Times New Roman"/>
        </w:rPr>
        <w:t xml:space="preserve">, </w:t>
      </w:r>
      <w:r w:rsidR="00085530" w:rsidRPr="003D165E">
        <w:rPr>
          <w:rFonts w:ascii="Times New Roman" w:hAnsi="Times New Roman" w:cs="Times New Roman"/>
        </w:rPr>
        <w:t xml:space="preserve">and behavioral engagement </w:t>
      </w:r>
      <w:proofErr w:type="gramStart"/>
      <w:r w:rsidR="00085530" w:rsidRPr="003D165E">
        <w:rPr>
          <w:rFonts w:ascii="Times New Roman" w:hAnsi="Times New Roman" w:cs="Times New Roman"/>
        </w:rPr>
        <w:t>patterns—each</w:t>
      </w:r>
      <w:proofErr w:type="gramEnd"/>
      <w:r w:rsidR="00085530" w:rsidRPr="003D165E">
        <w:rPr>
          <w:rFonts w:ascii="Times New Roman" w:hAnsi="Times New Roman" w:cs="Times New Roman"/>
        </w:rPr>
        <w:t xml:space="preserve"> providing complementary information about their perspectives and beliefs. The engagement modality</w:t>
      </w:r>
      <w:r w:rsidR="004106E2" w:rsidRPr="003D165E">
        <w:rPr>
          <w:rFonts w:ascii="Times New Roman" w:hAnsi="Times New Roman" w:cs="Times New Roman"/>
        </w:rPr>
        <w:t xml:space="preserve"> distinguishes</w:t>
      </w:r>
      <w:r w:rsidR="00085530" w:rsidRPr="003D165E">
        <w:rPr>
          <w:rFonts w:ascii="Times New Roman" w:hAnsi="Times New Roman" w:cs="Times New Roman"/>
        </w:rPr>
        <w:t xml:space="preserve"> between content creation (what users post) and content consumption (what users view, like, comment on, save, and tag), offering a holistic profile of user interests, ideological exposure, and community participation patterns. This behavioral data captures implicit preferences that may not be evident in explicit content creation alone.</w:t>
      </w:r>
    </w:p>
    <w:p w14:paraId="162C3FE2" w14:textId="77777777" w:rsidR="00EF1988" w:rsidRPr="003D165E" w:rsidRDefault="00591BCA">
      <w:pPr>
        <w:pStyle w:val="Heading3"/>
        <w:rPr>
          <w:rFonts w:ascii="Times New Roman" w:hAnsi="Times New Roman" w:cs="Times New Roman"/>
          <w:color w:val="auto"/>
        </w:rPr>
      </w:pPr>
      <w:bookmarkStart w:id="148" w:name="stap-v4.0-innovations"/>
      <w:bookmarkStart w:id="149" w:name="_Toc211774004"/>
      <w:r w:rsidRPr="003D165E">
        <w:rPr>
          <w:rFonts w:ascii="Times New Roman" w:hAnsi="Times New Roman" w:cs="Times New Roman"/>
          <w:color w:val="auto"/>
        </w:rPr>
        <w:t>1.2 STAP Innovations</w:t>
      </w:r>
      <w:bookmarkEnd w:id="148"/>
      <w:bookmarkEnd w:id="149"/>
    </w:p>
    <w:p w14:paraId="3A9B84FD"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STAP addresses these challenges through three integrated enhancements:</w:t>
      </w:r>
    </w:p>
    <w:p w14:paraId="7B49A71D" w14:textId="77777777" w:rsidR="00EF1988" w:rsidRPr="003D165E" w:rsidRDefault="00591BCA">
      <w:pPr>
        <w:pStyle w:val="Compact"/>
        <w:numPr>
          <w:ilvl w:val="0"/>
          <w:numId w:val="2"/>
        </w:numPr>
        <w:rPr>
          <w:rFonts w:ascii="Times New Roman" w:hAnsi="Times New Roman" w:cs="Times New Roman"/>
        </w:rPr>
      </w:pPr>
      <w:r w:rsidRPr="003D165E">
        <w:rPr>
          <w:rFonts w:ascii="Times New Roman" w:hAnsi="Times New Roman" w:cs="Times New Roman"/>
          <w:b/>
        </w:rPr>
        <w:t xml:space="preserve">Multi-Modal </w:t>
      </w:r>
      <w:r w:rsidR="00A74590" w:rsidRPr="003D165E">
        <w:rPr>
          <w:rFonts w:ascii="Times New Roman" w:hAnsi="Times New Roman" w:cs="Times New Roman"/>
          <w:b/>
        </w:rPr>
        <w:t>[</w:t>
      </w:r>
      <w:proofErr w:type="spellStart"/>
      <w:r w:rsidRPr="003D165E">
        <w:rPr>
          <w:rFonts w:ascii="Times New Roman" w:hAnsi="Times New Roman" w:cs="Times New Roman"/>
          <w:b/>
        </w:rPr>
        <w:t>Mahalanobis</w:t>
      </w:r>
      <w:proofErr w:type="spellEnd"/>
      <w:r w:rsidR="00A74590" w:rsidRPr="003D165E">
        <w:rPr>
          <w:rFonts w:ascii="Times New Roman" w:hAnsi="Times New Roman" w:cs="Times New Roman"/>
          <w:b/>
        </w:rPr>
        <w:t>]</w:t>
      </w:r>
      <w:r w:rsidRPr="003D165E">
        <w:rPr>
          <w:rFonts w:ascii="Times New Roman" w:hAnsi="Times New Roman" w:cs="Times New Roman"/>
          <w:b/>
        </w:rPr>
        <w:t xml:space="preserve"> Distance (High-Dimensional Space)</w:t>
      </w:r>
    </w:p>
    <w:p w14:paraId="539CEF22" w14:textId="77777777" w:rsidR="00EF1988" w:rsidRPr="003D165E" w:rsidRDefault="00591BCA">
      <w:pPr>
        <w:pStyle w:val="Compact"/>
        <w:numPr>
          <w:ilvl w:val="1"/>
          <w:numId w:val="3"/>
        </w:numPr>
        <w:rPr>
          <w:rFonts w:ascii="Times New Roman" w:hAnsi="Times New Roman" w:cs="Times New Roman"/>
        </w:rPr>
      </w:pPr>
      <w:r w:rsidRPr="003D165E">
        <w:rPr>
          <w:rFonts w:ascii="Times New Roman" w:hAnsi="Times New Roman" w:cs="Times New Roman"/>
        </w:rPr>
        <w:t>Fuses text, image, network</w:t>
      </w:r>
      <w:r w:rsidR="00221E39" w:rsidRPr="003D165E">
        <w:rPr>
          <w:rFonts w:ascii="Times New Roman" w:hAnsi="Times New Roman" w:cs="Times New Roman"/>
        </w:rPr>
        <w:t>, and</w:t>
      </w:r>
      <w:r w:rsidR="00AD73DC" w:rsidRPr="003D165E">
        <w:rPr>
          <w:rFonts w:ascii="Times New Roman" w:hAnsi="Times New Roman" w:cs="Times New Roman"/>
        </w:rPr>
        <w:t xml:space="preserve"> </w:t>
      </w:r>
      <w:r w:rsidR="0047587A" w:rsidRPr="003D165E">
        <w:rPr>
          <w:rFonts w:ascii="Times New Roman" w:hAnsi="Times New Roman" w:cs="Times New Roman"/>
        </w:rPr>
        <w:t>engagement</w:t>
      </w:r>
      <w:r w:rsidR="00AD73DC" w:rsidRPr="003D165E">
        <w:rPr>
          <w:rFonts w:ascii="Times New Roman" w:hAnsi="Times New Roman" w:cs="Times New Roman"/>
        </w:rPr>
        <w:t xml:space="preserve"> embeddings</w:t>
      </w:r>
    </w:p>
    <w:p w14:paraId="468EBEE6" w14:textId="77777777" w:rsidR="00677A06" w:rsidRPr="003D165E" w:rsidRDefault="00677A06" w:rsidP="00677A06">
      <w:pPr>
        <w:pStyle w:val="Compact"/>
        <w:numPr>
          <w:ilvl w:val="1"/>
          <w:numId w:val="3"/>
        </w:numPr>
        <w:rPr>
          <w:rFonts w:ascii="Times New Roman" w:hAnsi="Times New Roman" w:cs="Times New Roman"/>
        </w:rPr>
      </w:pPr>
      <w:r w:rsidRPr="003D165E">
        <w:rPr>
          <w:rFonts w:ascii="Times New Roman" w:hAnsi="Times New Roman" w:cs="Times New Roman"/>
        </w:rPr>
        <w:t>Engagement modality captures consumption (views), interactions (likes, comments, saves), and community participation (hashtags)</w:t>
      </w:r>
    </w:p>
    <w:p w14:paraId="6D3E4555" w14:textId="77777777" w:rsidR="00EF1988" w:rsidRPr="003D165E" w:rsidRDefault="00591BCA">
      <w:pPr>
        <w:pStyle w:val="Compact"/>
        <w:numPr>
          <w:ilvl w:val="1"/>
          <w:numId w:val="3"/>
        </w:numPr>
        <w:rPr>
          <w:rFonts w:ascii="Times New Roman" w:hAnsi="Times New Roman" w:cs="Times New Roman"/>
        </w:rPr>
      </w:pPr>
      <w:r w:rsidRPr="003D165E">
        <w:rPr>
          <w:rFonts w:ascii="Times New Roman" w:hAnsi="Times New Roman" w:cs="Times New Roman"/>
        </w:rPr>
        <w:t>Accounts for feature correlations via covariance matrix</w:t>
      </w:r>
    </w:p>
    <w:p w14:paraId="08F6CE89" w14:textId="77777777" w:rsidR="00EF1988" w:rsidRPr="003D165E" w:rsidRDefault="00591BCA">
      <w:pPr>
        <w:pStyle w:val="Compact"/>
        <w:numPr>
          <w:ilvl w:val="1"/>
          <w:numId w:val="3"/>
        </w:numPr>
        <w:rPr>
          <w:rFonts w:ascii="Times New Roman" w:hAnsi="Times New Roman" w:cs="Times New Roman"/>
        </w:rPr>
      </w:pPr>
      <w:r w:rsidRPr="003D165E">
        <w:rPr>
          <w:rFonts w:ascii="Times New Roman" w:hAnsi="Times New Roman" w:cs="Times New Roman"/>
        </w:rPr>
        <w:lastRenderedPageBreak/>
        <w:t>Enables weighted modality integration</w:t>
      </w:r>
    </w:p>
    <w:p w14:paraId="7F5E0C99" w14:textId="77777777" w:rsidR="00EF1988" w:rsidRPr="003D165E" w:rsidRDefault="00591BCA">
      <w:pPr>
        <w:pStyle w:val="Compact"/>
        <w:numPr>
          <w:ilvl w:val="0"/>
          <w:numId w:val="2"/>
        </w:numPr>
        <w:rPr>
          <w:rFonts w:ascii="Times New Roman" w:hAnsi="Times New Roman" w:cs="Times New Roman"/>
        </w:rPr>
      </w:pPr>
      <w:r w:rsidRPr="003D165E">
        <w:rPr>
          <w:rFonts w:ascii="Times New Roman" w:hAnsi="Times New Roman" w:cs="Times New Roman"/>
          <w:b/>
        </w:rPr>
        <w:t>Hyperbolic Geometry with Contrastive Loss (Low-Dimensional Space)</w:t>
      </w:r>
    </w:p>
    <w:p w14:paraId="56163793" w14:textId="77777777" w:rsidR="00EF1988" w:rsidRPr="003D165E" w:rsidRDefault="00591BCA">
      <w:pPr>
        <w:pStyle w:val="Compact"/>
        <w:numPr>
          <w:ilvl w:val="1"/>
          <w:numId w:val="4"/>
        </w:numPr>
        <w:rPr>
          <w:rFonts w:ascii="Times New Roman" w:hAnsi="Times New Roman" w:cs="Times New Roman"/>
        </w:rPr>
      </w:pPr>
      <w:r w:rsidRPr="003D165E">
        <w:rPr>
          <w:rFonts w:ascii="Times New Roman" w:hAnsi="Times New Roman" w:cs="Times New Roman"/>
        </w:rPr>
        <w:t xml:space="preserve">Represents semantic hierarchies in </w:t>
      </w:r>
      <w:proofErr w:type="spellStart"/>
      <w:r w:rsidRPr="003D165E">
        <w:rPr>
          <w:rFonts w:ascii="Times New Roman" w:hAnsi="Times New Roman" w:cs="Times New Roman"/>
        </w:rPr>
        <w:t>Poincaré</w:t>
      </w:r>
      <w:proofErr w:type="spellEnd"/>
      <w:r w:rsidRPr="003D165E">
        <w:rPr>
          <w:rFonts w:ascii="Times New Roman" w:hAnsi="Times New Roman" w:cs="Times New Roman"/>
        </w:rPr>
        <w:t xml:space="preserve"> ball</w:t>
      </w:r>
    </w:p>
    <w:p w14:paraId="2D5EF51E" w14:textId="77777777" w:rsidR="00EF1988" w:rsidRPr="003D165E" w:rsidRDefault="00591BCA">
      <w:pPr>
        <w:pStyle w:val="Compact"/>
        <w:numPr>
          <w:ilvl w:val="1"/>
          <w:numId w:val="4"/>
        </w:numPr>
        <w:rPr>
          <w:rFonts w:ascii="Times New Roman" w:hAnsi="Times New Roman" w:cs="Times New Roman"/>
        </w:rPr>
      </w:pPr>
      <w:r w:rsidRPr="003D165E">
        <w:rPr>
          <w:rFonts w:ascii="Times New Roman" w:hAnsi="Times New Roman" w:cs="Times New Roman"/>
        </w:rPr>
        <w:t xml:space="preserve">Preserves </w:t>
      </w:r>
      <w:r w:rsidRPr="003D165E">
        <w:rPr>
          <w:rFonts w:ascii="Times New Roman" w:hAnsi="Times New Roman" w:cs="Times New Roman"/>
          <w:i/>
          <w:iCs/>
        </w:rPr>
        <w:t>tree-like</w:t>
      </w:r>
      <w:r w:rsidRPr="003D165E">
        <w:rPr>
          <w:rFonts w:ascii="Times New Roman" w:hAnsi="Times New Roman" w:cs="Times New Roman"/>
        </w:rPr>
        <w:t xml:space="preserve"> ideological structure</w:t>
      </w:r>
    </w:p>
    <w:p w14:paraId="2EEE5D43" w14:textId="77777777" w:rsidR="00EF1988" w:rsidRPr="003D165E" w:rsidRDefault="00591BCA">
      <w:pPr>
        <w:pStyle w:val="Compact"/>
        <w:numPr>
          <w:ilvl w:val="1"/>
          <w:numId w:val="4"/>
        </w:numPr>
        <w:rPr>
          <w:rFonts w:ascii="Times New Roman" w:hAnsi="Times New Roman" w:cs="Times New Roman"/>
        </w:rPr>
      </w:pPr>
      <w:r w:rsidRPr="003D165E">
        <w:rPr>
          <w:rFonts w:ascii="Times New Roman" w:hAnsi="Times New Roman" w:cs="Times New Roman"/>
        </w:rPr>
        <w:t>Sharpens niche boundaries via contrastive learning</w:t>
      </w:r>
    </w:p>
    <w:p w14:paraId="097C9342" w14:textId="77777777" w:rsidR="00EF1988" w:rsidRPr="003D165E" w:rsidRDefault="00591BCA">
      <w:pPr>
        <w:pStyle w:val="Compact"/>
        <w:numPr>
          <w:ilvl w:val="0"/>
          <w:numId w:val="2"/>
        </w:numPr>
        <w:rPr>
          <w:rFonts w:ascii="Times New Roman" w:hAnsi="Times New Roman" w:cs="Times New Roman"/>
        </w:rPr>
      </w:pPr>
      <w:r w:rsidRPr="003D165E">
        <w:rPr>
          <w:rFonts w:ascii="Times New Roman" w:hAnsi="Times New Roman" w:cs="Times New Roman"/>
          <w:b/>
        </w:rPr>
        <w:t>Siamese Neural Network (Bridge-Aware Scoring)</w:t>
      </w:r>
    </w:p>
    <w:p w14:paraId="0B29FC22" w14:textId="77777777" w:rsidR="00EF1988" w:rsidRPr="003D165E" w:rsidRDefault="00591BCA">
      <w:pPr>
        <w:pStyle w:val="Compact"/>
        <w:numPr>
          <w:ilvl w:val="1"/>
          <w:numId w:val="5"/>
        </w:numPr>
        <w:rPr>
          <w:rFonts w:ascii="Times New Roman" w:hAnsi="Times New Roman" w:cs="Times New Roman"/>
        </w:rPr>
      </w:pPr>
      <w:r w:rsidRPr="003D165E">
        <w:rPr>
          <w:rFonts w:ascii="Times New Roman" w:hAnsi="Times New Roman" w:cs="Times New Roman"/>
        </w:rPr>
        <w:t>Learns bridge success probability from interaction data</w:t>
      </w:r>
    </w:p>
    <w:p w14:paraId="64BA5DD2" w14:textId="77777777" w:rsidR="00EF1988" w:rsidRPr="003D165E" w:rsidRDefault="00591BCA">
      <w:pPr>
        <w:pStyle w:val="Compact"/>
        <w:numPr>
          <w:ilvl w:val="1"/>
          <w:numId w:val="5"/>
        </w:numPr>
        <w:rPr>
          <w:rFonts w:ascii="Times New Roman" w:hAnsi="Times New Roman" w:cs="Times New Roman"/>
        </w:rPr>
      </w:pPr>
      <w:r w:rsidRPr="003D165E">
        <w:rPr>
          <w:rFonts w:ascii="Times New Roman" w:hAnsi="Times New Roman" w:cs="Times New Roman"/>
        </w:rPr>
        <w:t>Integrates user context (engagement, sentiment, openness)</w:t>
      </w:r>
    </w:p>
    <w:p w14:paraId="5CAE2757" w14:textId="77777777" w:rsidR="00EF1988" w:rsidRPr="003D165E" w:rsidRDefault="00591BCA">
      <w:pPr>
        <w:pStyle w:val="Compact"/>
        <w:numPr>
          <w:ilvl w:val="1"/>
          <w:numId w:val="5"/>
        </w:numPr>
        <w:rPr>
          <w:rFonts w:ascii="Times New Roman" w:hAnsi="Times New Roman" w:cs="Times New Roman"/>
        </w:rPr>
      </w:pPr>
      <w:r w:rsidRPr="003D165E">
        <w:rPr>
          <w:rFonts w:ascii="Times New Roman" w:hAnsi="Times New Roman" w:cs="Times New Roman"/>
        </w:rPr>
        <w:t>Provides data-driven recommendation optimization</w:t>
      </w:r>
    </w:p>
    <w:p w14:paraId="20281D95" w14:textId="77777777" w:rsidR="00EF1988" w:rsidRPr="003D165E" w:rsidDel="00C74B4C" w:rsidRDefault="00591BCA">
      <w:pPr>
        <w:pStyle w:val="Heading3"/>
        <w:rPr>
          <w:del w:id="150" w:author="Valcin, Vieux" w:date="2025-10-23T13:04:00Z" w16du:dateUtc="2025-10-23T17:04:00Z"/>
          <w:rFonts w:ascii="Times New Roman" w:hAnsi="Times New Roman" w:cs="Times New Roman"/>
          <w:color w:val="auto"/>
        </w:rPr>
      </w:pPr>
      <w:bookmarkStart w:id="151" w:name="contributions"/>
      <w:bookmarkStart w:id="152" w:name="_Toc211774005"/>
      <w:del w:id="153" w:author="Valcin, Vieux" w:date="2025-10-23T13:04:00Z" w16du:dateUtc="2025-10-23T17:04:00Z">
        <w:r w:rsidRPr="00C92AE4" w:rsidDel="00C74B4C">
          <w:rPr>
            <w:rFonts w:ascii="Times New Roman" w:hAnsi="Times New Roman" w:cs="Times New Roman"/>
            <w:color w:val="auto"/>
          </w:rPr>
          <w:delText>1.3 Contributions</w:delText>
        </w:r>
        <w:bookmarkEnd w:id="151"/>
        <w:bookmarkEnd w:id="152"/>
      </w:del>
    </w:p>
    <w:p w14:paraId="3E03A2F6" w14:textId="77777777" w:rsidR="00EF1988" w:rsidRPr="003D165E" w:rsidDel="00C74B4C" w:rsidRDefault="00591BCA">
      <w:pPr>
        <w:pStyle w:val="FirstParagraph"/>
        <w:rPr>
          <w:del w:id="154" w:author="Valcin, Vieux" w:date="2025-10-23T13:04:00Z" w16du:dateUtc="2025-10-23T17:04:00Z"/>
          <w:rFonts w:ascii="Times New Roman" w:hAnsi="Times New Roman" w:cs="Times New Roman"/>
        </w:rPr>
      </w:pPr>
      <w:del w:id="155" w:author="Valcin, Vieux" w:date="2025-10-23T13:04:00Z" w16du:dateUtc="2025-10-23T17:04:00Z">
        <w:r w:rsidRPr="003D165E" w:rsidDel="00C74B4C">
          <w:rPr>
            <w:rFonts w:ascii="Times New Roman" w:hAnsi="Times New Roman" w:cs="Times New Roman"/>
          </w:rPr>
          <w:delText>This paper makes the following contributions:</w:delText>
        </w:r>
      </w:del>
    </w:p>
    <w:p w14:paraId="2C8F9C4C" w14:textId="77777777" w:rsidR="00EF1988" w:rsidRPr="003D165E" w:rsidDel="00C74B4C" w:rsidRDefault="00591BCA">
      <w:pPr>
        <w:pStyle w:val="Compact"/>
        <w:numPr>
          <w:ilvl w:val="0"/>
          <w:numId w:val="6"/>
        </w:numPr>
        <w:rPr>
          <w:del w:id="156" w:author="Valcin, Vieux" w:date="2025-10-23T13:04:00Z" w16du:dateUtc="2025-10-23T17:04:00Z"/>
          <w:rFonts w:ascii="Times New Roman" w:hAnsi="Times New Roman" w:cs="Times New Roman"/>
        </w:rPr>
      </w:pPr>
      <w:del w:id="157" w:author="Valcin, Vieux" w:date="2025-10-23T13:04:00Z" w16du:dateUtc="2025-10-23T17:04:00Z">
        <w:r w:rsidRPr="003D165E" w:rsidDel="00C74B4C">
          <w:rPr>
            <w:rFonts w:ascii="Times New Roman" w:hAnsi="Times New Roman" w:cs="Times New Roman"/>
            <w:b/>
          </w:rPr>
          <w:delText>Theoretical:</w:delText>
        </w:r>
        <w:r w:rsidRPr="003D165E" w:rsidDel="00C74B4C">
          <w:rPr>
            <w:rFonts w:ascii="Times New Roman" w:hAnsi="Times New Roman" w:cs="Times New Roman"/>
          </w:rPr>
          <w:delText xml:space="preserve"> Formulation of </w:delText>
        </w:r>
        <w:r w:rsidR="00BA30BB" w:rsidRPr="003D165E" w:rsidDel="00C74B4C">
          <w:rPr>
            <w:rFonts w:ascii="Times New Roman" w:hAnsi="Times New Roman" w:cs="Times New Roman"/>
          </w:rPr>
          <w:delText xml:space="preserve">high-dimensional </w:delText>
        </w:r>
        <w:r w:rsidRPr="003D165E" w:rsidDel="00C74B4C">
          <w:rPr>
            <w:rFonts w:ascii="Times New Roman" w:hAnsi="Times New Roman" w:cs="Times New Roman"/>
          </w:rPr>
          <w:delText xml:space="preserve">distance </w:delText>
        </w:r>
        <w:r w:rsidR="00BA30BB" w:rsidRPr="003D165E" w:rsidDel="00C74B4C">
          <w:rPr>
            <w:rFonts w:ascii="Times New Roman" w:hAnsi="Times New Roman" w:cs="Times New Roman"/>
          </w:rPr>
          <w:delText xml:space="preserve">representation </w:delText>
        </w:r>
        <w:r w:rsidRPr="003D165E" w:rsidDel="00C74B4C">
          <w:rPr>
            <w:rFonts w:ascii="Times New Roman" w:hAnsi="Times New Roman" w:cs="Times New Roman"/>
          </w:rPr>
          <w:delText>for semantic spaces with rigorous mathematical foundation</w:delText>
        </w:r>
      </w:del>
    </w:p>
    <w:p w14:paraId="1C6BDCCA" w14:textId="77777777" w:rsidR="00EF1988" w:rsidRPr="003D165E" w:rsidDel="00C74B4C" w:rsidRDefault="00591BCA">
      <w:pPr>
        <w:pStyle w:val="Compact"/>
        <w:numPr>
          <w:ilvl w:val="0"/>
          <w:numId w:val="6"/>
        </w:numPr>
        <w:rPr>
          <w:del w:id="158" w:author="Valcin, Vieux" w:date="2025-10-23T13:04:00Z" w16du:dateUtc="2025-10-23T17:04:00Z"/>
          <w:rFonts w:ascii="Times New Roman" w:hAnsi="Times New Roman" w:cs="Times New Roman"/>
        </w:rPr>
      </w:pPr>
      <w:del w:id="159" w:author="Valcin, Vieux" w:date="2025-10-23T13:04:00Z" w16du:dateUtc="2025-10-23T17:04:00Z">
        <w:r w:rsidRPr="003D165E" w:rsidDel="00C74B4C">
          <w:rPr>
            <w:rFonts w:ascii="Times New Roman" w:hAnsi="Times New Roman" w:cs="Times New Roman"/>
            <w:b/>
          </w:rPr>
          <w:delText>Algorithmic:</w:delText>
        </w:r>
        <w:r w:rsidRPr="003D165E" w:rsidDel="00C74B4C">
          <w:rPr>
            <w:rFonts w:ascii="Times New Roman" w:hAnsi="Times New Roman" w:cs="Times New Roman"/>
          </w:rPr>
          <w:delText xml:space="preserve"> Integration of hyperbolic geometry with STAP optimization via Riemannian gradient descent</w:delText>
        </w:r>
      </w:del>
    </w:p>
    <w:p w14:paraId="7101E84D" w14:textId="77777777" w:rsidR="00EF1988" w:rsidRPr="003D165E" w:rsidDel="00C74B4C" w:rsidRDefault="00591BCA">
      <w:pPr>
        <w:pStyle w:val="Compact"/>
        <w:numPr>
          <w:ilvl w:val="0"/>
          <w:numId w:val="6"/>
        </w:numPr>
        <w:rPr>
          <w:del w:id="160" w:author="Valcin, Vieux" w:date="2025-10-23T13:04:00Z" w16du:dateUtc="2025-10-23T17:04:00Z"/>
          <w:rFonts w:ascii="Times New Roman" w:hAnsi="Times New Roman" w:cs="Times New Roman"/>
        </w:rPr>
      </w:pPr>
      <w:del w:id="161" w:author="Valcin, Vieux" w:date="2025-10-23T13:04:00Z" w16du:dateUtc="2025-10-23T17:04:00Z">
        <w:r w:rsidRPr="003D165E" w:rsidDel="00C74B4C">
          <w:rPr>
            <w:rFonts w:ascii="Times New Roman" w:hAnsi="Times New Roman" w:cs="Times New Roman"/>
            <w:b/>
          </w:rPr>
          <w:delText>Empirical:</w:delText>
        </w:r>
        <w:r w:rsidRPr="003D165E" w:rsidDel="00C74B4C">
          <w:rPr>
            <w:rFonts w:ascii="Times New Roman" w:hAnsi="Times New Roman" w:cs="Times New Roman"/>
          </w:rPr>
          <w:delText xml:space="preserve"> Demonstration of 23-29% improvement in bridge identification metrics</w:delText>
        </w:r>
      </w:del>
    </w:p>
    <w:p w14:paraId="7139D7A4" w14:textId="677DEC98" w:rsidR="00BA56FB" w:rsidRPr="003D165E" w:rsidDel="00C74B4C" w:rsidRDefault="00591BCA" w:rsidP="00BA56FB">
      <w:pPr>
        <w:pStyle w:val="Compact"/>
        <w:numPr>
          <w:ilvl w:val="0"/>
          <w:numId w:val="6"/>
        </w:numPr>
        <w:rPr>
          <w:del w:id="162" w:author="Valcin, Vieux" w:date="2025-10-23T13:04:00Z" w16du:dateUtc="2025-10-23T17:04:00Z"/>
          <w:rFonts w:ascii="Times New Roman" w:hAnsi="Times New Roman" w:cs="Times New Roman"/>
        </w:rPr>
      </w:pPr>
      <w:del w:id="163" w:author="Valcin, Vieux" w:date="2025-10-23T13:04:00Z" w16du:dateUtc="2025-10-23T17:04:00Z">
        <w:r w:rsidRPr="003D165E" w:rsidDel="00C74B4C">
          <w:rPr>
            <w:rFonts w:ascii="Times New Roman" w:hAnsi="Times New Roman" w:cs="Times New Roman"/>
            <w:b/>
          </w:rPr>
          <w:delText>Practical:</w:delText>
        </w:r>
        <w:r w:rsidRPr="003D165E" w:rsidDel="00C74B4C">
          <w:rPr>
            <w:rFonts w:ascii="Times New Roman" w:hAnsi="Times New Roman" w:cs="Times New Roman"/>
          </w:rPr>
          <w:delText xml:space="preserve"> Scalable implementation with </w:delText>
        </w:r>
      </w:del>
      <m:oMath>
        <m:r>
          <w:del w:id="164" w:author="Valcin, Vieux" w:date="2025-10-23T13:04:00Z" w16du:dateUtc="2025-10-23T17:04:00Z">
            <w:rPr>
              <w:rFonts w:ascii="Cambria Math" w:hAnsi="Cambria Math" w:cs="Times New Roman"/>
            </w:rPr>
            <m:t>O</m:t>
          </w:del>
        </m:r>
        <m:d>
          <m:dPr>
            <m:ctrlPr>
              <w:ins w:id="165" w:author="Valcin, Vieux" w:date="2025-10-24T12:18:00Z" w16du:dateUtc="2025-10-24T16:18:00Z">
                <w:del w:id="166" w:author="Valcin, Vieux" w:date="2025-10-23T13:04:00Z" w16du:dateUtc="2025-10-23T17:04:00Z">
                  <w:rPr>
                    <w:rFonts w:ascii="Cambria Math" w:hAnsi="Cambria Math" w:cs="Times New Roman"/>
                    <w:i/>
                  </w:rPr>
                </w:del>
              </w:ins>
            </m:ctrlPr>
          </m:dPr>
          <m:e>
            <m:func>
              <m:funcPr>
                <m:ctrlPr>
                  <w:ins w:id="167" w:author="Valcin, Vieux" w:date="2025-10-24T12:18:00Z" w16du:dateUtc="2025-10-24T16:18:00Z">
                    <w:rPr>
                      <w:rFonts w:ascii="Cambria Math" w:hAnsi="Cambria Math" w:cs="Times New Roman"/>
                    </w:rPr>
                  </w:ins>
                </m:ctrlPr>
              </m:funcPr>
              <m:fName>
                <m:r>
                  <m:rPr>
                    <m:sty m:val="p"/>
                  </m:rPr>
                  <w:rPr>
                    <w:rFonts w:ascii="Cambria Math" w:hAnsi="Cambria Math" w:cs="Times New Roman"/>
                  </w:rPr>
                  <m:t>log</m:t>
                </m:r>
                <m:ctrlPr>
                  <w:ins w:id="168" w:author="Valcin, Vieux" w:date="2025-10-24T12:18:00Z" w16du:dateUtc="2025-10-24T16:18:00Z">
                    <w:rPr>
                      <w:rFonts w:ascii="Cambria Math" w:hAnsi="Cambria Math" w:cs="Times New Roman"/>
                      <w:i/>
                    </w:rPr>
                  </w:ins>
                </m:ctrlPr>
              </m:fName>
              <m:e>
                <m:r>
                  <w:del w:id="169" w:author="Valcin, Vieux" w:date="2025-10-23T13:04:00Z" w16du:dateUtc="2025-10-23T17:04:00Z">
                    <w:rPr>
                      <w:rFonts w:ascii="Cambria Math" w:hAnsi="Cambria Math" w:cs="Times New Roman"/>
                    </w:rPr>
                    <m:t>n</m:t>
                  </w:del>
                </m:r>
              </m:e>
            </m:func>
          </m:e>
        </m:d>
      </m:oMath>
      <w:del w:id="170" w:author="Valcin, Vieux" w:date="2025-10-23T13:04:00Z" w16du:dateUtc="2025-10-23T17:04:00Z">
        <w:r w:rsidR="009306FC" w:rsidRPr="003D165E" w:rsidDel="00C74B4C">
          <w:rPr>
            <w:rFonts w:ascii="Times New Roman" w:hAnsi="Times New Roman" w:cs="Times New Roman"/>
          </w:rPr>
          <w:delText xml:space="preserve"> </w:delText>
        </w:r>
        <w:r w:rsidRPr="003D165E" w:rsidDel="00C74B4C">
          <w:rPr>
            <w:rFonts w:ascii="Times New Roman" w:hAnsi="Times New Roman" w:cs="Times New Roman"/>
          </w:rPr>
          <w:delText>query complexity and incremental learning</w:delText>
        </w:r>
      </w:del>
    </w:p>
    <w:p w14:paraId="5312B094" w14:textId="77777777" w:rsidR="00EF1988" w:rsidRPr="003D165E" w:rsidRDefault="00000000">
      <w:pPr>
        <w:rPr>
          <w:rFonts w:ascii="Times New Roman" w:hAnsi="Times New Roman" w:cs="Times New Roman"/>
        </w:rPr>
      </w:pPr>
      <w:r>
        <w:rPr>
          <w:rFonts w:ascii="Times New Roman" w:hAnsi="Times New Roman" w:cs="Times New Roman"/>
        </w:rPr>
        <w:pict w14:anchorId="093F0E61">
          <v:rect id="_x0000_i1027" style="width:0;height:1.5pt" o:hralign="center" o:hrstd="t" o:hr="t"/>
        </w:pict>
      </w:r>
    </w:p>
    <w:p w14:paraId="0F0CFD4D" w14:textId="77777777" w:rsidR="00EF1988" w:rsidRPr="003D165E" w:rsidRDefault="00591BCA">
      <w:pPr>
        <w:pStyle w:val="Heading2"/>
        <w:rPr>
          <w:rFonts w:ascii="Times New Roman" w:hAnsi="Times New Roman" w:cs="Times New Roman"/>
          <w:color w:val="auto"/>
        </w:rPr>
      </w:pPr>
      <w:bookmarkStart w:id="171" w:name="mathematical-framework"/>
      <w:bookmarkStart w:id="172" w:name="_Toc211774006"/>
      <w:r w:rsidRPr="003D165E">
        <w:rPr>
          <w:rFonts w:ascii="Times New Roman" w:hAnsi="Times New Roman" w:cs="Times New Roman"/>
          <w:color w:val="auto"/>
        </w:rPr>
        <w:t>2. Mathematical Framework</w:t>
      </w:r>
      <w:bookmarkEnd w:id="171"/>
      <w:bookmarkEnd w:id="172"/>
    </w:p>
    <w:p w14:paraId="005E3D28" w14:textId="77777777" w:rsidR="00EF1988" w:rsidRPr="003D165E" w:rsidRDefault="00591BCA">
      <w:pPr>
        <w:pStyle w:val="Heading3"/>
        <w:rPr>
          <w:rFonts w:ascii="Times New Roman" w:hAnsi="Times New Roman" w:cs="Times New Roman"/>
          <w:color w:val="auto"/>
        </w:rPr>
      </w:pPr>
      <w:bookmarkStart w:id="173" w:name="Xd9b621ddf42e43068cdb811688b2016d6479685"/>
      <w:bookmarkStart w:id="174" w:name="_Toc211774007"/>
      <w:r w:rsidRPr="003D165E">
        <w:rPr>
          <w:rFonts w:ascii="Times New Roman" w:hAnsi="Times New Roman" w:cs="Times New Roman"/>
          <w:color w:val="auto"/>
        </w:rPr>
        <w:t>2.1 Multi-Modal High-Dimensional Representation</w:t>
      </w:r>
      <w:bookmarkEnd w:id="173"/>
      <w:bookmarkEnd w:id="174"/>
    </w:p>
    <w:p w14:paraId="3A5CD444" w14:textId="77777777" w:rsidR="00EF1988" w:rsidRPr="003D165E" w:rsidRDefault="00591BCA">
      <w:pPr>
        <w:pStyle w:val="Heading4"/>
        <w:rPr>
          <w:rFonts w:ascii="Times New Roman" w:hAnsi="Times New Roman" w:cs="Times New Roman"/>
          <w:color w:val="auto"/>
        </w:rPr>
      </w:pPr>
      <w:bookmarkStart w:id="175" w:name="multi-modal-embedding-fusion"/>
      <w:r w:rsidRPr="003D165E">
        <w:rPr>
          <w:rFonts w:ascii="Times New Roman" w:hAnsi="Times New Roman" w:cs="Times New Roman"/>
          <w:color w:val="auto"/>
        </w:rPr>
        <w:t>2.1.1 Multi-Modal Embedding Fusion</w:t>
      </w:r>
      <w:bookmarkEnd w:id="175"/>
    </w:p>
    <w:p w14:paraId="1647F90B" w14:textId="675FF985"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Let </w:t>
      </w:r>
      <m:oMath>
        <m:sSubSup>
          <m:sSubSupPr>
            <m:ctrlPr>
              <w:ins w:id="176"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177" w:author="Valcin, Vieux" w:date="2025-10-24T12:18:00Z" w16du:dateUtc="2025-10-24T16:18:00Z">
                    <w:rPr>
                      <w:rFonts w:ascii="Cambria Math" w:hAnsi="Cambria Math" w:cs="Times New Roman"/>
                      <w:i/>
                    </w:rPr>
                  </w:ins>
                </m:ctrlPr>
              </m:dPr>
              <m:e>
                <m:r>
                  <w:rPr>
                    <w:rFonts w:ascii="Cambria Math" w:hAnsi="Cambria Math" w:cs="Times New Roman"/>
                  </w:rPr>
                  <m:t>text</m:t>
                </m:r>
              </m:e>
            </m:d>
          </m:sup>
        </m:sSubSup>
        <m:r>
          <w:rPr>
            <w:rFonts w:ascii="Cambria Math" w:hAnsi="Cambria Math" w:cs="Times New Roman"/>
          </w:rPr>
          <m:t>∈</m:t>
        </m:r>
        <m:sSup>
          <m:sSupPr>
            <m:ctrlPr>
              <w:ins w:id="178"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sSub>
              <m:sSubPr>
                <m:ctrlPr>
                  <w:ins w:id="179"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text</m:t>
                </m:r>
              </m:sub>
            </m:sSub>
          </m:sup>
        </m:sSup>
        <m:r>
          <w:rPr>
            <w:rFonts w:ascii="Cambria Math" w:hAnsi="Cambria Math" w:cs="Times New Roman"/>
          </w:rPr>
          <m:t>=</m:t>
        </m:r>
        <m:sSubSup>
          <m:sSubSupPr>
            <m:ctrlPr>
              <w:ins w:id="180"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181" w:author="Valcin, Vieux" w:date="2025-10-24T12:18:00Z" w16du:dateUtc="2025-10-24T16:18:00Z">
                    <w:rPr>
                      <w:rFonts w:ascii="Cambria Math" w:hAnsi="Cambria Math" w:cs="Times New Roman"/>
                      <w:i/>
                    </w:rPr>
                  </w:ins>
                </m:ctrlPr>
              </m:dPr>
              <m:e>
                <m:r>
                  <w:rPr>
                    <w:rFonts w:ascii="Cambria Math" w:hAnsi="Cambria Math" w:cs="Times New Roman"/>
                  </w:rPr>
                  <m:t>text</m:t>
                </m:r>
              </m:e>
            </m:d>
          </m:sup>
        </m:sSubSup>
        <m:r>
          <w:rPr>
            <w:rFonts w:ascii="Cambria Math" w:hAnsi="Cambria Math" w:cs="Times New Roman"/>
          </w:rPr>
          <m:t>∈</m:t>
        </m:r>
        <m:sSup>
          <m:sSupPr>
            <m:ctrlPr>
              <w:ins w:id="182"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w:rPr>
                <w:rFonts w:ascii="Cambria Math" w:hAnsi="Cambria Math" w:cs="Times New Roman"/>
              </w:rPr>
              <m:t>384</m:t>
            </m:r>
          </m:sup>
        </m:sSup>
      </m:oMath>
      <w:r w:rsidRPr="003D165E">
        <w:rPr>
          <w:rFonts w:ascii="Times New Roman" w:hAnsi="Times New Roman" w:cs="Times New Roman"/>
        </w:rPr>
        <w:t xml:space="preserve">, </w:t>
      </w:r>
      <m:oMath>
        <m:sSubSup>
          <m:sSubSupPr>
            <m:ctrlPr>
              <w:ins w:id="183"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184" w:author="Valcin, Vieux" w:date="2025-10-24T12:18:00Z" w16du:dateUtc="2025-10-24T16:18:00Z">
                    <w:rPr>
                      <w:rFonts w:ascii="Cambria Math" w:hAnsi="Cambria Math" w:cs="Times New Roman"/>
                      <w:i/>
                    </w:rPr>
                  </w:ins>
                </m:ctrlPr>
              </m:dPr>
              <m:e>
                <m:r>
                  <w:rPr>
                    <w:rFonts w:ascii="Cambria Math" w:hAnsi="Cambria Math" w:cs="Times New Roman"/>
                  </w:rPr>
                  <m:t>image</m:t>
                </m:r>
              </m:e>
            </m:d>
          </m:sup>
        </m:sSubSup>
        <m:r>
          <w:rPr>
            <w:rFonts w:ascii="Cambria Math" w:hAnsi="Cambria Math" w:cs="Times New Roman"/>
          </w:rPr>
          <m:t>∈</m:t>
        </m:r>
        <m:sSup>
          <m:sSupPr>
            <m:ctrlPr>
              <w:ins w:id="185"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sSub>
              <m:sSubPr>
                <m:ctrlPr>
                  <w:ins w:id="186"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image</m:t>
                </m:r>
              </m:sub>
            </m:sSub>
          </m:sup>
        </m:sSup>
        <m:r>
          <w:rPr>
            <w:rFonts w:ascii="Cambria Math" w:hAnsi="Cambria Math" w:cs="Times New Roman"/>
          </w:rPr>
          <m:t>=</m:t>
        </m:r>
        <m:sSubSup>
          <m:sSubSupPr>
            <m:ctrlPr>
              <w:ins w:id="187"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188" w:author="Valcin, Vieux" w:date="2025-10-24T12:18:00Z" w16du:dateUtc="2025-10-24T16:18:00Z">
                    <w:rPr>
                      <w:rFonts w:ascii="Cambria Math" w:hAnsi="Cambria Math" w:cs="Times New Roman"/>
                      <w:i/>
                    </w:rPr>
                  </w:ins>
                </m:ctrlPr>
              </m:dPr>
              <m:e>
                <m:r>
                  <w:rPr>
                    <w:rFonts w:ascii="Cambria Math" w:hAnsi="Cambria Math" w:cs="Times New Roman"/>
                  </w:rPr>
                  <m:t>image</m:t>
                </m:r>
              </m:e>
            </m:d>
          </m:sup>
        </m:sSubSup>
        <m:r>
          <w:rPr>
            <w:rFonts w:ascii="Cambria Math" w:hAnsi="Cambria Math" w:cs="Times New Roman"/>
          </w:rPr>
          <m:t>∈</m:t>
        </m:r>
        <m:sSup>
          <m:sSupPr>
            <m:ctrlPr>
              <w:ins w:id="189"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m:rPr>
                <m:sty m:val="p"/>
              </m:rPr>
              <w:rPr>
                <w:rFonts w:ascii="Cambria Math" w:hAnsi="Cambria Math" w:cs="Times New Roman"/>
              </w:rPr>
              <m:t>512</m:t>
            </m:r>
          </m:sup>
        </m:sSup>
      </m:oMath>
      <w:r w:rsidRPr="003D165E">
        <w:rPr>
          <w:rFonts w:ascii="Times New Roman" w:hAnsi="Times New Roman" w:cs="Times New Roman"/>
        </w:rPr>
        <w:t xml:space="preserve">, and </w:t>
      </w:r>
      <m:oMath>
        <m:sSubSup>
          <m:sSubSupPr>
            <m:ctrlPr>
              <w:ins w:id="190"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191" w:author="Valcin, Vieux" w:date="2025-10-24T12:18:00Z" w16du:dateUtc="2025-10-24T16:18:00Z">
                    <w:rPr>
                      <w:rFonts w:ascii="Cambria Math" w:hAnsi="Cambria Math" w:cs="Times New Roman"/>
                      <w:i/>
                    </w:rPr>
                  </w:ins>
                </m:ctrlPr>
              </m:dPr>
              <m:e>
                <m:r>
                  <w:rPr>
                    <w:rFonts w:ascii="Cambria Math" w:hAnsi="Cambria Math" w:cs="Times New Roman"/>
                  </w:rPr>
                  <m:t>network</m:t>
                </m:r>
              </m:e>
            </m:d>
          </m:sup>
        </m:sSubSup>
        <m:r>
          <w:rPr>
            <w:rFonts w:ascii="Cambria Math" w:hAnsi="Cambria Math" w:cs="Times New Roman"/>
          </w:rPr>
          <m:t>∈</m:t>
        </m:r>
        <m:sSup>
          <m:sSupPr>
            <m:ctrlPr>
              <w:ins w:id="192"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sSub>
              <m:sSubPr>
                <m:ctrlPr>
                  <w:ins w:id="193"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network</m:t>
                </m:r>
              </m:sub>
            </m:sSub>
          </m:sup>
        </m:sSup>
        <m:r>
          <w:rPr>
            <w:rFonts w:ascii="Cambria Math" w:hAnsi="Cambria Math" w:cs="Times New Roman"/>
          </w:rPr>
          <m:t>=</m:t>
        </m:r>
        <m:sSubSup>
          <m:sSubSupPr>
            <m:ctrlPr>
              <w:ins w:id="194"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195" w:author="Valcin, Vieux" w:date="2025-10-24T12:18:00Z" w16du:dateUtc="2025-10-24T16:18:00Z">
                    <w:rPr>
                      <w:rFonts w:ascii="Cambria Math" w:hAnsi="Cambria Math" w:cs="Times New Roman"/>
                      <w:i/>
                    </w:rPr>
                  </w:ins>
                </m:ctrlPr>
              </m:dPr>
              <m:e>
                <m:r>
                  <w:rPr>
                    <w:rFonts w:ascii="Cambria Math" w:hAnsi="Cambria Math" w:cs="Times New Roman"/>
                  </w:rPr>
                  <m:t>network</m:t>
                </m:r>
              </m:e>
            </m:d>
          </m:sup>
        </m:sSubSup>
        <m:r>
          <w:rPr>
            <w:rFonts w:ascii="Cambria Math" w:hAnsi="Cambria Math" w:cs="Times New Roman"/>
          </w:rPr>
          <m:t>∈</m:t>
        </m:r>
        <m:sSup>
          <m:sSupPr>
            <m:ctrlPr>
              <w:ins w:id="196"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w:rPr>
                <w:rFonts w:ascii="Cambria Math" w:hAnsi="Cambria Math" w:cs="Times New Roman"/>
              </w:rPr>
              <m:t>128</m:t>
            </m:r>
          </m:sup>
        </m:sSup>
      </m:oMath>
      <w:r w:rsidR="00B40220" w:rsidRPr="003D165E">
        <w:rPr>
          <w:rFonts w:ascii="Times New Roman" w:hAnsi="Times New Roman" w:cs="Times New Roman"/>
        </w:rPr>
        <w:t xml:space="preserve">, and </w:t>
      </w:r>
      <m:oMath>
        <m:sSubSup>
          <m:sSubSupPr>
            <m:ctrlPr>
              <w:ins w:id="197"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198" w:author="Valcin, Vieux" w:date="2025-10-24T12:18:00Z" w16du:dateUtc="2025-10-24T16:18:00Z">
                    <w:rPr>
                      <w:rFonts w:ascii="Cambria Math" w:hAnsi="Cambria Math" w:cs="Times New Roman"/>
                      <w:i/>
                    </w:rPr>
                  </w:ins>
                </m:ctrlPr>
              </m:dPr>
              <m:e>
                <m:r>
                  <w:rPr>
                    <w:rFonts w:ascii="Cambria Math" w:hAnsi="Cambria Math" w:cs="Times New Roman"/>
                  </w:rPr>
                  <m:t>engagement</m:t>
                </m:r>
              </m:e>
            </m:d>
          </m:sup>
        </m:sSubSup>
        <m:r>
          <w:rPr>
            <w:rFonts w:ascii="Cambria Math" w:hAnsi="Cambria Math" w:cs="Times New Roman"/>
          </w:rPr>
          <m:t>∈</m:t>
        </m:r>
        <m:sSup>
          <m:sSupPr>
            <m:ctrlPr>
              <w:ins w:id="199"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sSub>
              <m:sSubPr>
                <m:ctrlPr>
                  <w:ins w:id="200"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engagement</m:t>
                </m:r>
              </m:sub>
            </m:sSub>
          </m:sup>
        </m:sSup>
        <m:r>
          <w:rPr>
            <w:rFonts w:ascii="Cambria Math" w:hAnsi="Cambria Math" w:cs="Times New Roman"/>
          </w:rPr>
          <m:t>=</m:t>
        </m:r>
        <m:sSubSup>
          <m:sSubSupPr>
            <m:ctrlPr>
              <w:ins w:id="201"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202" w:author="Valcin, Vieux" w:date="2025-10-24T12:18:00Z" w16du:dateUtc="2025-10-24T16:18:00Z">
                    <w:rPr>
                      <w:rFonts w:ascii="Cambria Math" w:hAnsi="Cambria Math" w:cs="Times New Roman"/>
                      <w:i/>
                    </w:rPr>
                  </w:ins>
                </m:ctrlPr>
              </m:dPr>
              <m:e>
                <m:r>
                  <w:rPr>
                    <w:rFonts w:ascii="Cambria Math" w:hAnsi="Cambria Math" w:cs="Times New Roman"/>
                  </w:rPr>
                  <m:t>engagement</m:t>
                </m:r>
              </m:e>
            </m:d>
          </m:sup>
        </m:sSubSup>
        <m:r>
          <w:rPr>
            <w:rFonts w:ascii="Cambria Math" w:hAnsi="Cambria Math" w:cs="Times New Roman"/>
          </w:rPr>
          <m:t>∈</m:t>
        </m:r>
        <m:sSup>
          <m:sSupPr>
            <m:ctrlPr>
              <w:ins w:id="203"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w:rPr>
                <w:rFonts w:ascii="Cambria Math" w:hAnsi="Cambria Math" w:cs="Times New Roman"/>
              </w:rPr>
              <m:t>32</m:t>
            </m:r>
          </m:sup>
        </m:sSup>
      </m:oMath>
      <w:r w:rsidRPr="003D165E">
        <w:rPr>
          <w:rFonts w:ascii="Times New Roman" w:hAnsi="Times New Roman" w:cs="Times New Roman"/>
        </w:rPr>
        <w:t xml:space="preserve"> denote the text, image, network embeddings</w:t>
      </w:r>
      <w:r w:rsidR="00E46A39" w:rsidRPr="003D165E">
        <w:rPr>
          <w:rFonts w:ascii="Times New Roman" w:hAnsi="Times New Roman" w:cs="Times New Roman"/>
        </w:rPr>
        <w:t xml:space="preserve">, and </w:t>
      </w:r>
      <w:r w:rsidR="0047587A" w:rsidRPr="003D165E">
        <w:rPr>
          <w:rFonts w:ascii="Times New Roman" w:hAnsi="Times New Roman" w:cs="Times New Roman"/>
        </w:rPr>
        <w:t>engagement</w:t>
      </w:r>
      <w:r w:rsidRPr="003D165E">
        <w:rPr>
          <w:rFonts w:ascii="Times New Roman" w:hAnsi="Times New Roman" w:cs="Times New Roman"/>
        </w:rPr>
        <w:t xml:space="preserve"> for user </w:t>
      </w:r>
      <m:oMath>
        <m:r>
          <w:rPr>
            <w:rFonts w:ascii="Cambria Math" w:hAnsi="Cambria Math" w:cs="Times New Roman"/>
          </w:rPr>
          <m:t>i</m:t>
        </m:r>
      </m:oMath>
      <w:r w:rsidRPr="003D165E">
        <w:rPr>
          <w:rFonts w:ascii="Times New Roman" w:hAnsi="Times New Roman" w:cs="Times New Roman"/>
        </w:rPr>
        <w:t>, respectively. The multi-modal embedding is constructed as a weighted concatenation:</w:t>
      </w:r>
    </w:p>
    <w:p w14:paraId="6229CFAB" w14:textId="2D3279D4" w:rsidR="00EF1988" w:rsidRPr="003D165E" w:rsidRDefault="00000000" w:rsidP="009B7C16">
      <w:pPr>
        <w:pStyle w:val="BodyText"/>
        <w:rPr>
          <w:rFonts w:ascii="Times New Roman" w:hAnsi="Times New Roman" w:cs="Times New Roman"/>
        </w:rPr>
      </w:pPr>
      <m:oMath>
        <m:sSubSup>
          <m:sSubSupPr>
            <m:ctrlPr>
              <w:ins w:id="204"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205" w:author="Valcin, Vieux" w:date="2025-10-24T12:18:00Z" w16du:dateUtc="2025-10-24T16:18:00Z">
                    <w:rPr>
                      <w:rFonts w:ascii="Cambria Math" w:hAnsi="Cambria Math" w:cs="Times New Roman"/>
                      <w:i/>
                    </w:rPr>
                  </w:ins>
                </m:ctrlPr>
              </m:dPr>
              <m:e>
                <m:r>
                  <w:rPr>
                    <w:rFonts w:ascii="Cambria Math" w:hAnsi="Cambria Math" w:cs="Times New Roman"/>
                  </w:rPr>
                  <m:t>multimodal</m:t>
                </m:r>
              </m:e>
            </m:d>
          </m:sup>
        </m:sSubSup>
        <m:r>
          <w:rPr>
            <w:rFonts w:ascii="Cambria Math" w:hAnsi="Cambria Math" w:cs="Times New Roman"/>
          </w:rPr>
          <m:t>=</m:t>
        </m:r>
        <m:d>
          <m:dPr>
            <m:begChr m:val="["/>
            <m:endChr m:val="]"/>
            <m:ctrlPr>
              <w:ins w:id="206" w:author="Valcin, Vieux" w:date="2025-10-24T11:34:00Z" w16du:dateUtc="2025-10-24T15:34:00Z">
                <w:rPr>
                  <w:rFonts w:ascii="Cambria Math" w:hAnsi="Cambria Math" w:cs="Times New Roman"/>
                  <w:i/>
                </w:rPr>
              </w:ins>
            </m:ctrlPr>
          </m:dPr>
          <m:e>
            <m:sSub>
              <m:sSubPr>
                <m:ctrlPr>
                  <w:ins w:id="207"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text</m:t>
                </m:r>
              </m:sub>
            </m:sSub>
            <m:r>
              <w:rPr>
                <w:rFonts w:ascii="Cambria Math" w:hAnsi="Cambria Math" w:cs="Times New Roman"/>
              </w:rPr>
              <m:t>⋅</m:t>
            </m:r>
            <m:sSubSup>
              <m:sSubSupPr>
                <m:ctrlPr>
                  <w:ins w:id="208"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209" w:author="Valcin, Vieux" w:date="2025-10-24T11:34:00Z" w16du:dateUtc="2025-10-24T15:34:00Z">
                        <w:rPr>
                          <w:rFonts w:ascii="Cambria Math" w:hAnsi="Cambria Math" w:cs="Times New Roman"/>
                          <w:i/>
                        </w:rPr>
                      </w:ins>
                    </m:ctrlPr>
                  </m:dPr>
                  <m:e>
                    <m:r>
                      <w:rPr>
                        <w:rFonts w:ascii="Cambria Math" w:hAnsi="Cambria Math" w:cs="Times New Roman"/>
                      </w:rPr>
                      <m:t>text</m:t>
                    </m:r>
                  </m:e>
                </m:d>
              </m:sup>
            </m:sSubSup>
            <m:r>
              <w:rPr>
                <w:rFonts w:ascii="Cambria Math" w:hAnsi="Cambria Math" w:cs="Times New Roman"/>
              </w:rPr>
              <m:t>,</m:t>
            </m:r>
            <m:sSub>
              <m:sSubPr>
                <m:ctrlPr>
                  <w:ins w:id="210"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image</m:t>
                </m:r>
              </m:sub>
            </m:sSub>
            <m:r>
              <w:rPr>
                <w:rFonts w:ascii="Cambria Math" w:hAnsi="Cambria Math" w:cs="Times New Roman"/>
              </w:rPr>
              <m:t>⋅</m:t>
            </m:r>
            <m:sSubSup>
              <m:sSubSupPr>
                <m:ctrlPr>
                  <w:ins w:id="211"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212" w:author="Valcin, Vieux" w:date="2025-10-24T11:34:00Z" w16du:dateUtc="2025-10-24T15:34:00Z">
                        <w:rPr>
                          <w:rFonts w:ascii="Cambria Math" w:hAnsi="Cambria Math" w:cs="Times New Roman"/>
                          <w:i/>
                        </w:rPr>
                      </w:ins>
                    </m:ctrlPr>
                  </m:dPr>
                  <m:e>
                    <m:r>
                      <w:rPr>
                        <w:rFonts w:ascii="Cambria Math" w:hAnsi="Cambria Math" w:cs="Times New Roman"/>
                      </w:rPr>
                      <m:t>image</m:t>
                    </m:r>
                  </m:e>
                </m:d>
              </m:sup>
            </m:sSubSup>
            <m:r>
              <w:rPr>
                <w:rFonts w:ascii="Cambria Math" w:hAnsi="Cambria Math" w:cs="Times New Roman"/>
              </w:rPr>
              <m:t>,</m:t>
            </m:r>
            <m:sSub>
              <m:sSubPr>
                <m:ctrlPr>
                  <w:ins w:id="213"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network</m:t>
                </m:r>
              </m:sub>
            </m:sSub>
            <m:r>
              <w:rPr>
                <w:rFonts w:ascii="Cambria Math" w:hAnsi="Cambria Math" w:cs="Times New Roman"/>
              </w:rPr>
              <m:t>⋅</m:t>
            </m:r>
            <m:sSubSup>
              <m:sSubSupPr>
                <m:ctrlPr>
                  <w:ins w:id="214"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215" w:author="Valcin, Vieux" w:date="2025-10-24T11:34:00Z" w16du:dateUtc="2025-10-24T15:34:00Z">
                        <w:rPr>
                          <w:rFonts w:ascii="Cambria Math" w:hAnsi="Cambria Math" w:cs="Times New Roman"/>
                          <w:i/>
                        </w:rPr>
                      </w:ins>
                    </m:ctrlPr>
                  </m:dPr>
                  <m:e>
                    <m:r>
                      <w:rPr>
                        <w:rFonts w:ascii="Cambria Math" w:hAnsi="Cambria Math" w:cs="Times New Roman"/>
                      </w:rPr>
                      <m:t>network</m:t>
                    </m:r>
                  </m:e>
                </m:d>
              </m:sup>
            </m:sSubSup>
            <m:r>
              <w:rPr>
                <w:rFonts w:ascii="Cambria Math" w:hAnsi="Cambria Math" w:cs="Times New Roman"/>
              </w:rPr>
              <m:t>,</m:t>
            </m:r>
            <m:sSub>
              <m:sSubPr>
                <m:ctrlPr>
                  <w:ins w:id="216"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engagement</m:t>
                </m:r>
              </m:sub>
            </m:sSub>
            <m:r>
              <w:rPr>
                <w:rFonts w:ascii="Cambria Math" w:hAnsi="Cambria Math" w:cs="Times New Roman"/>
              </w:rPr>
              <m:t>⋅</m:t>
            </m:r>
            <m:sSubSup>
              <m:sSubSupPr>
                <m:ctrlPr>
                  <w:ins w:id="217"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218" w:author="Valcin, Vieux" w:date="2025-10-24T11:34:00Z" w16du:dateUtc="2025-10-24T15:34:00Z">
                        <w:rPr>
                          <w:rFonts w:ascii="Cambria Math" w:hAnsi="Cambria Math" w:cs="Times New Roman"/>
                          <w:i/>
                        </w:rPr>
                      </w:ins>
                    </m:ctrlPr>
                  </m:dPr>
                  <m:e>
                    <m:r>
                      <w:rPr>
                        <w:rFonts w:ascii="Cambria Math" w:hAnsi="Cambria Math" w:cs="Times New Roman"/>
                      </w:rPr>
                      <m:t>engagement</m:t>
                    </m:r>
                  </m:e>
                </m:d>
              </m:sup>
            </m:sSubSup>
          </m:e>
        </m:d>
      </m:oMath>
      <w:r w:rsidR="00515393" w:rsidRPr="003D165E">
        <w:rPr>
          <w:rFonts w:ascii="Times New Roman" w:hAnsi="Times New Roman" w:cs="Times New Roman"/>
        </w:rPr>
        <w:t xml:space="preserve"> </w:t>
      </w:r>
      <w:r w:rsidR="00591BCA" w:rsidRPr="003D165E">
        <w:rPr>
          <w:rFonts w:ascii="Times New Roman" w:hAnsi="Times New Roman" w:cs="Times New Roman"/>
        </w:rPr>
        <w:t xml:space="preserve">where </w:t>
      </w:r>
      <m:oMath>
        <m:sSub>
          <m:sSubPr>
            <m:ctrlPr>
              <w:ins w:id="219"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text</m:t>
            </m:r>
          </m:sub>
        </m:sSub>
        <m:r>
          <w:rPr>
            <w:rFonts w:ascii="Cambria Math" w:hAnsi="Cambria Math" w:cs="Times New Roman"/>
          </w:rPr>
          <m:t>+</m:t>
        </m:r>
        <m:sSub>
          <m:sSubPr>
            <m:ctrlPr>
              <w:ins w:id="220"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image</m:t>
            </m:r>
          </m:sub>
        </m:sSub>
        <m:r>
          <w:rPr>
            <w:rFonts w:ascii="Cambria Math" w:hAnsi="Cambria Math" w:cs="Times New Roman"/>
          </w:rPr>
          <m:t>+</m:t>
        </m:r>
        <m:sSub>
          <m:sSubPr>
            <m:ctrlPr>
              <w:ins w:id="221"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network</m:t>
            </m:r>
          </m:sub>
        </m:sSub>
        <m:r>
          <w:rPr>
            <w:rFonts w:ascii="Cambria Math" w:hAnsi="Cambria Math" w:cs="Times New Roman"/>
          </w:rPr>
          <m:t xml:space="preserve">+ </m:t>
        </m:r>
        <m:sSub>
          <m:sSubPr>
            <m:ctrlPr>
              <w:ins w:id="222"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engagement</m:t>
            </m:r>
          </m:sub>
        </m:sSub>
        <m:r>
          <w:rPr>
            <w:rFonts w:ascii="Cambria Math" w:hAnsi="Cambria Math" w:cs="Times New Roman"/>
          </w:rPr>
          <m:t>=1</m:t>
        </m:r>
      </m:oMath>
      <w:r w:rsidR="00591BCA" w:rsidRPr="003D165E">
        <w:rPr>
          <w:rFonts w:ascii="Times New Roman" w:hAnsi="Times New Roman" w:cs="Times New Roman"/>
        </w:rPr>
        <w:t xml:space="preserve"> and </w:t>
      </w:r>
      <m:oMath>
        <m:sSub>
          <m:sSubPr>
            <m:ctrlPr>
              <w:ins w:id="223"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m</m:t>
            </m:r>
          </m:sub>
        </m:sSub>
        <m:r>
          <w:rPr>
            <w:rFonts w:ascii="Cambria Math" w:hAnsi="Cambria Math" w:cs="Times New Roman"/>
          </w:rPr>
          <m:t>≥0</m:t>
        </m:r>
      </m:oMath>
      <w:r w:rsidR="00591BCA" w:rsidRPr="003D165E">
        <w:rPr>
          <w:rFonts w:ascii="Times New Roman" w:hAnsi="Times New Roman" w:cs="Times New Roman"/>
        </w:rPr>
        <w:t xml:space="preserve"> for all modalities </w:t>
      </w:r>
      <m:oMath>
        <m:r>
          <w:rPr>
            <w:rFonts w:ascii="Cambria Math" w:hAnsi="Cambria Math" w:cs="Times New Roman"/>
          </w:rPr>
          <m:t>m</m:t>
        </m:r>
      </m:oMath>
      <w:r w:rsidR="00591BCA" w:rsidRPr="003D165E">
        <w:rPr>
          <w:rFonts w:ascii="Times New Roman" w:hAnsi="Times New Roman" w:cs="Times New Roman"/>
        </w:rPr>
        <w:t xml:space="preserve">. In our implementation, we set </w:t>
      </w:r>
      <m:oMath>
        <m:sSub>
          <m:sSubPr>
            <m:ctrlPr>
              <w:ins w:id="224"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text</m:t>
            </m:r>
          </m:sub>
        </m:sSub>
        <m:r>
          <w:rPr>
            <w:rFonts w:ascii="Cambria Math" w:hAnsi="Cambria Math" w:cs="Times New Roman"/>
          </w:rPr>
          <m:t>=0.54</m:t>
        </m:r>
      </m:oMath>
      <w:r w:rsidR="00591BCA" w:rsidRPr="003D165E">
        <w:rPr>
          <w:rFonts w:ascii="Times New Roman" w:hAnsi="Times New Roman" w:cs="Times New Roman"/>
        </w:rPr>
        <w:t xml:space="preserve">, </w:t>
      </w:r>
      <m:oMath>
        <m:sSub>
          <m:sSubPr>
            <m:ctrlPr>
              <w:ins w:id="225"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image</m:t>
            </m:r>
          </m:sub>
        </m:sSub>
        <m:r>
          <w:rPr>
            <w:rFonts w:ascii="Cambria Math" w:hAnsi="Cambria Math" w:cs="Times New Roman"/>
          </w:rPr>
          <m:t>=0.18</m:t>
        </m:r>
      </m:oMath>
      <w:r w:rsidR="00591BCA" w:rsidRPr="003D165E">
        <w:rPr>
          <w:rFonts w:ascii="Times New Roman" w:hAnsi="Times New Roman" w:cs="Times New Roman"/>
        </w:rPr>
        <w:t xml:space="preserve">, </w:t>
      </w:r>
      <m:oMath>
        <m:sSub>
          <m:sSubPr>
            <m:ctrlPr>
              <w:ins w:id="226"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network</m:t>
            </m:r>
          </m:sub>
        </m:sSub>
        <m:r>
          <w:rPr>
            <w:rFonts w:ascii="Cambria Math" w:hAnsi="Cambria Math" w:cs="Times New Roman"/>
          </w:rPr>
          <m:t>=0.18</m:t>
        </m:r>
      </m:oMath>
      <w:r w:rsidR="00591BCA" w:rsidRPr="003D165E">
        <w:rPr>
          <w:rFonts w:ascii="Times New Roman" w:hAnsi="Times New Roman" w:cs="Times New Roman"/>
        </w:rPr>
        <w:t xml:space="preserve"> </w:t>
      </w:r>
      <w:r w:rsidR="005A0B23" w:rsidRPr="003D165E">
        <w:rPr>
          <w:rFonts w:ascii="Times New Roman" w:hAnsi="Times New Roman" w:cs="Times New Roman"/>
        </w:rPr>
        <w:t xml:space="preserve">and </w:t>
      </w:r>
      <m:oMath>
        <m:sSub>
          <m:sSubPr>
            <m:ctrlPr>
              <w:ins w:id="227"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engagement</m:t>
            </m:r>
          </m:sub>
        </m:sSub>
        <m:r>
          <m:rPr>
            <m:sty m:val="p"/>
          </m:rPr>
          <w:rPr>
            <w:rFonts w:ascii="Cambria Math" w:hAnsi="Cambria Math" w:cs="Times New Roman"/>
          </w:rPr>
          <m:t>=0.1</m:t>
        </m:r>
      </m:oMath>
      <w:r w:rsidR="005A0B23" w:rsidRPr="003D165E">
        <w:rPr>
          <w:rFonts w:ascii="Times New Roman" w:hAnsi="Times New Roman" w:cs="Times New Roman"/>
        </w:rPr>
        <w:t xml:space="preserve"> </w:t>
      </w:r>
      <w:r w:rsidR="00591BCA" w:rsidRPr="003D165E">
        <w:rPr>
          <w:rFonts w:ascii="Times New Roman" w:hAnsi="Times New Roman" w:cs="Times New Roman"/>
        </w:rPr>
        <w:t>based on empirical validation</w:t>
      </w:r>
      <w:r w:rsidR="009B7C16" w:rsidRPr="003D165E">
        <w:rPr>
          <w:rFonts w:ascii="Times New Roman" w:hAnsi="Times New Roman" w:cs="Times New Roman"/>
        </w:rPr>
        <w:t>, maintaining the relative importance of text (54%) while allocating 10% weight to behavioral engagement patterns.</w:t>
      </w:r>
    </w:p>
    <w:p w14:paraId="7910C78E" w14:textId="77777777" w:rsidR="009B7C16" w:rsidRPr="003D165E" w:rsidRDefault="009B7C16">
      <w:pPr>
        <w:pStyle w:val="BodyText"/>
        <w:rPr>
          <w:rFonts w:ascii="Times New Roman" w:hAnsi="Times New Roman" w:cs="Times New Roman"/>
        </w:rPr>
      </w:pPr>
      <w:r w:rsidRPr="003D165E">
        <w:rPr>
          <w:rFonts w:ascii="Times New Roman" w:hAnsi="Times New Roman" w:cs="Times New Roman"/>
        </w:rPr>
        <w:t>Engagement Modality Construction:</w:t>
      </w:r>
    </w:p>
    <w:p w14:paraId="13C49D22" w14:textId="33E2A574" w:rsidR="00FB24D4" w:rsidRPr="003D165E" w:rsidRDefault="00FB24D4" w:rsidP="00FB24D4">
      <w:pPr>
        <w:pStyle w:val="BodyText"/>
        <w:rPr>
          <w:rFonts w:ascii="Times New Roman" w:hAnsi="Times New Roman" w:cs="Times New Roman"/>
        </w:rPr>
      </w:pPr>
      <w:r w:rsidRPr="003D165E">
        <w:rPr>
          <w:rFonts w:ascii="Times New Roman" w:hAnsi="Times New Roman" w:cs="Times New Roman"/>
        </w:rPr>
        <w:t xml:space="preserve">The engagement embedding </w:t>
      </w:r>
      <m:oMath>
        <m:sSubSup>
          <m:sSubSupPr>
            <m:ctrlPr>
              <w:ins w:id="228"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229" w:author="Valcin, Vieux" w:date="2025-10-24T12:18:00Z" w16du:dateUtc="2025-10-24T16:18:00Z">
                    <w:rPr>
                      <w:rFonts w:ascii="Cambria Math" w:hAnsi="Cambria Math" w:cs="Times New Roman"/>
                      <w:i/>
                    </w:rPr>
                  </w:ins>
                </m:ctrlPr>
              </m:dPr>
              <m:e>
                <m:r>
                  <w:rPr>
                    <w:rFonts w:ascii="Cambria Math" w:hAnsi="Cambria Math" w:cs="Times New Roman"/>
                  </w:rPr>
                  <m:t>engagement</m:t>
                </m:r>
              </m:e>
            </m:d>
          </m:sup>
        </m:sSubSup>
        <m:r>
          <w:rPr>
            <w:rFonts w:ascii="Cambria Math" w:hAnsi="Cambria Math" w:cs="Times New Roman"/>
          </w:rPr>
          <m:t>∈</m:t>
        </m:r>
        <m:sSup>
          <m:sSupPr>
            <m:ctrlPr>
              <w:ins w:id="230"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w:rPr>
                <w:rFonts w:ascii="Cambria Math" w:hAnsi="Cambria Math" w:cs="Times New Roman"/>
              </w:rPr>
              <m:t>32</m:t>
            </m:r>
          </m:sup>
        </m:sSup>
      </m:oMath>
      <w:r w:rsidRPr="003D165E">
        <w:rPr>
          <w:rFonts w:ascii="Times New Roman" w:hAnsi="Times New Roman" w:cs="Times New Roman"/>
        </w:rPr>
        <w:t xml:space="preserve"> captures comprehensive behavioral patterns across five engagement types: views, comments, hashtags, likes, and saves. Each engagement type contributes three feature categories:</w:t>
      </w:r>
    </w:p>
    <w:p w14:paraId="78CCCF48" w14:textId="77777777" w:rsidR="00FB24D4" w:rsidRPr="003D165E" w:rsidRDefault="00FB24D4" w:rsidP="00FB24D4">
      <w:pPr>
        <w:pStyle w:val="BodyText"/>
        <w:numPr>
          <w:ilvl w:val="1"/>
          <w:numId w:val="2"/>
        </w:numPr>
        <w:rPr>
          <w:rFonts w:ascii="Times New Roman" w:hAnsi="Times New Roman" w:cs="Times New Roman"/>
        </w:rPr>
      </w:pPr>
      <w:r w:rsidRPr="003D165E">
        <w:rPr>
          <w:rFonts w:ascii="Times New Roman" w:hAnsi="Times New Roman" w:cs="Times New Roman"/>
        </w:rPr>
        <w:t>Topic Distribution: Semantic content of engaged posts (via LDA or aggregated Sentence-BERT embeddings</w:t>
      </w:r>
      <w:proofErr w:type="gramStart"/>
      <w:r w:rsidRPr="003D165E">
        <w:rPr>
          <w:rFonts w:ascii="Times New Roman" w:hAnsi="Times New Roman" w:cs="Times New Roman"/>
        </w:rPr>
        <w:t>);</w:t>
      </w:r>
      <w:proofErr w:type="gramEnd"/>
    </w:p>
    <w:p w14:paraId="6438E441" w14:textId="77777777" w:rsidR="00FB24D4" w:rsidRPr="003D165E" w:rsidRDefault="00FB24D4" w:rsidP="00FB24D4">
      <w:pPr>
        <w:pStyle w:val="BodyText"/>
        <w:numPr>
          <w:ilvl w:val="1"/>
          <w:numId w:val="2"/>
        </w:numPr>
        <w:rPr>
          <w:rFonts w:ascii="Times New Roman" w:hAnsi="Times New Roman" w:cs="Times New Roman"/>
        </w:rPr>
      </w:pPr>
      <w:r w:rsidRPr="003D165E">
        <w:rPr>
          <w:rFonts w:ascii="Times New Roman" w:hAnsi="Times New Roman" w:cs="Times New Roman"/>
        </w:rPr>
        <w:t>Engagement Metrics: Frequency, diversity, and intensity of engagement; and,</w:t>
      </w:r>
    </w:p>
    <w:p w14:paraId="75998F6A" w14:textId="77777777" w:rsidR="00FB24D4" w:rsidRPr="003D165E" w:rsidRDefault="00FB24D4" w:rsidP="00FB24D4">
      <w:pPr>
        <w:pStyle w:val="BodyText"/>
        <w:numPr>
          <w:ilvl w:val="1"/>
          <w:numId w:val="2"/>
        </w:numPr>
        <w:rPr>
          <w:rFonts w:ascii="Times New Roman" w:hAnsi="Times New Roman" w:cs="Times New Roman"/>
        </w:rPr>
      </w:pPr>
      <w:r w:rsidRPr="003D165E">
        <w:rPr>
          <w:rFonts w:ascii="Times New Roman" w:hAnsi="Times New Roman" w:cs="Times New Roman"/>
        </w:rPr>
        <w:t>Temporal Patterns: Recency and consistency of engagement behavior.</w:t>
      </w:r>
    </w:p>
    <w:p w14:paraId="1F1FD4BD" w14:textId="77777777" w:rsidR="009B7C16" w:rsidRPr="003D165E" w:rsidRDefault="00FB24D4">
      <w:pPr>
        <w:pStyle w:val="BodyText"/>
        <w:rPr>
          <w:rFonts w:ascii="Times New Roman" w:hAnsi="Times New Roman" w:cs="Times New Roman"/>
        </w:rPr>
      </w:pPr>
      <w:r w:rsidRPr="003D165E">
        <w:rPr>
          <w:rFonts w:ascii="Times New Roman" w:hAnsi="Times New Roman" w:cs="Times New Roman"/>
        </w:rPr>
        <w:t>The engagement embedding is constructed as a weighted combination:</w:t>
      </w:r>
    </w:p>
    <w:p w14:paraId="23311A9F" w14:textId="53360052" w:rsidR="00655106" w:rsidRPr="003D165E" w:rsidRDefault="00000000">
      <w:pPr>
        <w:pStyle w:val="BodyText"/>
        <w:rPr>
          <w:rFonts w:ascii="Times New Roman" w:hAnsi="Times New Roman" w:cs="Times New Roman"/>
          <w:lang w:eastAsia="ja-JP"/>
        </w:rPr>
      </w:pPr>
      <m:oMath>
        <m:sSubSup>
          <m:sSubSupPr>
            <m:ctrlPr>
              <w:ins w:id="231"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232" w:author="Valcin, Vieux" w:date="2025-10-24T12:18:00Z" w16du:dateUtc="2025-10-24T16:18:00Z">
                    <w:rPr>
                      <w:rFonts w:ascii="Cambria Math" w:hAnsi="Cambria Math" w:cs="Times New Roman"/>
                      <w:i/>
                    </w:rPr>
                  </w:ins>
                </m:ctrlPr>
              </m:dPr>
              <m:e>
                <m:r>
                  <w:rPr>
                    <w:rFonts w:ascii="Cambria Math" w:hAnsi="Cambria Math" w:cs="Times New Roman"/>
                  </w:rPr>
                  <m:t>engagement</m:t>
                </m:r>
              </m:e>
            </m:d>
          </m:sup>
        </m:sSubSup>
        <m:r>
          <w:rPr>
            <w:rFonts w:ascii="Cambria Math" w:hAnsi="Cambria Math" w:cs="Times New Roman"/>
          </w:rPr>
          <m:t>=</m:t>
        </m:r>
        <m:d>
          <m:dPr>
            <m:begChr m:val="["/>
            <m:endChr m:val="]"/>
            <m:ctrlPr>
              <w:ins w:id="233" w:author="Valcin, Vieux" w:date="2025-10-24T12:18:00Z" w16du:dateUtc="2025-10-24T16:18:00Z">
                <w:rPr>
                  <w:rFonts w:ascii="Cambria Math" w:hAnsi="Cambria Math" w:cs="Times New Roman"/>
                  <w:i/>
                </w:rPr>
              </w:ins>
            </m:ctrlPr>
          </m:dPr>
          <m:e>
            <m:sSub>
              <m:sSubPr>
                <m:ctrlPr>
                  <w:ins w:id="234"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views</m:t>
                </m:r>
              </m:sub>
            </m:sSub>
            <m:r>
              <w:rPr>
                <w:rFonts w:ascii="Cambria Math" w:hAnsi="Cambria Math" w:cs="Times New Roman"/>
                <w:lang w:eastAsia="ja-JP"/>
              </w:rPr>
              <m:t>∙</m:t>
            </m:r>
            <m:sSubSup>
              <m:sSubSupPr>
                <m:ctrlPr>
                  <w:ins w:id="235"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36" w:author="Valcin, Vieux" w:date="2025-10-24T11:34:00Z" w16du:dateUtc="2025-10-24T15:34:00Z">
                        <w:rPr>
                          <w:rFonts w:ascii="Cambria Math" w:hAnsi="Cambria Math" w:cs="Times New Roman"/>
                          <w:i/>
                        </w:rPr>
                      </w:ins>
                    </m:ctrlPr>
                  </m:dPr>
                  <m:e>
                    <m:r>
                      <w:rPr>
                        <w:rFonts w:ascii="Cambria Math" w:hAnsi="Cambria Math" w:cs="Times New Roman"/>
                      </w:rPr>
                      <m:t>views</m:t>
                    </m:r>
                  </m:e>
                </m:d>
              </m:sup>
            </m:sSubSup>
            <m:r>
              <w:rPr>
                <w:rFonts w:ascii="Cambria Math" w:hAnsi="Cambria Math" w:cs="Times New Roman"/>
              </w:rPr>
              <m:t xml:space="preserve">, </m:t>
            </m:r>
            <m:sSub>
              <m:sSubPr>
                <m:ctrlPr>
                  <w:ins w:id="237"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comments</m:t>
                </m:r>
              </m:sub>
            </m:sSub>
            <m:r>
              <w:rPr>
                <w:rFonts w:ascii="Cambria Math" w:hAnsi="Cambria Math" w:cs="Times New Roman"/>
                <w:lang w:eastAsia="ja-JP"/>
              </w:rPr>
              <m:t>∙</m:t>
            </m:r>
            <m:sSubSup>
              <m:sSubSupPr>
                <m:ctrlPr>
                  <w:ins w:id="238"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39" w:author="Valcin, Vieux" w:date="2025-10-24T11:34:00Z" w16du:dateUtc="2025-10-24T15:34:00Z">
                        <w:rPr>
                          <w:rFonts w:ascii="Cambria Math" w:hAnsi="Cambria Math" w:cs="Times New Roman"/>
                          <w:i/>
                        </w:rPr>
                      </w:ins>
                    </m:ctrlPr>
                  </m:dPr>
                  <m:e>
                    <m:r>
                      <w:rPr>
                        <w:rFonts w:ascii="Cambria Math" w:hAnsi="Cambria Math" w:cs="Times New Roman"/>
                      </w:rPr>
                      <m:t>comments</m:t>
                    </m:r>
                  </m:e>
                </m:d>
              </m:sup>
            </m:sSubSup>
            <m:r>
              <w:rPr>
                <w:rFonts w:ascii="Cambria Math" w:hAnsi="Cambria Math" w:cs="Times New Roman"/>
              </w:rPr>
              <m:t xml:space="preserve">, </m:t>
            </m:r>
            <m:sSub>
              <m:sSubPr>
                <m:ctrlPr>
                  <w:ins w:id="240"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hashtags</m:t>
                </m:r>
              </m:sub>
            </m:sSub>
            <m:r>
              <w:rPr>
                <w:rFonts w:ascii="Cambria Math" w:hAnsi="Cambria Math" w:cs="Times New Roman"/>
                <w:lang w:eastAsia="ja-JP"/>
              </w:rPr>
              <m:t>∙</m:t>
            </m:r>
            <m:sSubSup>
              <m:sSubSupPr>
                <m:ctrlPr>
                  <w:ins w:id="241"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42" w:author="Valcin, Vieux" w:date="2025-10-24T11:34:00Z" w16du:dateUtc="2025-10-24T15:34:00Z">
                        <w:rPr>
                          <w:rFonts w:ascii="Cambria Math" w:hAnsi="Cambria Math" w:cs="Times New Roman"/>
                          <w:i/>
                        </w:rPr>
                      </w:ins>
                    </m:ctrlPr>
                  </m:dPr>
                  <m:e>
                    <m:r>
                      <w:rPr>
                        <w:rFonts w:ascii="Cambria Math" w:hAnsi="Cambria Math" w:cs="Times New Roman"/>
                      </w:rPr>
                      <m:t>hashtags</m:t>
                    </m:r>
                  </m:e>
                </m:d>
              </m:sup>
            </m:sSubSup>
            <m:r>
              <w:rPr>
                <w:rFonts w:ascii="Cambria Math" w:hAnsi="Cambria Math" w:cs="Times New Roman"/>
              </w:rPr>
              <m:t xml:space="preserve">, </m:t>
            </m:r>
            <m:sSub>
              <m:sSubPr>
                <m:ctrlPr>
                  <w:ins w:id="243"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likes</m:t>
                </m:r>
              </m:sub>
            </m:sSub>
            <m:r>
              <w:rPr>
                <w:rFonts w:ascii="Cambria Math" w:hAnsi="Cambria Math" w:cs="Times New Roman"/>
                <w:lang w:eastAsia="ja-JP"/>
              </w:rPr>
              <m:t>∙</m:t>
            </m:r>
            <m:sSubSup>
              <m:sSubSupPr>
                <m:ctrlPr>
                  <w:ins w:id="244"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45" w:author="Valcin, Vieux" w:date="2025-10-24T11:34:00Z" w16du:dateUtc="2025-10-24T15:34:00Z">
                        <w:rPr>
                          <w:rFonts w:ascii="Cambria Math" w:hAnsi="Cambria Math" w:cs="Times New Roman"/>
                          <w:i/>
                        </w:rPr>
                      </w:ins>
                    </m:ctrlPr>
                  </m:dPr>
                  <m:e>
                    <m:r>
                      <w:rPr>
                        <w:rFonts w:ascii="Cambria Math" w:hAnsi="Cambria Math" w:cs="Times New Roman"/>
                      </w:rPr>
                      <m:t>likes</m:t>
                    </m:r>
                  </m:e>
                </m:d>
              </m:sup>
            </m:sSubSup>
            <m:r>
              <w:rPr>
                <w:rFonts w:ascii="Cambria Math" w:hAnsi="Cambria Math" w:cs="Times New Roman"/>
              </w:rPr>
              <m:t xml:space="preserve">, </m:t>
            </m:r>
            <m:sSub>
              <m:sSubPr>
                <m:ctrlPr>
                  <w:ins w:id="246"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saves</m:t>
                </m:r>
              </m:sub>
            </m:sSub>
            <m:r>
              <w:rPr>
                <w:rFonts w:ascii="Cambria Math" w:hAnsi="Cambria Math" w:cs="Times New Roman"/>
                <w:lang w:eastAsia="ja-JP"/>
              </w:rPr>
              <m:t>∙</m:t>
            </m:r>
            <m:sSubSup>
              <m:sSubSupPr>
                <m:ctrlPr>
                  <w:ins w:id="247"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48" w:author="Valcin, Vieux" w:date="2025-10-24T11:34:00Z" w16du:dateUtc="2025-10-24T15:34:00Z">
                        <w:rPr>
                          <w:rFonts w:ascii="Cambria Math" w:hAnsi="Cambria Math" w:cs="Times New Roman"/>
                          <w:i/>
                        </w:rPr>
                      </w:ins>
                    </m:ctrlPr>
                  </m:dPr>
                  <m:e>
                    <m:r>
                      <w:rPr>
                        <w:rFonts w:ascii="Cambria Math" w:hAnsi="Cambria Math" w:cs="Times New Roman"/>
                      </w:rPr>
                      <m:t>saves</m:t>
                    </m:r>
                  </m:e>
                </m:d>
              </m:sup>
            </m:sSubSup>
          </m:e>
        </m:d>
      </m:oMath>
      <w:r w:rsidR="003F67EF" w:rsidRPr="003D165E">
        <w:rPr>
          <w:rFonts w:ascii="Times New Roman" w:hAnsi="Times New Roman" w:cs="Times New Roman"/>
          <w:iCs/>
        </w:rPr>
        <w:t xml:space="preserve"> where </w:t>
      </w:r>
      <m:oMath>
        <m:sSub>
          <m:sSubPr>
            <m:ctrlPr>
              <w:ins w:id="249"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views</m:t>
            </m:r>
          </m:sub>
        </m:sSub>
        <m:r>
          <w:rPr>
            <w:rFonts w:ascii="Cambria Math" w:hAnsi="Cambria Math" w:cs="Times New Roman"/>
            <w:lang w:eastAsia="ja-JP"/>
          </w:rPr>
          <m:t xml:space="preserve">+ </m:t>
        </m:r>
        <m:sSub>
          <m:sSubPr>
            <m:ctrlPr>
              <w:ins w:id="250"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comments</m:t>
            </m:r>
          </m:sub>
        </m:sSub>
        <m:r>
          <w:rPr>
            <w:rFonts w:ascii="Cambria Math" w:hAnsi="Cambria Math" w:cs="Times New Roman"/>
            <w:lang w:eastAsia="ja-JP"/>
          </w:rPr>
          <m:t xml:space="preserve">+ </m:t>
        </m:r>
        <m:sSub>
          <m:sSubPr>
            <m:ctrlPr>
              <w:ins w:id="251"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hashtags</m:t>
            </m:r>
          </m:sub>
        </m:sSub>
        <m:r>
          <w:rPr>
            <w:rFonts w:ascii="Cambria Math" w:hAnsi="Cambria Math" w:cs="Times New Roman"/>
            <w:lang w:eastAsia="ja-JP"/>
          </w:rPr>
          <m:t xml:space="preserve">+ </m:t>
        </m:r>
        <m:sSub>
          <m:sSubPr>
            <m:ctrlPr>
              <w:ins w:id="252"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likes</m:t>
            </m:r>
          </m:sub>
        </m:sSub>
        <m:r>
          <w:rPr>
            <w:rFonts w:ascii="Cambria Math" w:hAnsi="Cambria Math" w:cs="Times New Roman"/>
            <w:lang w:eastAsia="ja-JP"/>
          </w:rPr>
          <m:t xml:space="preserve">+ </m:t>
        </m:r>
        <m:sSub>
          <m:sSubPr>
            <m:ctrlPr>
              <w:ins w:id="253"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saves</m:t>
            </m:r>
          </m:sub>
        </m:sSub>
        <m:r>
          <w:rPr>
            <w:rFonts w:ascii="Cambria Math" w:hAnsi="Cambria Math" w:cs="Times New Roman"/>
            <w:lang w:eastAsia="ja-JP"/>
          </w:rPr>
          <m:t>=1</m:t>
        </m:r>
      </m:oMath>
      <w:r w:rsidR="00351532" w:rsidRPr="003D165E">
        <w:rPr>
          <w:rFonts w:ascii="Times New Roman" w:hAnsi="Times New Roman" w:cs="Times New Roman"/>
          <w:lang w:eastAsia="ja-JP"/>
        </w:rPr>
        <w:t xml:space="preserve">, with </w:t>
      </w:r>
      <w:r w:rsidR="00351532" w:rsidRPr="003D165E">
        <w:rPr>
          <w:rFonts w:ascii="Times New Roman" w:hAnsi="Times New Roman" w:cs="Times New Roman"/>
          <w:lang w:eastAsia="ja-JP"/>
        </w:rPr>
        <w:lastRenderedPageBreak/>
        <w:t xml:space="preserve">subweights </w:t>
      </w:r>
      <m:oMath>
        <m:sSub>
          <m:sSubPr>
            <m:ctrlPr>
              <w:ins w:id="254"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views</m:t>
            </m:r>
          </m:sub>
        </m:sSub>
        <m:r>
          <w:rPr>
            <w:rFonts w:ascii="Cambria Math" w:hAnsi="Cambria Math" w:cs="Times New Roman"/>
            <w:lang w:eastAsia="ja-JP"/>
          </w:rPr>
          <m:t xml:space="preserve">=0.35, </m:t>
        </m:r>
        <m:sSub>
          <m:sSubPr>
            <m:ctrlPr>
              <w:ins w:id="255"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comments</m:t>
            </m:r>
          </m:sub>
        </m:sSub>
        <m:r>
          <w:rPr>
            <w:rFonts w:ascii="Cambria Math" w:hAnsi="Cambria Math" w:cs="Times New Roman"/>
            <w:lang w:eastAsia="ja-JP"/>
          </w:rPr>
          <m:t xml:space="preserve">=0.30, </m:t>
        </m:r>
        <m:sSub>
          <m:sSubPr>
            <m:ctrlPr>
              <w:ins w:id="256"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hashtags</m:t>
            </m:r>
          </m:sub>
        </m:sSub>
        <m:r>
          <w:rPr>
            <w:rFonts w:ascii="Cambria Math" w:hAnsi="Cambria Math" w:cs="Times New Roman"/>
            <w:lang w:eastAsia="ja-JP"/>
          </w:rPr>
          <m:t xml:space="preserve">=0.20, </m:t>
        </m:r>
        <m:sSub>
          <m:sSubPr>
            <m:ctrlPr>
              <w:ins w:id="257"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likes</m:t>
            </m:r>
          </m:sub>
        </m:sSub>
        <m:r>
          <w:rPr>
            <w:rFonts w:ascii="Cambria Math" w:hAnsi="Cambria Math" w:cs="Times New Roman"/>
            <w:lang w:eastAsia="ja-JP"/>
          </w:rPr>
          <m:t xml:space="preserve">=0.10, </m:t>
        </m:r>
        <m:sSub>
          <m:sSubPr>
            <m:ctrlPr>
              <w:ins w:id="258" w:author="Valcin, Vieux" w:date="2025-10-24T11:34:00Z" w16du:dateUtc="2025-10-24T15:34:00Z">
                <w:rPr>
                  <w:rFonts w:ascii="Cambria Math" w:hAnsi="Cambria Math" w:cs="Times New Roman"/>
                  <w:i/>
                  <w:lang w:eastAsia="ja-JP"/>
                </w:rPr>
              </w:ins>
            </m:ctrlPr>
          </m:sSubPr>
          <m:e>
            <m:r>
              <w:rPr>
                <w:rFonts w:ascii="Cambria Math" w:hAnsi="Cambria Math" w:cs="Times New Roman"/>
                <w:lang w:eastAsia="ja-JP"/>
              </w:rPr>
              <m:t>β</m:t>
            </m:r>
          </m:e>
          <m:sub>
            <m:r>
              <w:rPr>
                <w:rFonts w:ascii="Cambria Math" w:hAnsi="Cambria Math" w:cs="Times New Roman"/>
                <w:lang w:eastAsia="ja-JP"/>
              </w:rPr>
              <m:t>saves</m:t>
            </m:r>
          </m:sub>
        </m:sSub>
        <m:r>
          <w:rPr>
            <w:rFonts w:ascii="Cambria Math" w:hAnsi="Cambria Math" w:cs="Times New Roman"/>
            <w:lang w:eastAsia="ja-JP"/>
          </w:rPr>
          <m:t>=0.05</m:t>
        </m:r>
      </m:oMath>
      <w:r w:rsidR="00AB1745" w:rsidRPr="003D165E">
        <w:rPr>
          <w:rFonts w:ascii="Times New Roman" w:hAnsi="Times New Roman" w:cs="Times New Roman"/>
          <w:lang w:eastAsia="ja-JP"/>
        </w:rPr>
        <w:t xml:space="preserve"> reflecting the relative importance and frequency of each engagement type.</w:t>
      </w:r>
    </w:p>
    <w:p w14:paraId="2DD715F0" w14:textId="77777777" w:rsidR="00655106" w:rsidRPr="003D165E" w:rsidRDefault="00655106">
      <w:pPr>
        <w:pStyle w:val="BodyText"/>
        <w:rPr>
          <w:rFonts w:ascii="Times New Roman" w:hAnsi="Times New Roman" w:cs="Times New Roman"/>
        </w:rPr>
      </w:pPr>
      <w:r w:rsidRPr="003D165E">
        <w:rPr>
          <w:rFonts w:ascii="Times New Roman" w:hAnsi="Times New Roman" w:cs="Times New Roman"/>
        </w:rPr>
        <w:t>Feature Extraction by Engagement Type:</w:t>
      </w:r>
    </w:p>
    <w:p w14:paraId="2F71594D" w14:textId="2223554E" w:rsidR="00900BDF" w:rsidRPr="003D165E" w:rsidRDefault="00655106">
      <w:pPr>
        <w:pStyle w:val="BodyText"/>
        <w:rPr>
          <w:rFonts w:ascii="Times New Roman" w:hAnsi="Times New Roman" w:cs="Times New Roman"/>
          <w:lang w:eastAsia="ja-JP"/>
        </w:rPr>
      </w:pPr>
      <w:r w:rsidRPr="003D165E">
        <w:rPr>
          <w:rFonts w:ascii="Times New Roman" w:hAnsi="Times New Roman" w:cs="Times New Roman"/>
        </w:rPr>
        <w:t xml:space="preserve">Views </w:t>
      </w:r>
      <m:oMath>
        <m:d>
          <m:dPr>
            <m:ctrlPr>
              <w:ins w:id="259" w:author="Valcin, Vieux" w:date="2025-10-24T12:18:00Z" w16du:dateUtc="2025-10-24T16:18:00Z">
                <w:rPr>
                  <w:rFonts w:ascii="Cambria Math" w:hAnsi="Cambria Math" w:cs="Times New Roman"/>
                  <w:i/>
                </w:rPr>
              </w:ins>
            </m:ctrlPr>
          </m:dPr>
          <m:e>
            <m:sSubSup>
              <m:sSubSupPr>
                <m:ctrlPr>
                  <w:ins w:id="260"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61" w:author="Valcin, Vieux" w:date="2025-10-24T11:34:00Z" w16du:dateUtc="2025-10-24T15:34:00Z">
                        <w:rPr>
                          <w:rFonts w:ascii="Cambria Math" w:hAnsi="Cambria Math" w:cs="Times New Roman"/>
                          <w:i/>
                        </w:rPr>
                      </w:ins>
                    </m:ctrlPr>
                  </m:dPr>
                  <m:e>
                    <m:r>
                      <w:rPr>
                        <w:rFonts w:ascii="Cambria Math" w:hAnsi="Cambria Math" w:cs="Times New Roman"/>
                      </w:rPr>
                      <m:t>views</m:t>
                    </m:r>
                  </m:e>
                </m:d>
              </m:sup>
            </m:sSubSup>
            <m:r>
              <w:rPr>
                <w:rFonts w:ascii="Cambria Math" w:hAnsi="Cambria Math" w:cs="Times New Roman"/>
              </w:rPr>
              <m:t>∈</m:t>
            </m:r>
            <m:sSup>
              <m:sSupPr>
                <m:ctrlPr>
                  <w:ins w:id="262"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m:rPr>
                    <m:sty m:val="p"/>
                  </m:rPr>
                  <w:rPr>
                    <w:rFonts w:ascii="Cambria Math" w:hAnsi="Cambria Math" w:cs="Times New Roman"/>
                  </w:rPr>
                  <m:t>11</m:t>
                </m:r>
              </m:sup>
            </m:sSup>
          </m:e>
        </m:d>
      </m:oMath>
      <w:r w:rsidRPr="003D165E">
        <w:rPr>
          <w:rFonts w:ascii="Times New Roman" w:hAnsi="Times New Roman" w:cs="Times New Roman"/>
        </w:rPr>
        <w:t>:</w:t>
      </w:r>
    </w:p>
    <w:p w14:paraId="2A7BB2E5" w14:textId="77777777" w:rsidR="00655106" w:rsidRPr="003D165E" w:rsidRDefault="00A11DAB" w:rsidP="00A11DAB">
      <w:pPr>
        <w:pStyle w:val="Compact"/>
        <w:numPr>
          <w:ilvl w:val="1"/>
          <w:numId w:val="3"/>
        </w:numPr>
        <w:rPr>
          <w:rFonts w:ascii="Times New Roman" w:hAnsi="Times New Roman" w:cs="Times New Roman"/>
        </w:rPr>
      </w:pPr>
      <w:r w:rsidRPr="003D165E">
        <w:rPr>
          <w:rFonts w:ascii="Times New Roman" w:hAnsi="Times New Roman" w:cs="Times New Roman"/>
        </w:rPr>
        <w:t xml:space="preserve">Topic distribution of viewed content (5 dims): </w:t>
      </w:r>
      <w:proofErr w:type="gramStart"/>
      <w:r w:rsidRPr="003D165E">
        <w:rPr>
          <w:rFonts w:ascii="Times New Roman" w:hAnsi="Times New Roman" w:cs="Times New Roman"/>
        </w:rPr>
        <w:t>Top-5</w:t>
      </w:r>
      <w:proofErr w:type="gramEnd"/>
      <w:r w:rsidRPr="003D165E">
        <w:rPr>
          <w:rFonts w:ascii="Times New Roman" w:hAnsi="Times New Roman" w:cs="Times New Roman"/>
        </w:rPr>
        <w:t xml:space="preserve"> LDA topics weighted by view duration</w:t>
      </w:r>
    </w:p>
    <w:p w14:paraId="668ABF73" w14:textId="77777777" w:rsidR="00A11DAB" w:rsidRPr="003D165E" w:rsidRDefault="00A11DAB" w:rsidP="00A11DAB">
      <w:pPr>
        <w:pStyle w:val="Compact"/>
        <w:numPr>
          <w:ilvl w:val="1"/>
          <w:numId w:val="3"/>
        </w:numPr>
        <w:rPr>
          <w:rFonts w:ascii="Times New Roman" w:hAnsi="Times New Roman" w:cs="Times New Roman"/>
        </w:rPr>
      </w:pPr>
      <w:r w:rsidRPr="003D165E">
        <w:rPr>
          <w:rFonts w:ascii="Times New Roman" w:hAnsi="Times New Roman" w:cs="Times New Roman"/>
        </w:rPr>
        <w:t>Engagement metrics (4 dims): Average view duration, view frequency (views/day), topic diversity (entropy), scroll depth</w:t>
      </w:r>
    </w:p>
    <w:p w14:paraId="73DF8AD2" w14:textId="77777777" w:rsidR="00A11DAB" w:rsidRPr="003D165E" w:rsidRDefault="00A11DAB" w:rsidP="00A11DAB">
      <w:pPr>
        <w:pStyle w:val="Compact"/>
        <w:numPr>
          <w:ilvl w:val="1"/>
          <w:numId w:val="3"/>
        </w:numPr>
        <w:rPr>
          <w:rFonts w:ascii="Times New Roman" w:hAnsi="Times New Roman" w:cs="Times New Roman"/>
        </w:rPr>
      </w:pPr>
      <w:r w:rsidRPr="003D165E">
        <w:rPr>
          <w:rFonts w:ascii="Times New Roman" w:hAnsi="Times New Roman" w:cs="Times New Roman"/>
        </w:rPr>
        <w:t>Temporal patterns (2 dims): Recency score (exponential decay), consistency score (variance of inter-view intervals)</w:t>
      </w:r>
    </w:p>
    <w:p w14:paraId="61DD97A4" w14:textId="569112E9" w:rsidR="008B72D1" w:rsidRPr="003D165E" w:rsidRDefault="008B72D1" w:rsidP="008B72D1">
      <w:pPr>
        <w:pStyle w:val="BodyText"/>
        <w:rPr>
          <w:rFonts w:ascii="Times New Roman" w:hAnsi="Times New Roman" w:cs="Times New Roman"/>
          <w:lang w:val="fr-FR" w:eastAsia="ja-JP"/>
        </w:rPr>
      </w:pPr>
      <w:proofErr w:type="spellStart"/>
      <w:r w:rsidRPr="003D165E">
        <w:rPr>
          <w:rFonts w:ascii="Times New Roman" w:hAnsi="Times New Roman" w:cs="Times New Roman"/>
          <w:lang w:val="fr-FR"/>
        </w:rPr>
        <w:t>Comments</w:t>
      </w:r>
      <w:proofErr w:type="spellEnd"/>
      <w:r w:rsidRPr="003D165E">
        <w:rPr>
          <w:rFonts w:ascii="Times New Roman" w:hAnsi="Times New Roman" w:cs="Times New Roman"/>
          <w:lang w:val="fr-FR"/>
        </w:rPr>
        <w:t xml:space="preserve"> </w:t>
      </w:r>
      <m:oMath>
        <m:d>
          <m:dPr>
            <m:ctrlPr>
              <w:ins w:id="263" w:author="Valcin, Vieux" w:date="2025-10-24T12:18:00Z" w16du:dateUtc="2025-10-24T16:18:00Z">
                <w:rPr>
                  <w:rFonts w:ascii="Cambria Math" w:hAnsi="Cambria Math" w:cs="Times New Roman"/>
                  <w:i/>
                  <w:lang w:val="fr-FR"/>
                </w:rPr>
              </w:ins>
            </m:ctrlPr>
          </m:dPr>
          <m:e>
            <m:sSubSup>
              <m:sSubSupPr>
                <m:ctrlPr>
                  <w:ins w:id="264"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65" w:author="Valcin, Vieux" w:date="2025-10-24T11:34:00Z" w16du:dateUtc="2025-10-24T15:34:00Z">
                        <w:rPr>
                          <w:rFonts w:ascii="Cambria Math" w:hAnsi="Cambria Math" w:cs="Times New Roman"/>
                          <w:i/>
                        </w:rPr>
                      </w:ins>
                    </m:ctrlPr>
                  </m:dPr>
                  <m:e>
                    <m:r>
                      <w:rPr>
                        <w:rFonts w:ascii="Cambria Math" w:hAnsi="Cambria Math" w:cs="Times New Roman"/>
                      </w:rPr>
                      <m:t>comments</m:t>
                    </m:r>
                  </m:e>
                </m:d>
              </m:sup>
            </m:sSubSup>
            <m:r>
              <w:rPr>
                <w:rFonts w:ascii="Cambria Math" w:hAnsi="Cambria Math" w:cs="Times New Roman"/>
                <w:lang w:val="fr-FR"/>
              </w:rPr>
              <m:t>∈</m:t>
            </m:r>
            <m:sSup>
              <m:sSupPr>
                <m:ctrlPr>
                  <w:ins w:id="266"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lang w:val="fr-FR"/>
                  </w:rPr>
                  <m:t>R</m:t>
                </m:r>
              </m:e>
              <m:sup>
                <m:r>
                  <m:rPr>
                    <m:sty m:val="p"/>
                  </m:rPr>
                  <w:rPr>
                    <w:rFonts w:ascii="Cambria Math" w:hAnsi="Cambria Math" w:cs="Times New Roman"/>
                    <w:lang w:val="fr-FR"/>
                  </w:rPr>
                  <m:t>10</m:t>
                </m:r>
              </m:sup>
            </m:sSup>
          </m:e>
        </m:d>
      </m:oMath>
      <w:r w:rsidRPr="003D165E">
        <w:rPr>
          <w:rFonts w:ascii="Times New Roman" w:hAnsi="Times New Roman" w:cs="Times New Roman"/>
          <w:lang w:val="fr-FR"/>
        </w:rPr>
        <w:t>:</w:t>
      </w:r>
    </w:p>
    <w:p w14:paraId="0D0F6A70" w14:textId="77777777" w:rsidR="008B72D1" w:rsidRPr="003D165E" w:rsidRDefault="008B72D1" w:rsidP="00965780">
      <w:pPr>
        <w:pStyle w:val="Compact"/>
        <w:numPr>
          <w:ilvl w:val="1"/>
          <w:numId w:val="3"/>
        </w:numPr>
        <w:rPr>
          <w:rFonts w:ascii="Times New Roman" w:hAnsi="Times New Roman" w:cs="Times New Roman"/>
        </w:rPr>
      </w:pPr>
      <w:r w:rsidRPr="003D165E">
        <w:rPr>
          <w:rFonts w:ascii="Times New Roman" w:hAnsi="Times New Roman" w:cs="Times New Roman"/>
        </w:rPr>
        <w:t>T</w:t>
      </w:r>
      <w:r w:rsidR="00965780" w:rsidRPr="003D165E">
        <w:rPr>
          <w:rFonts w:ascii="Times New Roman" w:hAnsi="Times New Roman" w:cs="Times New Roman"/>
        </w:rPr>
        <w:t xml:space="preserve">opic distribution of commented posts (4 dims): </w:t>
      </w:r>
      <w:proofErr w:type="gramStart"/>
      <w:r w:rsidR="00965780" w:rsidRPr="003D165E">
        <w:rPr>
          <w:rFonts w:ascii="Times New Roman" w:hAnsi="Times New Roman" w:cs="Times New Roman"/>
        </w:rPr>
        <w:t>Top-4</w:t>
      </w:r>
      <w:proofErr w:type="gramEnd"/>
      <w:r w:rsidR="00965780" w:rsidRPr="003D165E">
        <w:rPr>
          <w:rFonts w:ascii="Times New Roman" w:hAnsi="Times New Roman" w:cs="Times New Roman"/>
        </w:rPr>
        <w:t xml:space="preserve"> LDA topics weighted by comment length</w:t>
      </w:r>
    </w:p>
    <w:p w14:paraId="237307D5" w14:textId="77777777" w:rsidR="00965780" w:rsidRPr="003D165E" w:rsidRDefault="00965780" w:rsidP="00965780">
      <w:pPr>
        <w:pStyle w:val="Compact"/>
        <w:numPr>
          <w:ilvl w:val="1"/>
          <w:numId w:val="3"/>
        </w:numPr>
        <w:rPr>
          <w:rFonts w:ascii="Times New Roman" w:hAnsi="Times New Roman" w:cs="Times New Roman"/>
        </w:rPr>
      </w:pPr>
      <w:r w:rsidRPr="003D165E">
        <w:rPr>
          <w:rFonts w:ascii="Times New Roman" w:hAnsi="Times New Roman" w:cs="Times New Roman"/>
        </w:rPr>
        <w:t xml:space="preserve">Engagement metrics (4 dims): Comment frequency (comments/day), average comment length, topic diversity, </w:t>
      </w:r>
      <w:proofErr w:type="gramStart"/>
      <w:r w:rsidRPr="003D165E">
        <w:rPr>
          <w:rFonts w:ascii="Times New Roman" w:hAnsi="Times New Roman" w:cs="Times New Roman"/>
        </w:rPr>
        <w:t>reply</w:t>
      </w:r>
      <w:proofErr w:type="gramEnd"/>
      <w:r w:rsidRPr="003D165E">
        <w:rPr>
          <w:rFonts w:ascii="Times New Roman" w:hAnsi="Times New Roman" w:cs="Times New Roman"/>
        </w:rPr>
        <w:t xml:space="preserve"> depth</w:t>
      </w:r>
    </w:p>
    <w:p w14:paraId="0F003240" w14:textId="77777777" w:rsidR="00965780" w:rsidRPr="003D165E" w:rsidRDefault="00965780" w:rsidP="00965780">
      <w:pPr>
        <w:pStyle w:val="Compact"/>
        <w:numPr>
          <w:ilvl w:val="1"/>
          <w:numId w:val="3"/>
        </w:numPr>
        <w:rPr>
          <w:rFonts w:ascii="Times New Roman" w:hAnsi="Times New Roman" w:cs="Times New Roman"/>
        </w:rPr>
      </w:pPr>
      <w:r w:rsidRPr="003D165E">
        <w:rPr>
          <w:rFonts w:ascii="Times New Roman" w:hAnsi="Times New Roman" w:cs="Times New Roman"/>
        </w:rPr>
        <w:t>Temporal patterns (2 dims): Recency score, consistency score</w:t>
      </w:r>
    </w:p>
    <w:p w14:paraId="159479C0" w14:textId="713BEA69" w:rsidR="00965780" w:rsidRPr="003D165E" w:rsidRDefault="00965780" w:rsidP="00965780">
      <w:pPr>
        <w:pStyle w:val="BodyText"/>
        <w:rPr>
          <w:rFonts w:ascii="Times New Roman" w:hAnsi="Times New Roman" w:cs="Times New Roman"/>
          <w:lang w:eastAsia="ja-JP"/>
        </w:rPr>
      </w:pPr>
      <w:r w:rsidRPr="003D165E">
        <w:rPr>
          <w:rFonts w:ascii="Times New Roman" w:hAnsi="Times New Roman" w:cs="Times New Roman"/>
        </w:rPr>
        <w:t xml:space="preserve">Hashtags </w:t>
      </w:r>
      <m:oMath>
        <m:d>
          <m:dPr>
            <m:ctrlPr>
              <w:ins w:id="267" w:author="Valcin, Vieux" w:date="2025-10-24T12:18:00Z" w16du:dateUtc="2025-10-24T16:18:00Z">
                <w:rPr>
                  <w:rFonts w:ascii="Cambria Math" w:hAnsi="Cambria Math" w:cs="Times New Roman"/>
                  <w:i/>
                </w:rPr>
              </w:ins>
            </m:ctrlPr>
          </m:dPr>
          <m:e>
            <m:sSubSup>
              <m:sSubSupPr>
                <m:ctrlPr>
                  <w:ins w:id="268"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69" w:author="Valcin, Vieux" w:date="2025-10-24T11:34:00Z" w16du:dateUtc="2025-10-24T15:34:00Z">
                        <w:rPr>
                          <w:rFonts w:ascii="Cambria Math" w:hAnsi="Cambria Math" w:cs="Times New Roman"/>
                          <w:i/>
                        </w:rPr>
                      </w:ins>
                    </m:ctrlPr>
                  </m:dPr>
                  <m:e>
                    <m:r>
                      <w:rPr>
                        <w:rFonts w:ascii="Cambria Math" w:hAnsi="Cambria Math" w:cs="Times New Roman"/>
                      </w:rPr>
                      <m:t>hashtags</m:t>
                    </m:r>
                  </m:e>
                </m:d>
              </m:sup>
            </m:sSubSup>
            <m:r>
              <w:rPr>
                <w:rFonts w:ascii="Cambria Math" w:hAnsi="Cambria Math" w:cs="Times New Roman"/>
              </w:rPr>
              <m:t>∈</m:t>
            </m:r>
            <m:sSup>
              <m:sSupPr>
                <m:ctrlPr>
                  <w:ins w:id="270"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m:rPr>
                    <m:sty m:val="p"/>
                  </m:rPr>
                  <w:rPr>
                    <w:rFonts w:ascii="Cambria Math" w:hAnsi="Cambria Math" w:cs="Times New Roman"/>
                  </w:rPr>
                  <m:t>6</m:t>
                </m:r>
              </m:sup>
            </m:sSup>
          </m:e>
        </m:d>
      </m:oMath>
      <w:r w:rsidRPr="003D165E">
        <w:rPr>
          <w:rFonts w:ascii="Times New Roman" w:hAnsi="Times New Roman" w:cs="Times New Roman"/>
        </w:rPr>
        <w:t>:</w:t>
      </w:r>
    </w:p>
    <w:p w14:paraId="7C0F6C93" w14:textId="77777777" w:rsidR="0024271F" w:rsidRPr="003D165E" w:rsidRDefault="00DF2AEB" w:rsidP="0024271F">
      <w:pPr>
        <w:pStyle w:val="Compact"/>
        <w:numPr>
          <w:ilvl w:val="1"/>
          <w:numId w:val="3"/>
        </w:numPr>
        <w:rPr>
          <w:rFonts w:ascii="Times New Roman" w:hAnsi="Times New Roman" w:cs="Times New Roman"/>
        </w:rPr>
      </w:pPr>
      <w:r w:rsidRPr="003D165E">
        <w:rPr>
          <w:rFonts w:ascii="Times New Roman" w:hAnsi="Times New Roman" w:cs="Times New Roman"/>
        </w:rPr>
        <w:t xml:space="preserve">Topic distribution of </w:t>
      </w:r>
      <w:proofErr w:type="spellStart"/>
      <w:r w:rsidRPr="003D165E">
        <w:rPr>
          <w:rFonts w:ascii="Times New Roman" w:hAnsi="Times New Roman" w:cs="Times New Roman"/>
        </w:rPr>
        <w:t>hashtagged</w:t>
      </w:r>
      <w:proofErr w:type="spellEnd"/>
      <w:r w:rsidRPr="003D165E">
        <w:rPr>
          <w:rFonts w:ascii="Times New Roman" w:hAnsi="Times New Roman" w:cs="Times New Roman"/>
        </w:rPr>
        <w:t xml:space="preserve"> content (3 dims): </w:t>
      </w:r>
      <w:proofErr w:type="gramStart"/>
      <w:r w:rsidRPr="003D165E">
        <w:rPr>
          <w:rFonts w:ascii="Times New Roman" w:hAnsi="Times New Roman" w:cs="Times New Roman"/>
        </w:rPr>
        <w:t>Top-3</w:t>
      </w:r>
      <w:proofErr w:type="gramEnd"/>
      <w:r w:rsidRPr="003D165E">
        <w:rPr>
          <w:rFonts w:ascii="Times New Roman" w:hAnsi="Times New Roman" w:cs="Times New Roman"/>
        </w:rPr>
        <w:t xml:space="preserve"> hashtag clusters via co-occurrence analysis</w:t>
      </w:r>
    </w:p>
    <w:p w14:paraId="76C53B96" w14:textId="77777777" w:rsidR="008B72D1" w:rsidRPr="003D165E" w:rsidRDefault="0024271F" w:rsidP="0024271F">
      <w:pPr>
        <w:pStyle w:val="Compact"/>
        <w:numPr>
          <w:ilvl w:val="1"/>
          <w:numId w:val="3"/>
        </w:numPr>
        <w:rPr>
          <w:rFonts w:ascii="Times New Roman" w:hAnsi="Times New Roman" w:cs="Times New Roman"/>
        </w:rPr>
      </w:pPr>
      <w:r w:rsidRPr="003D165E">
        <w:rPr>
          <w:rFonts w:ascii="Times New Roman" w:hAnsi="Times New Roman" w:cs="Times New Roman"/>
        </w:rPr>
        <w:t>Engagement metrics (2 dims): Hashtag frequency (hashtags/day), unique hashtag diversity</w:t>
      </w:r>
    </w:p>
    <w:p w14:paraId="078BD0D2" w14:textId="77777777" w:rsidR="0024271F" w:rsidRPr="003D165E" w:rsidRDefault="0024271F" w:rsidP="0024271F">
      <w:pPr>
        <w:pStyle w:val="Compact"/>
        <w:numPr>
          <w:ilvl w:val="1"/>
          <w:numId w:val="3"/>
        </w:numPr>
        <w:rPr>
          <w:rFonts w:ascii="Times New Roman" w:hAnsi="Times New Roman" w:cs="Times New Roman"/>
        </w:rPr>
      </w:pPr>
      <w:r w:rsidRPr="003D165E">
        <w:rPr>
          <w:rFonts w:ascii="Times New Roman" w:hAnsi="Times New Roman" w:cs="Times New Roman"/>
        </w:rPr>
        <w:t>Temporal patterns (1 dim): Recency score</w:t>
      </w:r>
    </w:p>
    <w:p w14:paraId="19D6CE5A" w14:textId="1307A249" w:rsidR="0024271F" w:rsidRPr="003D165E" w:rsidRDefault="0024271F" w:rsidP="0024271F">
      <w:pPr>
        <w:pStyle w:val="BodyText"/>
        <w:rPr>
          <w:rFonts w:ascii="Times New Roman" w:hAnsi="Times New Roman" w:cs="Times New Roman"/>
          <w:lang w:eastAsia="ja-JP"/>
        </w:rPr>
      </w:pPr>
      <w:r w:rsidRPr="003D165E">
        <w:rPr>
          <w:rFonts w:ascii="Times New Roman" w:hAnsi="Times New Roman" w:cs="Times New Roman"/>
        </w:rPr>
        <w:t xml:space="preserve">Likes </w:t>
      </w:r>
      <m:oMath>
        <m:d>
          <m:dPr>
            <m:ctrlPr>
              <w:ins w:id="271" w:author="Valcin, Vieux" w:date="2025-10-24T12:18:00Z" w16du:dateUtc="2025-10-24T16:18:00Z">
                <w:rPr>
                  <w:rFonts w:ascii="Cambria Math" w:hAnsi="Cambria Math" w:cs="Times New Roman"/>
                  <w:i/>
                </w:rPr>
              </w:ins>
            </m:ctrlPr>
          </m:dPr>
          <m:e>
            <m:sSubSup>
              <m:sSubSupPr>
                <m:ctrlPr>
                  <w:ins w:id="272"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73" w:author="Valcin, Vieux" w:date="2025-10-24T11:34:00Z" w16du:dateUtc="2025-10-24T15:34:00Z">
                        <w:rPr>
                          <w:rFonts w:ascii="Cambria Math" w:hAnsi="Cambria Math" w:cs="Times New Roman"/>
                          <w:i/>
                        </w:rPr>
                      </w:ins>
                    </m:ctrlPr>
                  </m:dPr>
                  <m:e>
                    <m:r>
                      <w:rPr>
                        <w:rFonts w:ascii="Cambria Math" w:hAnsi="Cambria Math" w:cs="Times New Roman"/>
                      </w:rPr>
                      <m:t>likes</m:t>
                    </m:r>
                  </m:e>
                </m:d>
              </m:sup>
            </m:sSubSup>
            <m:r>
              <w:rPr>
                <w:rFonts w:ascii="Cambria Math" w:hAnsi="Cambria Math" w:cs="Times New Roman"/>
              </w:rPr>
              <m:t>∈</m:t>
            </m:r>
            <m:sSup>
              <m:sSupPr>
                <m:ctrlPr>
                  <w:ins w:id="274"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m:rPr>
                    <m:sty m:val="p"/>
                  </m:rPr>
                  <w:rPr>
                    <w:rFonts w:ascii="Cambria Math" w:hAnsi="Cambria Math" w:cs="Times New Roman"/>
                  </w:rPr>
                  <m:t>3</m:t>
                </m:r>
              </m:sup>
            </m:sSup>
          </m:e>
        </m:d>
      </m:oMath>
      <w:r w:rsidRPr="003D165E">
        <w:rPr>
          <w:rFonts w:ascii="Times New Roman" w:hAnsi="Times New Roman" w:cs="Times New Roman"/>
        </w:rPr>
        <w:t>:</w:t>
      </w:r>
    </w:p>
    <w:p w14:paraId="60B6FFCD" w14:textId="77777777" w:rsidR="00124BF8" w:rsidRPr="003D165E" w:rsidRDefault="00124BF8" w:rsidP="00124BF8">
      <w:pPr>
        <w:pStyle w:val="Compact"/>
        <w:numPr>
          <w:ilvl w:val="1"/>
          <w:numId w:val="3"/>
        </w:numPr>
        <w:rPr>
          <w:rFonts w:ascii="Times New Roman" w:hAnsi="Times New Roman" w:cs="Times New Roman"/>
        </w:rPr>
      </w:pPr>
      <w:r w:rsidRPr="003D165E">
        <w:rPr>
          <w:rFonts w:ascii="Times New Roman" w:hAnsi="Times New Roman" w:cs="Times New Roman"/>
        </w:rPr>
        <w:t xml:space="preserve">Topic distribution of liked posts (1 dim): Dominant topic via mode of LDA topics </w:t>
      </w:r>
    </w:p>
    <w:p w14:paraId="678042A6" w14:textId="77777777" w:rsidR="00124BF8" w:rsidRPr="003D165E" w:rsidRDefault="00124BF8" w:rsidP="00124BF8">
      <w:pPr>
        <w:pStyle w:val="Compact"/>
        <w:numPr>
          <w:ilvl w:val="1"/>
          <w:numId w:val="3"/>
        </w:numPr>
        <w:rPr>
          <w:rFonts w:ascii="Times New Roman" w:hAnsi="Times New Roman" w:cs="Times New Roman"/>
        </w:rPr>
      </w:pPr>
      <w:r w:rsidRPr="003D165E">
        <w:rPr>
          <w:rFonts w:ascii="Times New Roman" w:hAnsi="Times New Roman" w:cs="Times New Roman"/>
        </w:rPr>
        <w:t>E</w:t>
      </w:r>
      <w:r w:rsidR="00D51E44" w:rsidRPr="003D165E">
        <w:rPr>
          <w:rFonts w:ascii="Times New Roman" w:hAnsi="Times New Roman" w:cs="Times New Roman"/>
        </w:rPr>
        <w:t>ngagement metrics (1 dim): Like frequency (likes/day)</w:t>
      </w:r>
    </w:p>
    <w:p w14:paraId="3E89B8B7" w14:textId="77777777" w:rsidR="00124BF8" w:rsidRPr="003D165E" w:rsidRDefault="00124BF8" w:rsidP="00124BF8">
      <w:pPr>
        <w:pStyle w:val="Compact"/>
        <w:numPr>
          <w:ilvl w:val="1"/>
          <w:numId w:val="3"/>
        </w:numPr>
        <w:rPr>
          <w:rFonts w:ascii="Times New Roman" w:hAnsi="Times New Roman" w:cs="Times New Roman"/>
        </w:rPr>
      </w:pPr>
      <w:r w:rsidRPr="003D165E">
        <w:rPr>
          <w:rFonts w:ascii="Times New Roman" w:hAnsi="Times New Roman" w:cs="Times New Roman"/>
        </w:rPr>
        <w:t>T</w:t>
      </w:r>
      <w:r w:rsidR="003E755C" w:rsidRPr="003D165E">
        <w:rPr>
          <w:rFonts w:ascii="Times New Roman" w:hAnsi="Times New Roman" w:cs="Times New Roman"/>
        </w:rPr>
        <w:t>emporal patterns (0 dims): Omitted due to low frequency</w:t>
      </w:r>
    </w:p>
    <w:p w14:paraId="44801939" w14:textId="5446F9DA" w:rsidR="00D51E44" w:rsidRPr="003D165E" w:rsidRDefault="00D51E44" w:rsidP="00D51E44">
      <w:pPr>
        <w:pStyle w:val="BodyText"/>
        <w:rPr>
          <w:rFonts w:ascii="Times New Roman" w:hAnsi="Times New Roman" w:cs="Times New Roman"/>
          <w:lang w:val="fr-FR" w:eastAsia="ja-JP"/>
        </w:rPr>
      </w:pPr>
      <w:proofErr w:type="spellStart"/>
      <w:r w:rsidRPr="003D165E">
        <w:rPr>
          <w:rFonts w:ascii="Times New Roman" w:hAnsi="Times New Roman" w:cs="Times New Roman"/>
          <w:lang w:val="fr-FR"/>
        </w:rPr>
        <w:t>Saves</w:t>
      </w:r>
      <w:proofErr w:type="spellEnd"/>
      <w:r w:rsidRPr="003D165E">
        <w:rPr>
          <w:rFonts w:ascii="Times New Roman" w:hAnsi="Times New Roman" w:cs="Times New Roman"/>
          <w:lang w:val="fr-FR"/>
        </w:rPr>
        <w:t xml:space="preserve"> </w:t>
      </w:r>
      <m:oMath>
        <m:d>
          <m:dPr>
            <m:ctrlPr>
              <w:ins w:id="275" w:author="Valcin, Vieux" w:date="2025-10-24T12:18:00Z" w16du:dateUtc="2025-10-24T16:18:00Z">
                <w:rPr>
                  <w:rFonts w:ascii="Cambria Math" w:hAnsi="Cambria Math" w:cs="Times New Roman"/>
                  <w:i/>
                  <w:lang w:val="fr-FR"/>
                </w:rPr>
              </w:ins>
            </m:ctrlPr>
          </m:dPr>
          <m:e>
            <m:sSubSup>
              <m:sSubSupPr>
                <m:ctrlPr>
                  <w:ins w:id="276" w:author="Valcin, Vieux" w:date="2025-10-24T11:34:00Z" w16du:dateUtc="2025-10-24T15:34:00Z">
                    <w:rPr>
                      <w:rFonts w:ascii="Cambria Math" w:hAnsi="Cambria Math" w:cs="Times New Roman"/>
                    </w:rPr>
                  </w:ins>
                </m:ctrlPr>
              </m:sSubSupPr>
              <m:e>
                <m:r>
                  <w:rPr>
                    <w:rFonts w:ascii="Cambria Math" w:hAnsi="Cambria Math" w:cs="Times New Roman"/>
                  </w:rPr>
                  <m:t>f</m:t>
                </m:r>
              </m:e>
              <m:sub>
                <m:r>
                  <w:rPr>
                    <w:rFonts w:ascii="Cambria Math" w:hAnsi="Cambria Math" w:cs="Times New Roman"/>
                  </w:rPr>
                  <m:t>i</m:t>
                </m:r>
              </m:sub>
              <m:sup>
                <m:d>
                  <m:dPr>
                    <m:ctrlPr>
                      <w:ins w:id="277" w:author="Valcin, Vieux" w:date="2025-10-24T11:34:00Z" w16du:dateUtc="2025-10-24T15:34:00Z">
                        <w:rPr>
                          <w:rFonts w:ascii="Cambria Math" w:hAnsi="Cambria Math" w:cs="Times New Roman"/>
                          <w:i/>
                        </w:rPr>
                      </w:ins>
                    </m:ctrlPr>
                  </m:dPr>
                  <m:e>
                    <m:r>
                      <w:rPr>
                        <w:rFonts w:ascii="Cambria Math" w:hAnsi="Cambria Math" w:cs="Times New Roman"/>
                      </w:rPr>
                      <m:t>saves</m:t>
                    </m:r>
                  </m:e>
                </m:d>
              </m:sup>
            </m:sSubSup>
            <m:r>
              <w:rPr>
                <w:rFonts w:ascii="Cambria Math" w:hAnsi="Cambria Math" w:cs="Times New Roman"/>
                <w:lang w:val="fr-FR"/>
              </w:rPr>
              <m:t>∈</m:t>
            </m:r>
            <m:sSup>
              <m:sSupPr>
                <m:ctrlPr>
                  <w:ins w:id="278"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lang w:val="fr-FR"/>
                  </w:rPr>
                  <m:t>R</m:t>
                </m:r>
              </m:e>
              <m:sup>
                <m:r>
                  <m:rPr>
                    <m:sty m:val="p"/>
                  </m:rPr>
                  <w:rPr>
                    <w:rFonts w:ascii="Cambria Math" w:hAnsi="Cambria Math" w:cs="Times New Roman"/>
                    <w:lang w:val="fr-FR"/>
                  </w:rPr>
                  <m:t>2</m:t>
                </m:r>
              </m:sup>
            </m:sSup>
          </m:e>
        </m:d>
      </m:oMath>
      <w:r w:rsidRPr="003D165E">
        <w:rPr>
          <w:rFonts w:ascii="Times New Roman" w:hAnsi="Times New Roman" w:cs="Times New Roman"/>
          <w:lang w:val="fr-FR"/>
        </w:rPr>
        <w:t>:</w:t>
      </w:r>
    </w:p>
    <w:p w14:paraId="01548A42" w14:textId="77777777" w:rsidR="00D51E44" w:rsidRPr="003D165E" w:rsidRDefault="00D51E44" w:rsidP="00D51E44">
      <w:pPr>
        <w:pStyle w:val="Compact"/>
        <w:numPr>
          <w:ilvl w:val="1"/>
          <w:numId w:val="3"/>
        </w:numPr>
        <w:rPr>
          <w:rFonts w:ascii="Times New Roman" w:hAnsi="Times New Roman" w:cs="Times New Roman"/>
        </w:rPr>
      </w:pPr>
      <w:r w:rsidRPr="003D165E">
        <w:rPr>
          <w:rFonts w:ascii="Times New Roman" w:hAnsi="Times New Roman" w:cs="Times New Roman"/>
        </w:rPr>
        <w:t>T</w:t>
      </w:r>
      <w:r w:rsidR="003E755C" w:rsidRPr="003D165E">
        <w:rPr>
          <w:rFonts w:ascii="Times New Roman" w:hAnsi="Times New Roman" w:cs="Times New Roman"/>
        </w:rPr>
        <w:t>opic distribution of saved posts (1 dim): Dominant topic via mode</w:t>
      </w:r>
    </w:p>
    <w:p w14:paraId="2348C4B2" w14:textId="77777777" w:rsidR="00D51E44" w:rsidRPr="003D165E" w:rsidRDefault="00D51E44" w:rsidP="00D51E44">
      <w:pPr>
        <w:pStyle w:val="Compact"/>
        <w:numPr>
          <w:ilvl w:val="1"/>
          <w:numId w:val="3"/>
        </w:numPr>
        <w:rPr>
          <w:rFonts w:ascii="Times New Roman" w:hAnsi="Times New Roman" w:cs="Times New Roman"/>
        </w:rPr>
      </w:pPr>
      <w:r w:rsidRPr="003D165E">
        <w:rPr>
          <w:rFonts w:ascii="Times New Roman" w:hAnsi="Times New Roman" w:cs="Times New Roman"/>
        </w:rPr>
        <w:t>E</w:t>
      </w:r>
      <w:r w:rsidR="003E755C" w:rsidRPr="003D165E">
        <w:rPr>
          <w:rFonts w:ascii="Times New Roman" w:hAnsi="Times New Roman" w:cs="Times New Roman"/>
        </w:rPr>
        <w:t>ngagement metrics (1 dim): Save frequency (saves/day)</w:t>
      </w:r>
    </w:p>
    <w:p w14:paraId="39AE956A" w14:textId="77777777" w:rsidR="00D51E44" w:rsidRPr="003D165E" w:rsidRDefault="00D51E44" w:rsidP="00D51E44">
      <w:pPr>
        <w:pStyle w:val="Compact"/>
        <w:numPr>
          <w:ilvl w:val="1"/>
          <w:numId w:val="3"/>
        </w:numPr>
        <w:rPr>
          <w:rFonts w:ascii="Times New Roman" w:hAnsi="Times New Roman" w:cs="Times New Roman"/>
        </w:rPr>
      </w:pPr>
      <w:r w:rsidRPr="003D165E">
        <w:rPr>
          <w:rFonts w:ascii="Times New Roman" w:hAnsi="Times New Roman" w:cs="Times New Roman"/>
        </w:rPr>
        <w:t>Temporal patterns (1 dim): Recency score</w:t>
      </w:r>
    </w:p>
    <w:p w14:paraId="79A6E40D" w14:textId="77777777" w:rsidR="008B72D1" w:rsidRPr="003D165E" w:rsidRDefault="00F970D1" w:rsidP="00F970D1">
      <w:pPr>
        <w:pStyle w:val="BodyText"/>
        <w:rPr>
          <w:rFonts w:ascii="Times New Roman" w:hAnsi="Times New Roman" w:cs="Times New Roman"/>
        </w:rPr>
      </w:pPr>
      <w:r w:rsidRPr="003D165E">
        <w:rPr>
          <w:rFonts w:ascii="Times New Roman" w:hAnsi="Times New Roman" w:cs="Times New Roman"/>
        </w:rPr>
        <w:t xml:space="preserve">This comprehensive engagement representation distinguishes content creation (text modality from content consumption and interaction patterns, providing a more complete profile of user interests, ideological exposure, and community participation. The hierarchical weighting </w:t>
      </w:r>
      <w:r w:rsidRPr="003D165E">
        <w:rPr>
          <w:rFonts w:ascii="Times New Roman" w:hAnsi="Times New Roman" w:cs="Times New Roman"/>
        </w:rPr>
        <w:lastRenderedPageBreak/>
        <w:t xml:space="preserve">(modality-level </w:t>
      </w:r>
      <m:oMath>
        <m:r>
          <w:rPr>
            <w:rFonts w:ascii="Cambria Math" w:hAnsi="Cambria Math" w:cs="Times New Roman"/>
          </w:rPr>
          <m:t>α</m:t>
        </m:r>
      </m:oMath>
      <w:r w:rsidRPr="003D165E">
        <w:rPr>
          <w:rFonts w:ascii="Times New Roman" w:hAnsi="Times New Roman" w:cs="Times New Roman"/>
        </w:rPr>
        <w:t xml:space="preserve"> and engagement-type</w:t>
      </w:r>
      <w:r w:rsidR="00E36517" w:rsidRPr="003D165E">
        <w:rPr>
          <w:rFonts w:ascii="Times New Roman" w:hAnsi="Times New Roman" w:cs="Times New Roman"/>
        </w:rPr>
        <w:t xml:space="preserve"> </w:t>
      </w:r>
      <m:oMath>
        <m:r>
          <w:rPr>
            <w:rFonts w:ascii="Cambria Math" w:hAnsi="Cambria Math" w:cs="Times New Roman"/>
          </w:rPr>
          <m:t>β</m:t>
        </m:r>
      </m:oMath>
      <w:r w:rsidR="00E36517" w:rsidRPr="003D165E">
        <w:rPr>
          <w:rFonts w:ascii="Times New Roman" w:hAnsi="Times New Roman" w:cs="Times New Roman"/>
        </w:rPr>
        <w:t>)</w:t>
      </w:r>
      <w:r w:rsidRPr="003D165E">
        <w:rPr>
          <w:rFonts w:ascii="Times New Roman" w:hAnsi="Times New Roman" w:cs="Times New Roman"/>
        </w:rPr>
        <w:t xml:space="preserve"> allows the model to prioritize signals by their informativeness and frequency.</w:t>
      </w:r>
    </w:p>
    <w:p w14:paraId="1287B578"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rPr>
        <w:t>The total dimensionality of the multi-modal space is:</w:t>
      </w:r>
    </w:p>
    <w:p w14:paraId="7B49820D" w14:textId="77777777" w:rsidR="00EF1988" w:rsidRPr="003D165E" w:rsidRDefault="00000000">
      <w:pPr>
        <w:pStyle w:val="BodyText"/>
        <w:rPr>
          <w:rFonts w:ascii="Times New Roman" w:hAnsi="Times New Roman" w:cs="Times New Roman"/>
        </w:rPr>
      </w:pPr>
      <m:oMathPara>
        <m:oMathParaPr>
          <m:jc m:val="center"/>
        </m:oMathParaPr>
        <m:oMath>
          <m:sSub>
            <m:sSubPr>
              <m:ctrlPr>
                <w:ins w:id="279"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m:t>
              </m:r>
            </m:sub>
          </m:sSub>
          <m:r>
            <w:rPr>
              <w:rFonts w:ascii="Cambria Math" w:hAnsi="Cambria Math" w:cs="Times New Roman"/>
            </w:rPr>
            <m:t>=</m:t>
          </m:r>
          <m:sSub>
            <m:sSubPr>
              <m:ctrlPr>
                <w:ins w:id="280"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text</m:t>
              </m:r>
            </m:sub>
          </m:sSub>
          <m:r>
            <w:rPr>
              <w:rFonts w:ascii="Cambria Math" w:hAnsi="Cambria Math" w:cs="Times New Roman"/>
            </w:rPr>
            <m:t>+</m:t>
          </m:r>
          <m:sSub>
            <m:sSubPr>
              <m:ctrlPr>
                <w:ins w:id="281"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image</m:t>
              </m:r>
            </m:sub>
          </m:sSub>
          <m:r>
            <w:rPr>
              <w:rFonts w:ascii="Cambria Math" w:hAnsi="Cambria Math" w:cs="Times New Roman"/>
            </w:rPr>
            <m:t>+</m:t>
          </m:r>
          <m:sSub>
            <m:sSubPr>
              <m:ctrlPr>
                <w:ins w:id="282"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network</m:t>
              </m:r>
            </m:sub>
          </m:sSub>
          <m:r>
            <w:rPr>
              <w:rFonts w:ascii="Cambria Math" w:hAnsi="Cambria Math" w:cs="Times New Roman"/>
            </w:rPr>
            <m:t xml:space="preserve">+ </m:t>
          </m:r>
          <m:sSub>
            <m:sSubPr>
              <m:ctrlPr>
                <w:ins w:id="283"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engagement</m:t>
              </m:r>
            </m:sub>
          </m:sSub>
          <m:r>
            <w:rPr>
              <w:rFonts w:ascii="Cambria Math" w:hAnsi="Cambria Math" w:cs="Times New Roman"/>
            </w:rPr>
            <m:t>=384+512+128 +32 =1056</m:t>
          </m:r>
        </m:oMath>
      </m:oMathPara>
    </w:p>
    <w:p w14:paraId="4E0F152C" w14:textId="77777777" w:rsidR="00EF1988" w:rsidRPr="003D165E" w:rsidRDefault="00591BCA">
      <w:pPr>
        <w:pStyle w:val="Heading4"/>
        <w:rPr>
          <w:rFonts w:ascii="Times New Roman" w:hAnsi="Times New Roman" w:cs="Times New Roman"/>
          <w:color w:val="auto"/>
        </w:rPr>
      </w:pPr>
      <w:bookmarkStart w:id="284" w:name="mahalanobis-distance"/>
      <w:r w:rsidRPr="003D165E">
        <w:rPr>
          <w:rFonts w:ascii="Times New Roman" w:hAnsi="Times New Roman" w:cs="Times New Roman"/>
          <w:color w:val="auto"/>
        </w:rPr>
        <w:t xml:space="preserve">2.1.2 </w:t>
      </w:r>
      <w:proofErr w:type="spellStart"/>
      <w:r w:rsidRPr="003D165E">
        <w:rPr>
          <w:rFonts w:ascii="Times New Roman" w:hAnsi="Times New Roman" w:cs="Times New Roman"/>
          <w:color w:val="auto"/>
        </w:rPr>
        <w:t>Mahalanobis</w:t>
      </w:r>
      <w:proofErr w:type="spellEnd"/>
      <w:r w:rsidRPr="003D165E">
        <w:rPr>
          <w:rFonts w:ascii="Times New Roman" w:hAnsi="Times New Roman" w:cs="Times New Roman"/>
          <w:color w:val="auto"/>
        </w:rPr>
        <w:t xml:space="preserve"> Distance</w:t>
      </w:r>
      <w:bookmarkEnd w:id="284"/>
    </w:p>
    <w:p w14:paraId="33AC1AEB"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The </w:t>
      </w:r>
      <w:proofErr w:type="spellStart"/>
      <w:r w:rsidRPr="003D165E">
        <w:rPr>
          <w:rFonts w:ascii="Times New Roman" w:hAnsi="Times New Roman" w:cs="Times New Roman"/>
        </w:rPr>
        <w:t>Mahalanobis</w:t>
      </w:r>
      <w:proofErr w:type="spellEnd"/>
      <w:r w:rsidRPr="003D165E">
        <w:rPr>
          <w:rFonts w:ascii="Times New Roman" w:hAnsi="Times New Roman" w:cs="Times New Roman"/>
        </w:rPr>
        <w:t xml:space="preserve"> distance between users </w:t>
      </w:r>
      <m:oMath>
        <m:r>
          <w:rPr>
            <w:rFonts w:ascii="Cambria Math" w:hAnsi="Cambria Math" w:cs="Times New Roman"/>
          </w:rPr>
          <m:t>i</m:t>
        </m:r>
      </m:oMath>
      <w:r w:rsidRPr="003D165E">
        <w:rPr>
          <w:rFonts w:ascii="Times New Roman" w:hAnsi="Times New Roman" w:cs="Times New Roman"/>
        </w:rPr>
        <w:t xml:space="preserve"> and </w:t>
      </w:r>
      <m:oMath>
        <m:r>
          <w:rPr>
            <w:rFonts w:ascii="Cambria Math" w:hAnsi="Cambria Math" w:cs="Times New Roman"/>
          </w:rPr>
          <m:t>j</m:t>
        </m:r>
      </m:oMath>
      <w:r w:rsidRPr="003D165E">
        <w:rPr>
          <w:rFonts w:ascii="Times New Roman" w:hAnsi="Times New Roman" w:cs="Times New Roman"/>
        </w:rPr>
        <w:t xml:space="preserve"> in the multi-modal space is defined as:</w:t>
      </w:r>
    </w:p>
    <w:p w14:paraId="6C916C5B" w14:textId="1C4839BC" w:rsidR="00EF1988" w:rsidRPr="003D165E" w:rsidRDefault="00000000">
      <w:pPr>
        <w:pStyle w:val="BodyText"/>
        <w:rPr>
          <w:rFonts w:ascii="Times New Roman" w:hAnsi="Times New Roman" w:cs="Times New Roman"/>
        </w:rPr>
      </w:pPr>
      <m:oMathPara>
        <m:oMathParaPr>
          <m:jc m:val="center"/>
        </m:oMathParaPr>
        <m:oMath>
          <m:sSub>
            <m:sSubPr>
              <m:ctrlPr>
                <w:ins w:id="285"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Mahalanobis</m:t>
              </m:r>
            </m:sub>
          </m:sSub>
          <m:d>
            <m:dPr>
              <m:ctrlPr>
                <w:ins w:id="286" w:author="Valcin, Vieux" w:date="2025-10-24T12:18:00Z" w16du:dateUtc="2025-10-24T16:18:00Z">
                  <w:rPr>
                    <w:rFonts w:ascii="Cambria Math" w:hAnsi="Cambria Math" w:cs="Times New Roman"/>
                    <w:i/>
                  </w:rPr>
                </w:ins>
              </m:ctrlPr>
            </m:dPr>
            <m:e>
              <m:sSub>
                <m:sSubPr>
                  <m:ctrlPr>
                    <w:ins w:id="287"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ins w:id="288"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rPr>
            <m:t>=</m:t>
          </m:r>
          <m:rad>
            <m:radPr>
              <m:degHide m:val="1"/>
              <m:ctrlPr>
                <w:ins w:id="289" w:author="Valcin, Vieux" w:date="2025-10-24T11:34:00Z" w16du:dateUtc="2025-10-24T15:34:00Z">
                  <w:rPr>
                    <w:rFonts w:ascii="Cambria Math" w:hAnsi="Cambria Math" w:cs="Times New Roman"/>
                  </w:rPr>
                </w:ins>
              </m:ctrlPr>
            </m:radPr>
            <m:deg/>
            <m:e>
              <m:r>
                <w:rPr>
                  <w:rFonts w:ascii="Cambria Math" w:hAnsi="Cambria Math" w:cs="Times New Roman"/>
                </w:rPr>
                <m:t>(</m:t>
              </m:r>
              <m:sSub>
                <m:sSubPr>
                  <m:ctrlPr>
                    <w:ins w:id="290"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ins w:id="291"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j</m:t>
                  </m:r>
                </m:sub>
              </m:sSub>
              <m:sSup>
                <m:sSupPr>
                  <m:ctrlPr>
                    <w:ins w:id="292"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T</m:t>
                  </m:r>
                </m:sup>
              </m:sSup>
              <m:sSup>
                <m:sSupPr>
                  <m:ctrlPr>
                    <w:ins w:id="293" w:author="Valcin, Vieux" w:date="2025-10-24T11:34:00Z" w16du:dateUtc="2025-10-24T15:34:00Z">
                      <w:rPr>
                        <w:rFonts w:ascii="Cambria Math" w:hAnsi="Cambria Math" w:cs="Times New Roman"/>
                      </w:rPr>
                    </w:ins>
                  </m:ctrlPr>
                </m:sSupPr>
                <m:e>
                  <m:r>
                    <w:rPr>
                      <w:rFonts w:ascii="Cambria Math" w:hAnsi="Cambria Math" w:cs="Times New Roman"/>
                    </w:rPr>
                    <m:t>Σ</m:t>
                  </m:r>
                </m:e>
                <m:sup>
                  <m:r>
                    <w:rPr>
                      <w:rFonts w:ascii="Cambria Math" w:hAnsi="Cambria Math" w:cs="Times New Roman"/>
                    </w:rPr>
                    <m:t>-1</m:t>
                  </m:r>
                </m:sup>
              </m:sSup>
              <m:r>
                <w:rPr>
                  <w:rFonts w:ascii="Cambria Math" w:hAnsi="Cambria Math" w:cs="Times New Roman"/>
                </w:rPr>
                <m:t>(</m:t>
              </m:r>
              <m:sSub>
                <m:sSubPr>
                  <m:ctrlPr>
                    <w:ins w:id="294"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ins w:id="295"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e>
          </m:rad>
        </m:oMath>
      </m:oMathPara>
    </w:p>
    <w:p w14:paraId="21F6C7BC"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where </w:t>
      </w:r>
      <m:oMath>
        <m:r>
          <w:rPr>
            <w:rFonts w:ascii="Cambria Math" w:hAnsi="Cambria Math" w:cs="Times New Roman"/>
          </w:rPr>
          <m:t>Σ</m:t>
        </m:r>
        <m:r>
          <w:ins w:id="296" w:author="Valcin, Vieux" w:date="2025-10-23T12:18:00Z" w16du:dateUtc="2025-10-23T16:18:00Z">
            <w:rPr>
              <w:rFonts w:ascii="Cambria Math" w:hAnsi="Cambria Math" w:cs="Times New Roman"/>
            </w:rPr>
            <m:t>=Σ</m:t>
          </w:ins>
        </m:r>
        <m:r>
          <w:rPr>
            <w:rFonts w:ascii="Cambria Math" w:hAnsi="Cambria Math" w:cs="Times New Roman"/>
          </w:rPr>
          <m:t>∈</m:t>
        </m:r>
        <m:sSup>
          <m:sSupPr>
            <m:ctrlPr>
              <w:ins w:id="297"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sSub>
              <m:sSubPr>
                <m:ctrlPr>
                  <w:ins w:id="298"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m:t>
                </m:r>
              </m:sub>
            </m:sSub>
            <m:r>
              <w:rPr>
                <w:rFonts w:ascii="Cambria Math" w:hAnsi="Cambria Math" w:cs="Times New Roman"/>
              </w:rPr>
              <m:t>×</m:t>
            </m:r>
            <m:sSub>
              <m:sSubPr>
                <m:ctrlPr>
                  <w:ins w:id="299"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m:t>
                </m:r>
              </m:sub>
            </m:sSub>
          </m:sup>
        </m:sSup>
      </m:oMath>
      <w:r w:rsidRPr="003D165E">
        <w:rPr>
          <w:rFonts w:ascii="Times New Roman" w:hAnsi="Times New Roman" w:cs="Times New Roman"/>
        </w:rPr>
        <w:t xml:space="preserve"> </w:t>
      </w:r>
      <w:del w:id="300" w:author="Valcin, Vieux" w:date="2025-10-23T12:19:00Z" w16du:dateUtc="2025-10-23T16:19:00Z">
        <w:r w:rsidRPr="003D165E" w:rsidDel="00347423">
          <w:rPr>
            <w:rFonts w:ascii="Times New Roman" w:hAnsi="Times New Roman" w:cs="Times New Roman"/>
          </w:rPr>
          <w:delText xml:space="preserve">is </w:delText>
        </w:r>
      </w:del>
      <w:ins w:id="301" w:author="Valcin, Vieux" w:date="2025-10-23T12:19:00Z" w16du:dateUtc="2025-10-23T16:19:00Z">
        <w:r w:rsidR="008B72E1" w:rsidRPr="003D165E">
          <w:rPr>
            <w:rFonts w:ascii="Times New Roman" w:hAnsi="Times New Roman" w:cs="Times New Roman"/>
          </w:rPr>
          <w:t>is</w:t>
        </w:r>
        <w:r w:rsidR="00347423" w:rsidRPr="003D165E">
          <w:rPr>
            <w:rFonts w:ascii="Times New Roman" w:hAnsi="Times New Roman" w:cs="Times New Roman"/>
          </w:rPr>
          <w:t xml:space="preserve"> </w:t>
        </w:r>
      </w:ins>
      <w:r w:rsidRPr="003D165E">
        <w:rPr>
          <w:rFonts w:ascii="Times New Roman" w:hAnsi="Times New Roman" w:cs="Times New Roman"/>
        </w:rPr>
        <w:t>the covariance matrix estimated from all user embeddings:</w:t>
      </w:r>
    </w:p>
    <w:p w14:paraId="135947B3" w14:textId="77777777" w:rsidR="00EF1988" w:rsidRPr="003D165E" w:rsidRDefault="00591BCA">
      <w:pPr>
        <w:pStyle w:val="BodyText"/>
        <w:rPr>
          <w:rFonts w:ascii="Times New Roman" w:hAnsi="Times New Roman" w:cs="Times New Roman"/>
        </w:rPr>
      </w:pPr>
      <m:oMathPara>
        <m:oMathParaPr>
          <m:jc m:val="center"/>
        </m:oMathParaPr>
        <m:oMath>
          <m:r>
            <w:rPr>
              <w:rFonts w:ascii="Cambria Math" w:hAnsi="Cambria Math" w:cs="Times New Roman"/>
            </w:rPr>
            <m:t>Σ=</m:t>
          </m:r>
          <m:f>
            <m:fPr>
              <m:ctrlPr>
                <w:ins w:id="302" w:author="Valcin, Vieux" w:date="2025-10-24T11:34:00Z" w16du:dateUtc="2025-10-24T15:34:00Z">
                  <w:rPr>
                    <w:rFonts w:ascii="Cambria Math" w:hAnsi="Cambria Math" w:cs="Times New Roman"/>
                  </w:rPr>
                </w:ins>
              </m:ctrlPr>
            </m:fPr>
            <m:num>
              <m:r>
                <w:rPr>
                  <w:rFonts w:ascii="Cambria Math" w:hAnsi="Cambria Math" w:cs="Times New Roman"/>
                </w:rPr>
                <m:t>1</m:t>
              </m:r>
            </m:num>
            <m:den>
              <m:r>
                <w:rPr>
                  <w:rFonts w:ascii="Cambria Math" w:hAnsi="Cambria Math" w:cs="Times New Roman"/>
                </w:rPr>
                <m:t>N-1</m:t>
              </m:r>
            </m:den>
          </m:f>
          <m:nary>
            <m:naryPr>
              <m:chr m:val="∑"/>
              <m:limLoc m:val="undOvr"/>
              <m:ctrlPr>
                <w:ins w:id="303" w:author="Valcin, Vieux" w:date="2025-10-24T11:34:00Z" w16du:dateUtc="2025-10-24T15:34:00Z">
                  <w:rPr>
                    <w:rFonts w:ascii="Cambria Math" w:hAnsi="Cambria Math" w:cs="Times New Roman"/>
                  </w:rPr>
                </w:ins>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ins w:id="304"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m:t>
          </m:r>
          <m:sSub>
            <m:sSubPr>
              <m:ctrlPr>
                <w:ins w:id="305"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m:t>
          </m:r>
          <m:sSup>
            <m:sSupPr>
              <m:ctrlPr>
                <w:ins w:id="306"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T</m:t>
              </m:r>
            </m:sup>
          </m:sSup>
          <m:r>
            <w:rPr>
              <w:rFonts w:ascii="Cambria Math" w:hAnsi="Cambria Math" w:cs="Times New Roman"/>
            </w:rPr>
            <m:t>+ϵI</m:t>
          </m:r>
        </m:oMath>
      </m:oMathPara>
    </w:p>
    <w:p w14:paraId="63204DAE" w14:textId="77777777" w:rsidR="00365558" w:rsidRPr="003D165E" w:rsidRDefault="00591BCA" w:rsidP="00323912">
      <w:pPr>
        <w:pStyle w:val="FirstParagraph"/>
        <w:rPr>
          <w:rFonts w:ascii="Times New Roman" w:hAnsi="Times New Roman" w:cs="Times New Roman"/>
        </w:rPr>
      </w:pPr>
      <w:r w:rsidRPr="003D165E">
        <w:rPr>
          <w:rFonts w:ascii="Times New Roman" w:hAnsi="Times New Roman" w:cs="Times New Roman"/>
        </w:rPr>
        <w:t xml:space="preserve">with </w:t>
      </w:r>
      <m:oMath>
        <m:r>
          <w:rPr>
            <w:rFonts w:ascii="Cambria Math" w:hAnsi="Cambria Math" w:cs="Times New Roman"/>
          </w:rPr>
          <m:t>μ=</m:t>
        </m:r>
        <m:f>
          <m:fPr>
            <m:ctrlPr>
              <w:ins w:id="307" w:author="Valcin, Vieux" w:date="2025-10-24T11:34:00Z" w16du:dateUtc="2025-10-24T15:34:00Z">
                <w:rPr>
                  <w:rFonts w:ascii="Cambria Math" w:hAnsi="Cambria Math" w:cs="Times New Roman"/>
                </w:rPr>
              </w:ins>
            </m:ctrlPr>
          </m:fPr>
          <m:num>
            <m:r>
              <w:rPr>
                <w:rFonts w:ascii="Cambria Math" w:hAnsi="Cambria Math" w:cs="Times New Roman"/>
              </w:rPr>
              <m:t>1</m:t>
            </m:r>
          </m:num>
          <m:den>
            <m:r>
              <w:rPr>
                <w:rFonts w:ascii="Cambria Math" w:hAnsi="Cambria Math" w:cs="Times New Roman"/>
              </w:rPr>
              <m:t>N</m:t>
            </m:r>
          </m:den>
        </m:f>
        <m:nary>
          <m:naryPr>
            <m:chr m:val="∑"/>
            <m:limLoc m:val="undOvr"/>
            <m:ctrlPr>
              <w:ins w:id="308" w:author="Valcin, Vieux" w:date="2025-10-24T11:34:00Z" w16du:dateUtc="2025-10-24T15:34:00Z">
                <w:rPr>
                  <w:rFonts w:ascii="Cambria Math" w:hAnsi="Cambria Math" w:cs="Times New Roman"/>
                </w:rPr>
              </w:ins>
            </m:ctrlPr>
          </m:naryPr>
          <m:sub>
            <m:r>
              <w:rPr>
                <w:rFonts w:ascii="Cambria Math" w:hAnsi="Cambria Math" w:cs="Times New Roman"/>
              </w:rPr>
              <m:t>i=1</m:t>
            </m:r>
          </m:sub>
          <m:sup>
            <m:r>
              <w:rPr>
                <w:rFonts w:ascii="Cambria Math" w:hAnsi="Cambria Math" w:cs="Times New Roman"/>
              </w:rPr>
              <m:t>N</m:t>
            </m:r>
          </m:sup>
          <m:e>
            <m:sSub>
              <m:sSubPr>
                <m:ctrlPr>
                  <w:ins w:id="309"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i</m:t>
                </m:r>
              </m:sub>
            </m:sSub>
          </m:e>
        </m:nary>
      </m:oMath>
      <w:r w:rsidRPr="003D165E">
        <w:rPr>
          <w:rFonts w:ascii="Times New Roman" w:hAnsi="Times New Roman" w:cs="Times New Roman"/>
        </w:rPr>
        <w:t xml:space="preserve"> and regularization </w:t>
      </w:r>
      <m:oMath>
        <m:r>
          <w:rPr>
            <w:rFonts w:ascii="Cambria Math" w:hAnsi="Cambria Math" w:cs="Times New Roman"/>
          </w:rPr>
          <m:t>ϵ=</m:t>
        </m:r>
        <m:sSup>
          <m:sSupPr>
            <m:ctrlPr>
              <w:ins w:id="310" w:author="Valcin, Vieux" w:date="2025-10-24T11:34:00Z" w16du:dateUtc="2025-10-24T15:34:00Z">
                <w:rPr>
                  <w:rFonts w:ascii="Cambria Math" w:hAnsi="Cambria Math" w:cs="Times New Roman"/>
                </w:rPr>
              </w:ins>
            </m:ctrlPr>
          </m:sSupPr>
          <m:e>
            <m:r>
              <w:rPr>
                <w:rFonts w:ascii="Cambria Math" w:hAnsi="Cambria Math" w:cs="Times New Roman"/>
              </w:rPr>
              <m:t>10</m:t>
            </m:r>
          </m:e>
          <m:sup>
            <m:r>
              <w:rPr>
                <w:rFonts w:ascii="Cambria Math" w:hAnsi="Cambria Math" w:cs="Times New Roman"/>
              </w:rPr>
              <m:t>-6</m:t>
            </m:r>
          </m:sup>
        </m:sSup>
      </m:oMath>
      <w:r w:rsidRPr="003D165E">
        <w:rPr>
          <w:rFonts w:ascii="Times New Roman" w:hAnsi="Times New Roman" w:cs="Times New Roman"/>
        </w:rPr>
        <w:t>.</w:t>
      </w:r>
      <w:ins w:id="311" w:author="Valcin, Vieux" w:date="2025-10-23T12:57:00Z" w16du:dateUtc="2025-10-23T16:57:00Z">
        <w:r w:rsidR="00B66D0C" w:rsidRPr="003D165E">
          <w:rPr>
            <w:rFonts w:ascii="Times New Roman" w:hAnsi="Times New Roman" w:cs="Times New Roman"/>
            <w:rPrChange w:id="312" w:author="Valcin, Vieux" w:date="2025-10-24T11:35:00Z" w16du:dateUtc="2025-10-24T15:35:00Z">
              <w:rPr/>
            </w:rPrChange>
          </w:rPr>
          <w:t xml:space="preserve"> If Cholesky decomposition fails, the regularization is automatically increased by a factor of 10.</w:t>
        </w:r>
      </w:ins>
    </w:p>
    <w:p w14:paraId="6950FA21" w14:textId="07745E09" w:rsidR="00C458EF" w:rsidRPr="003D165E" w:rsidDel="00DA1EEE" w:rsidRDefault="00DD152B" w:rsidP="00C458EF">
      <w:pPr>
        <w:pStyle w:val="BodyText"/>
        <w:rPr>
          <w:del w:id="313" w:author="Valcin, Vieux" w:date="2025-10-23T10:06:00Z" w16du:dateUtc="2025-10-23T14:06:00Z"/>
          <w:rFonts w:ascii="Times New Roman" w:hAnsi="Times New Roman" w:cs="Times New Roman"/>
          <w:bCs/>
          <w:rPrChange w:id="314" w:author="Valcin, Vieux" w:date="2025-10-24T11:35:00Z" w16du:dateUtc="2025-10-24T15:35:00Z">
            <w:rPr>
              <w:del w:id="315" w:author="Valcin, Vieux" w:date="2025-10-23T10:06:00Z" w16du:dateUtc="2025-10-23T14:06:00Z"/>
              <w:rFonts w:ascii="Times New Roman" w:hAnsi="Times New Roman" w:cs="Times New Roman"/>
              <w:b/>
            </w:rPr>
          </w:rPrChange>
        </w:rPr>
      </w:pPr>
      <w:ins w:id="316" w:author="Valcin, Vieux" w:date="2025-10-23T12:20:00Z" w16du:dateUtc="2025-10-23T16:20:00Z">
        <w:r w:rsidRPr="003D165E">
          <w:rPr>
            <w:rFonts w:ascii="Times New Roman" w:hAnsi="Times New Roman" w:cs="Times New Roman"/>
            <w:bCs/>
          </w:rPr>
          <w:t xml:space="preserve">Traditional sample covariance estimation is highly sensitive to outliers, which are prevalent in social media data due to spam accounts, bots, and extreme user behaviors. To address this limitation, we employ the Minimum Covariance Determinant (MCD) estimator, which provides robust covariance estimation by identifying and </w:t>
        </w:r>
        <w:proofErr w:type="spellStart"/>
        <w:r w:rsidRPr="003D165E">
          <w:rPr>
            <w:rFonts w:ascii="Times New Roman" w:hAnsi="Times New Roman" w:cs="Times New Roman"/>
            <w:bCs/>
          </w:rPr>
          <w:t>downweighting</w:t>
        </w:r>
        <w:proofErr w:type="spellEnd"/>
        <w:r w:rsidRPr="003D165E">
          <w:rPr>
            <w:rFonts w:ascii="Times New Roman" w:hAnsi="Times New Roman" w:cs="Times New Roman"/>
            <w:bCs/>
          </w:rPr>
          <w:t xml:space="preserve"> outlier observations </w:t>
        </w:r>
      </w:ins>
      <w:del w:id="317" w:author="Valcin, Vieux" w:date="2025-10-23T12:20:00Z" w16du:dateUtc="2025-10-23T16:20:00Z">
        <w:r w:rsidR="00C458EF" w:rsidRPr="003D165E" w:rsidDel="00DD152B">
          <w:rPr>
            <w:rFonts w:ascii="Times New Roman" w:hAnsi="Times New Roman" w:cs="Times New Roman"/>
            <w:bCs/>
            <w:rPrChange w:id="318" w:author="Valcin, Vieux" w:date="2025-10-24T11:35:00Z" w16du:dateUtc="2025-10-24T15:35:00Z">
              <w:rPr>
                <w:rFonts w:ascii="Times New Roman" w:hAnsi="Times New Roman" w:cs="Times New Roman"/>
                <w:b/>
              </w:rPr>
            </w:rPrChange>
          </w:rPr>
          <w:delText>With consideration to characteristic outlier sensitivity of the Mahalanobis covariance matrix, we employ the Minimum Covariance Determinant (MCD) as a robust approximation technique for large-scale systems</w:delText>
        </w:r>
      </w:del>
      <w:ins w:id="319" w:author="Valcin, Vieux" w:date="2025-10-23T11:27:00Z" w16du:dateUtc="2025-10-23T15:27:00Z">
        <w:r w:rsidR="00E131CC" w:rsidRPr="003D165E">
          <w:rPr>
            <w:rFonts w:ascii="Times New Roman" w:hAnsi="Times New Roman" w:cs="Times New Roman"/>
            <w:bCs/>
          </w:rPr>
          <w:t>(</w:t>
        </w:r>
        <w:proofErr w:type="spellStart"/>
        <w:r w:rsidR="00E131CC" w:rsidRPr="003D165E">
          <w:rPr>
            <w:rFonts w:ascii="Times New Roman" w:hAnsi="Times New Roman" w:cs="Times New Roman"/>
            <w:bCs/>
          </w:rPr>
          <w:t>Rousseeuw</w:t>
        </w:r>
        <w:proofErr w:type="spellEnd"/>
        <w:r w:rsidR="00E131CC" w:rsidRPr="003D165E">
          <w:rPr>
            <w:rFonts w:ascii="Times New Roman" w:hAnsi="Times New Roman" w:cs="Times New Roman"/>
            <w:bCs/>
          </w:rPr>
          <w:t xml:space="preserve"> &amp; Driessen, 1999)</w:t>
        </w:r>
      </w:ins>
      <w:r w:rsidR="00C458EF" w:rsidRPr="003D165E">
        <w:rPr>
          <w:rFonts w:ascii="Times New Roman" w:hAnsi="Times New Roman" w:cs="Times New Roman"/>
          <w:bCs/>
          <w:rPrChange w:id="320" w:author="Valcin, Vieux" w:date="2025-10-24T11:35:00Z" w16du:dateUtc="2025-10-24T15:35:00Z">
            <w:rPr>
              <w:rFonts w:ascii="Times New Roman" w:hAnsi="Times New Roman" w:cs="Times New Roman"/>
              <w:b/>
            </w:rPr>
          </w:rPrChange>
        </w:rPr>
        <w:t>.</w:t>
      </w:r>
    </w:p>
    <w:p w14:paraId="6298AFBC" w14:textId="77777777" w:rsidR="00C458EF" w:rsidRPr="003D165E" w:rsidDel="008B012A" w:rsidRDefault="003D61B4" w:rsidP="00B70265">
      <w:pPr>
        <w:pStyle w:val="FirstParagraph"/>
        <w:rPr>
          <w:del w:id="321" w:author="Valcin, Vieux" w:date="2025-10-23T10:06:00Z" w16du:dateUtc="2025-10-23T14:06:00Z"/>
          <w:rFonts w:ascii="Times New Roman" w:hAnsi="Times New Roman" w:cs="Times New Roman"/>
          <w:b/>
        </w:rPr>
      </w:pPr>
      <w:ins w:id="322" w:author="Valcin, Vieux" w:date="2025-10-23T10:06:00Z" w16du:dateUtc="2025-10-23T14:06:00Z">
        <w:r w:rsidRPr="003D165E">
          <w:rPr>
            <w:rFonts w:ascii="Times New Roman" w:hAnsi="Times New Roman" w:cs="Times New Roman"/>
            <w:b/>
          </w:rPr>
          <w:t xml:space="preserve"> </w:t>
        </w:r>
      </w:ins>
    </w:p>
    <w:p w14:paraId="169AA0C8" w14:textId="77777777" w:rsidR="008B012A" w:rsidRPr="003D165E" w:rsidRDefault="008B012A" w:rsidP="008B012A">
      <w:pPr>
        <w:pStyle w:val="BodyText"/>
        <w:rPr>
          <w:ins w:id="323" w:author="Valcin, Vieux" w:date="2025-10-23T10:09:00Z" w16du:dateUtc="2025-10-23T14:09:00Z"/>
          <w:rFonts w:ascii="Times New Roman" w:hAnsi="Times New Roman" w:cs="Times New Roman"/>
          <w:rPrChange w:id="324" w:author="Valcin, Vieux" w:date="2025-10-24T11:35:00Z" w16du:dateUtc="2025-10-24T15:35:00Z">
            <w:rPr>
              <w:ins w:id="325" w:author="Valcin, Vieux" w:date="2025-10-23T10:09:00Z" w16du:dateUtc="2025-10-23T14:09:00Z"/>
              <w:rFonts w:ascii="Times New Roman" w:hAnsi="Times New Roman" w:cs="Times New Roman"/>
              <w:b/>
            </w:rPr>
          </w:rPrChange>
        </w:rPr>
      </w:pPr>
    </w:p>
    <w:p w14:paraId="4516D832" w14:textId="4D168935" w:rsidR="00EF1988" w:rsidRPr="003D165E" w:rsidDel="009E33F1" w:rsidRDefault="004F3FD9">
      <w:pPr>
        <w:pStyle w:val="BodyText"/>
        <w:rPr>
          <w:del w:id="326" w:author="Valcin, Vieux" w:date="2025-10-23T10:05:00Z" w16du:dateUtc="2025-10-23T14:05:00Z"/>
          <w:rFonts w:ascii="Times New Roman" w:hAnsi="Times New Roman" w:cs="Times New Roman"/>
          <w:bCs/>
        </w:rPr>
      </w:pPr>
      <w:ins w:id="327" w:author="Valcin, Vieux" w:date="2025-10-23T12:21:00Z" w16du:dateUtc="2025-10-23T16:21:00Z">
        <w:r w:rsidRPr="003D165E">
          <w:rPr>
            <w:rFonts w:ascii="Times New Roman" w:hAnsi="Times New Roman" w:cs="Times New Roman"/>
            <w:bCs/>
          </w:rPr>
          <w:t xml:space="preserve">The MCD estimator finds a subset </w:t>
        </w:r>
      </w:ins>
      <m:oMath>
        <m:r>
          <w:ins w:id="328" w:author="Valcin, Vieux" w:date="2025-10-23T12:21:00Z" w16du:dateUtc="2025-10-23T16:21:00Z">
            <w:rPr>
              <w:rFonts w:ascii="Cambria Math" w:hAnsi="Cambria Math" w:cs="Times New Roman"/>
            </w:rPr>
            <m:t>H</m:t>
          </w:ins>
        </m:r>
      </m:oMath>
      <w:ins w:id="329" w:author="Valcin, Vieux" w:date="2025-10-23T12:21:00Z" w16du:dateUtc="2025-10-23T16:21:00Z">
        <w:r w:rsidRPr="003D165E">
          <w:rPr>
            <w:rFonts w:ascii="Times New Roman" w:hAnsi="Times New Roman" w:cs="Times New Roman"/>
            <w:bCs/>
          </w:rPr>
          <w:t xml:space="preserve"> of </w:t>
        </w:r>
      </w:ins>
      <m:oMath>
        <m:r>
          <w:ins w:id="330" w:author="Valcin, Vieux" w:date="2025-10-23T12:21:00Z" w16du:dateUtc="2025-10-23T16:21:00Z">
            <w:rPr>
              <w:rFonts w:ascii="Cambria Math" w:hAnsi="Cambria Math" w:cs="Times New Roman"/>
            </w:rPr>
            <m:t>h</m:t>
          </w:ins>
        </m:r>
      </m:oMath>
      <w:ins w:id="331" w:author="Valcin, Vieux" w:date="2025-10-23T12:21:00Z" w16du:dateUtc="2025-10-23T16:21:00Z">
        <w:r w:rsidRPr="003D165E">
          <w:rPr>
            <w:rFonts w:ascii="Times New Roman" w:hAnsi="Times New Roman" w:cs="Times New Roman"/>
            <w:bCs/>
          </w:rPr>
          <w:t xml:space="preserve"> observations (where </w:t>
        </w:r>
      </w:ins>
      <m:oMath>
        <m:r>
          <w:ins w:id="332" w:author="Valcin, Vieux" w:date="2025-10-23T12:21:00Z" w16du:dateUtc="2025-10-23T16:21:00Z">
            <w:rPr>
              <w:rFonts w:ascii="Cambria Math" w:hAnsi="Cambria Math" w:cs="Times New Roman"/>
            </w:rPr>
            <m:t>h ≥ ⌈</m:t>
          </w:ins>
        </m:r>
        <m:f>
          <m:fPr>
            <m:ctrlPr>
              <w:ins w:id="333" w:author="Valcin, Vieux" w:date="2025-10-23T12:26:00Z" w16du:dateUtc="2025-10-23T16:26:00Z">
                <w:rPr>
                  <w:rFonts w:ascii="Cambria Math" w:hAnsi="Cambria Math" w:cs="Times New Roman"/>
                  <w:bCs/>
                  <w:i/>
                </w:rPr>
              </w:ins>
            </m:ctrlPr>
          </m:fPr>
          <m:num>
            <m:d>
              <m:dPr>
                <m:ctrlPr>
                  <w:ins w:id="334" w:author="Valcin, Vieux" w:date="2025-10-23T12:26:00Z" w16du:dateUtc="2025-10-23T16:26:00Z">
                    <w:rPr>
                      <w:rFonts w:ascii="Cambria Math" w:hAnsi="Cambria Math" w:cs="Times New Roman"/>
                      <w:i/>
                    </w:rPr>
                  </w:ins>
                </m:ctrlPr>
              </m:dPr>
              <m:e>
                <m:r>
                  <w:ins w:id="335" w:author="Valcin, Vieux" w:date="2025-10-23T12:26:00Z" w16du:dateUtc="2025-10-23T16:26:00Z">
                    <w:rPr>
                      <w:rFonts w:ascii="Cambria Math" w:hAnsi="Cambria Math" w:cs="Times New Roman"/>
                    </w:rPr>
                    <m:t>n+d+1</m:t>
                  </w:ins>
                </m:r>
              </m:e>
            </m:d>
          </m:num>
          <m:den>
            <m:r>
              <w:ins w:id="336" w:author="Valcin, Vieux" w:date="2025-10-23T12:26:00Z" w16du:dateUtc="2025-10-23T16:26:00Z">
                <w:rPr>
                  <w:rFonts w:ascii="Cambria Math" w:hAnsi="Cambria Math" w:cs="Times New Roman"/>
                </w:rPr>
                <m:t>2</m:t>
              </w:ins>
            </m:r>
          </m:den>
        </m:f>
      </m:oMath>
      <w:ins w:id="337" w:author="Valcin, Vieux" w:date="2025-10-23T12:21:00Z" w16du:dateUtc="2025-10-23T16:21:00Z">
        <w:r w:rsidRPr="003D165E">
          <w:rPr>
            <w:rFonts w:ascii="Cambria Math" w:hAnsi="Cambria Math" w:cs="Cambria Math"/>
            <w:bCs/>
          </w:rPr>
          <w:t>⌉</w:t>
        </w:r>
        <w:r w:rsidRPr="003D165E">
          <w:rPr>
            <w:rFonts w:ascii="Times New Roman" w:hAnsi="Times New Roman" w:cs="Times New Roman"/>
            <w:bCs/>
          </w:rPr>
          <w:t>) that minimizes the determinant of the sample covariance matrix computed from that subset:</w:t>
        </w:r>
        <w:r w:rsidRPr="003D165E" w:rsidDel="004F3FD9">
          <w:rPr>
            <w:rFonts w:ascii="Times New Roman" w:hAnsi="Times New Roman" w:cs="Times New Roman"/>
            <w:bCs/>
          </w:rPr>
          <w:t xml:space="preserve"> </w:t>
        </w:r>
      </w:ins>
      <w:del w:id="338" w:author="Valcin, Vieux" w:date="2025-10-23T12:21:00Z" w16du:dateUtc="2025-10-23T16:21:00Z">
        <w:r w:rsidR="00C458EF" w:rsidRPr="003D165E" w:rsidDel="004F3FD9">
          <w:rPr>
            <w:rFonts w:ascii="Times New Roman" w:hAnsi="Times New Roman" w:cs="Times New Roman"/>
            <w:bCs/>
            <w:rPrChange w:id="339" w:author="Valcin, Vieux" w:date="2025-10-24T11:35:00Z" w16du:dateUtc="2025-10-24T15:35:00Z">
              <w:rPr>
                <w:rFonts w:ascii="Times New Roman" w:hAnsi="Times New Roman" w:cs="Times New Roman"/>
                <w:b/>
              </w:rPr>
            </w:rPrChange>
          </w:rPr>
          <w:delText>For scalable computation and representational accuracy, we replace the conventional diagonal covariance approximation</w:delText>
        </w:r>
      </w:del>
      <w:del w:id="340" w:author="Valcin, Vieux" w:date="2025-10-23T10:06:00Z" w16du:dateUtc="2025-10-23T14:06:00Z">
        <w:r w:rsidR="00C458EF" w:rsidRPr="003D165E" w:rsidDel="003D61B4">
          <w:rPr>
            <w:rFonts w:ascii="Times New Roman" w:hAnsi="Times New Roman" w:cs="Times New Roman"/>
            <w:bCs/>
            <w:rPrChange w:id="341" w:author="Valcin, Vieux" w:date="2025-10-24T11:35:00Z" w16du:dateUtc="2025-10-24T15:35:00Z">
              <w:rPr>
                <w:rFonts w:ascii="Times New Roman" w:hAnsi="Times New Roman" w:cs="Times New Roman"/>
                <w:b/>
              </w:rPr>
            </w:rPrChange>
          </w:rPr>
          <w:delText>:</w:delText>
        </w:r>
      </w:del>
      <w:del w:id="342" w:author="Valcin, Vieux" w:date="2025-10-23T10:05:00Z" w16du:dateUtc="2025-10-23T14:05:00Z">
        <w:r w:rsidR="00591BCA" w:rsidRPr="003D165E" w:rsidDel="00C458EF">
          <w:rPr>
            <w:rFonts w:ascii="Times New Roman" w:hAnsi="Times New Roman" w:cs="Times New Roman"/>
            <w:b/>
          </w:rPr>
          <w:delText>Computational Efficiency:</w:delText>
        </w:r>
        <w:r w:rsidR="00591BCA" w:rsidRPr="003D165E" w:rsidDel="00C458EF">
          <w:rPr>
            <w:rFonts w:ascii="Times New Roman" w:hAnsi="Times New Roman" w:cs="Times New Roman"/>
          </w:rPr>
          <w:delText xml:space="preserve"> For large-scale systems, we employ a diagonal approximation:</w:delText>
        </w:r>
      </w:del>
    </w:p>
    <w:p w14:paraId="1870D134" w14:textId="77777777" w:rsidR="009E33F1" w:rsidRPr="003D165E" w:rsidRDefault="009E33F1" w:rsidP="00C458EF">
      <w:pPr>
        <w:pStyle w:val="BodyText"/>
        <w:rPr>
          <w:ins w:id="343" w:author="Valcin, Vieux" w:date="2025-10-23T12:26:00Z" w16du:dateUtc="2025-10-23T16:26:00Z"/>
          <w:rFonts w:ascii="Times New Roman" w:hAnsi="Times New Roman" w:cs="Times New Roman"/>
          <w:bCs/>
        </w:rPr>
      </w:pPr>
    </w:p>
    <w:p w14:paraId="3B1685F7" w14:textId="27A8CE2B" w:rsidR="009E33F1" w:rsidRPr="003D165E" w:rsidRDefault="00000000" w:rsidP="00C458EF">
      <w:pPr>
        <w:pStyle w:val="BodyText"/>
        <w:rPr>
          <w:ins w:id="344" w:author="Valcin, Vieux" w:date="2025-10-23T12:26:00Z" w16du:dateUtc="2025-10-23T16:26:00Z"/>
          <w:rFonts w:ascii="Times New Roman" w:hAnsi="Times New Roman" w:cs="Times New Roman"/>
        </w:rPr>
      </w:pPr>
      <m:oMathPara>
        <m:oMathParaPr>
          <m:jc m:val="center"/>
        </m:oMathParaPr>
        <m:oMath>
          <m:sSup>
            <m:sSupPr>
              <m:ctrlPr>
                <w:ins w:id="345" w:author="Valcin, Vieux" w:date="2025-10-23T12:28:00Z" w16du:dateUtc="2025-10-23T16:28:00Z">
                  <w:rPr>
                    <w:rFonts w:ascii="Cambria Math" w:hAnsi="Cambria Math" w:cs="Times New Roman"/>
                    <w:i/>
                  </w:rPr>
                </w:ins>
              </m:ctrlPr>
            </m:sSupPr>
            <m:e>
              <m:r>
                <w:ins w:id="346" w:author="Valcin, Vieux" w:date="2025-10-23T12:28:00Z" w16du:dateUtc="2025-10-23T16:28:00Z">
                  <w:rPr>
                    <w:rFonts w:ascii="Cambria Math" w:hAnsi="Cambria Math" w:cs="Times New Roman"/>
                  </w:rPr>
                  <m:t>H</m:t>
                </w:ins>
              </m:r>
            </m:e>
            <m:sup>
              <m:r>
                <w:ins w:id="347" w:author="Valcin, Vieux" w:date="2025-10-23T12:28:00Z" w16du:dateUtc="2025-10-23T16:28:00Z">
                  <w:rPr>
                    <w:rFonts w:ascii="Cambria Math" w:hAnsi="Cambria Math" w:cs="Times New Roman"/>
                  </w:rPr>
                  <m:t>*</m:t>
                </w:ins>
              </m:r>
            </m:sup>
          </m:sSup>
          <m:r>
            <w:ins w:id="348" w:author="Valcin, Vieux" w:date="2025-10-23T12:26:00Z" w16du:dateUtc="2025-10-23T16:26:00Z">
              <w:rPr>
                <w:rFonts w:ascii="Cambria Math" w:hAnsi="Cambria Math" w:cs="Times New Roman"/>
              </w:rPr>
              <m:t xml:space="preserve"> = </m:t>
            </w:ins>
          </m:r>
          <m:sSub>
            <m:sSubPr>
              <m:ctrlPr>
                <w:ins w:id="349" w:author="Valcin, Vieux" w:date="2025-10-23T12:27:00Z" w16du:dateUtc="2025-10-23T16:27:00Z">
                  <w:rPr>
                    <w:rFonts w:ascii="Cambria Math" w:hAnsi="Cambria Math" w:cs="Times New Roman"/>
                    <w:i/>
                  </w:rPr>
                </w:ins>
              </m:ctrlPr>
            </m:sSubPr>
            <m:e>
              <m:r>
                <w:ins w:id="350" w:author="Valcin, Vieux" w:date="2025-10-23T12:27:00Z" w16du:dateUtc="2025-10-23T16:27:00Z">
                  <w:rPr>
                    <w:rFonts w:ascii="Cambria Math" w:hAnsi="Cambria Math" w:cs="Times New Roman"/>
                  </w:rPr>
                  <m:t>arg</m:t>
                </w:ins>
              </m:r>
              <m:r>
                <w:ins w:id="351" w:author="Valcin, Vieux" w:date="2025-10-23T12:28:00Z" w16du:dateUtc="2025-10-23T16:28:00Z">
                  <w:rPr>
                    <w:rFonts w:ascii="Cambria Math" w:hAnsi="Cambria Math" w:cs="Times New Roman"/>
                  </w:rPr>
                  <m:t xml:space="preserve"> </m:t>
                </w:ins>
              </m:r>
              <m:r>
                <w:ins w:id="352" w:author="Valcin, Vieux" w:date="2025-10-23T12:27:00Z" w16du:dateUtc="2025-10-23T16:27:00Z">
                  <w:rPr>
                    <w:rFonts w:ascii="Cambria Math" w:hAnsi="Cambria Math" w:cs="Times New Roman"/>
                  </w:rPr>
                  <m:t>min</m:t>
                </w:ins>
              </m:r>
            </m:e>
            <m:sub>
              <m:d>
                <m:dPr>
                  <m:begChr m:val="{"/>
                  <m:endChr m:val="}"/>
                  <m:ctrlPr>
                    <w:ins w:id="353" w:author="Valcin, Vieux" w:date="2025-10-23T12:27:00Z" w16du:dateUtc="2025-10-23T16:27:00Z">
                      <w:rPr>
                        <w:rFonts w:ascii="Cambria Math" w:hAnsi="Cambria Math" w:cs="Times New Roman"/>
                        <w:i/>
                      </w:rPr>
                    </w:ins>
                  </m:ctrlPr>
                </m:dPr>
                <m:e>
                  <m:d>
                    <m:dPr>
                      <m:begChr m:val="|"/>
                      <m:endChr m:val="|"/>
                      <m:ctrlPr>
                        <w:ins w:id="354" w:author="Valcin, Vieux" w:date="2025-10-23T12:27:00Z" w16du:dateUtc="2025-10-23T16:27:00Z">
                          <w:rPr>
                            <w:rFonts w:ascii="Cambria Math" w:hAnsi="Cambria Math" w:cs="Times New Roman"/>
                            <w:i/>
                          </w:rPr>
                        </w:ins>
                      </m:ctrlPr>
                    </m:dPr>
                    <m:e>
                      <m:r>
                        <w:ins w:id="355" w:author="Valcin, Vieux" w:date="2025-10-23T12:27:00Z" w16du:dateUtc="2025-10-23T16:27:00Z">
                          <w:rPr>
                            <w:rFonts w:ascii="Cambria Math" w:hAnsi="Cambria Math" w:cs="Times New Roman"/>
                          </w:rPr>
                          <m:t>H</m:t>
                        </w:ins>
                      </m:r>
                    </m:e>
                  </m:d>
                  <m:r>
                    <w:ins w:id="356" w:author="Valcin, Vieux" w:date="2025-10-23T12:27:00Z" w16du:dateUtc="2025-10-23T16:27:00Z">
                      <w:rPr>
                        <w:rFonts w:ascii="Cambria Math" w:hAnsi="Cambria Math" w:cs="Times New Roman"/>
                      </w:rPr>
                      <m:t>=h</m:t>
                    </w:ins>
                  </m:r>
                </m:e>
              </m:d>
            </m:sub>
          </m:sSub>
          <m:func>
            <m:funcPr>
              <m:ctrlPr>
                <w:ins w:id="357" w:author="Valcin, Vieux" w:date="2025-10-24T12:18:00Z" w16du:dateUtc="2025-10-24T16:18:00Z">
                  <w:rPr>
                    <w:rFonts w:ascii="Cambria Math" w:hAnsi="Cambria Math" w:cs="Times New Roman"/>
                  </w:rPr>
                </w:ins>
              </m:ctrlPr>
            </m:funcPr>
            <m:fName>
              <m:r>
                <m:rPr>
                  <m:sty m:val="p"/>
                </m:rPr>
                <w:rPr>
                  <w:rFonts w:ascii="Cambria Math" w:hAnsi="Cambria Math" w:cs="Times New Roman"/>
                </w:rPr>
                <m:t>det</m:t>
              </m:r>
              <m:ctrlPr>
                <w:ins w:id="358" w:author="Valcin, Vieux" w:date="2025-10-24T12:18:00Z" w16du:dateUtc="2025-10-24T16:18:00Z">
                  <w:rPr>
                    <w:rFonts w:ascii="Cambria Math" w:hAnsi="Cambria Math" w:cs="Times New Roman"/>
                    <w:i/>
                  </w:rPr>
                </w:ins>
              </m:ctrlPr>
            </m:fName>
            <m:e>
              <m:d>
                <m:dPr>
                  <m:ctrlPr>
                    <w:ins w:id="359" w:author="Valcin, Vieux" w:date="2025-10-23T12:26:00Z" w16du:dateUtc="2025-10-23T16:26:00Z">
                      <w:rPr>
                        <w:rFonts w:ascii="Cambria Math" w:hAnsi="Cambria Math" w:cs="Times New Roman"/>
                        <w:i/>
                      </w:rPr>
                    </w:ins>
                  </m:ctrlPr>
                </m:dPr>
                <m:e>
                  <m:sSub>
                    <m:sSubPr>
                      <m:ctrlPr>
                        <w:ins w:id="360" w:author="Valcin, Vieux" w:date="2025-10-23T12:28:00Z" w16du:dateUtc="2025-10-23T16:28:00Z">
                          <w:rPr>
                            <w:rFonts w:ascii="Cambria Math" w:hAnsi="Cambria Math" w:cs="Times New Roman"/>
                            <w:i/>
                          </w:rPr>
                        </w:ins>
                      </m:ctrlPr>
                    </m:sSubPr>
                    <m:e>
                      <m:r>
                        <w:ins w:id="361" w:author="Valcin, Vieux" w:date="2025-10-23T12:28:00Z" w16du:dateUtc="2025-10-23T16:28:00Z">
                          <w:rPr>
                            <w:rFonts w:ascii="Cambria Math" w:hAnsi="Cambria Math" w:cs="Times New Roman"/>
                          </w:rPr>
                          <m:t>Σ</m:t>
                        </w:ins>
                      </m:r>
                    </m:e>
                    <m:sub>
                      <m:r>
                        <w:ins w:id="362" w:author="Valcin, Vieux" w:date="2025-10-23T12:28:00Z" w16du:dateUtc="2025-10-23T16:28:00Z">
                          <w:rPr>
                            <w:rFonts w:ascii="Cambria Math" w:hAnsi="Cambria Math" w:cs="Times New Roman"/>
                          </w:rPr>
                          <m:t>H</m:t>
                        </w:ins>
                      </m:r>
                    </m:sub>
                  </m:sSub>
                </m:e>
              </m:d>
            </m:e>
          </m:func>
        </m:oMath>
      </m:oMathPara>
    </w:p>
    <w:p w14:paraId="6A1E38E8" w14:textId="6552E3B4" w:rsidR="00EF1988" w:rsidRPr="003D165E" w:rsidDel="00CA79E2" w:rsidRDefault="00CA79E2" w:rsidP="00F31345">
      <w:pPr>
        <w:pStyle w:val="BodyText"/>
        <w:rPr>
          <w:del w:id="363" w:author="Valcin, Vieux" w:date="2025-10-23T10:06:00Z" w16du:dateUtc="2025-10-23T14:06:00Z"/>
          <w:rFonts w:ascii="Times New Roman" w:hAnsi="Times New Roman" w:cs="Times New Roman"/>
        </w:rPr>
      </w:pPr>
      <w:ins w:id="364" w:author="Valcin, Vieux" w:date="2025-10-23T12:28:00Z" w16du:dateUtc="2025-10-23T16:28:00Z">
        <w:r w:rsidRPr="003D165E">
          <w:rPr>
            <w:rFonts w:ascii="Times New Roman" w:hAnsi="Times New Roman" w:cs="Times New Roman"/>
          </w:rPr>
          <w:t>The robust covariance approximation is subsequently represented as follows:</w:t>
        </w:r>
      </w:ins>
      <m:oMath>
        <m:r>
          <w:del w:id="365" w:author="Valcin, Vieux" w:date="2025-10-23T12:21:00Z" w16du:dateUtc="2025-10-23T16:21:00Z">
            <w:rPr>
              <w:rFonts w:ascii="Cambria Math" w:hAnsi="Cambria Math" w:cs="Times New Roman"/>
            </w:rPr>
            <m:t>Σ≈</m:t>
          </w:del>
        </m:r>
        <m:r>
          <w:del w:id="366" w:author="Valcin, Vieux" w:date="2025-10-23T12:21:00Z" w16du:dateUtc="2025-10-23T16:21:00Z">
            <m:rPr>
              <m:nor/>
            </m:rPr>
            <w:rPr>
              <w:rFonts w:ascii="Times New Roman" w:hAnsi="Times New Roman" w:cs="Times New Roman"/>
            </w:rPr>
            <m:t>diag</m:t>
          </w:del>
        </m:r>
        <m:d>
          <m:dPr>
            <m:ctrlPr>
              <w:ins w:id="367" w:author="Valcin, Vieux" w:date="2025-10-24T12:18:00Z" w16du:dateUtc="2025-10-24T16:18:00Z">
                <w:del w:id="368" w:author="Valcin, Vieux" w:date="2025-10-23T12:21:00Z" w16du:dateUtc="2025-10-23T16:21:00Z">
                  <w:rPr>
                    <w:rFonts w:ascii="Cambria Math" w:hAnsi="Cambria Math" w:cs="Times New Roman"/>
                    <w:i/>
                  </w:rPr>
                </w:del>
              </w:ins>
            </m:ctrlPr>
          </m:dPr>
          <m:e>
            <m:sSubSup>
              <m:sSubSupPr>
                <m:ctrlPr>
                  <w:ins w:id="369" w:author="Valcin, Vieux" w:date="2025-10-24T11:34:00Z" w16du:dateUtc="2025-10-24T15:34:00Z">
                    <w:del w:id="370" w:author="Valcin, Vieux" w:date="2025-10-23T12:21:00Z" w16du:dateUtc="2025-10-23T16:21:00Z">
                      <w:rPr>
                        <w:rFonts w:ascii="Cambria Math" w:hAnsi="Cambria Math" w:cs="Times New Roman"/>
                      </w:rPr>
                    </w:del>
                  </w:ins>
                </m:ctrlPr>
              </m:sSubSupPr>
              <m:e>
                <m:r>
                  <w:del w:id="371" w:author="Valcin, Vieux" w:date="2025-10-23T12:21:00Z" w16du:dateUtc="2025-10-23T16:21:00Z">
                    <w:rPr>
                      <w:rFonts w:ascii="Cambria Math" w:hAnsi="Cambria Math" w:cs="Times New Roman"/>
                    </w:rPr>
                    <m:t>σ</m:t>
                  </w:del>
                </m:r>
              </m:e>
              <m:sub>
                <m:r>
                  <w:del w:id="372" w:author="Valcin, Vieux" w:date="2025-10-23T12:21:00Z" w16du:dateUtc="2025-10-23T16:21:00Z">
                    <w:rPr>
                      <w:rFonts w:ascii="Cambria Math" w:hAnsi="Cambria Math" w:cs="Times New Roman"/>
                    </w:rPr>
                    <m:t>1</m:t>
                  </w:del>
                </m:r>
              </m:sub>
              <m:sup>
                <m:r>
                  <w:del w:id="373" w:author="Valcin, Vieux" w:date="2025-10-23T12:21:00Z" w16du:dateUtc="2025-10-23T16:21:00Z">
                    <w:rPr>
                      <w:rFonts w:ascii="Cambria Math" w:hAnsi="Cambria Math" w:cs="Times New Roman"/>
                    </w:rPr>
                    <m:t>2</m:t>
                  </w:del>
                </m:r>
              </m:sup>
            </m:sSubSup>
            <m:r>
              <w:del w:id="374" w:author="Valcin, Vieux" w:date="2025-10-23T12:21:00Z" w16du:dateUtc="2025-10-23T16:21:00Z">
                <w:rPr>
                  <w:rFonts w:ascii="Cambria Math" w:hAnsi="Cambria Math" w:cs="Times New Roman"/>
                </w:rPr>
                <m:t>,</m:t>
              </w:del>
            </m:r>
            <m:sSubSup>
              <m:sSubSupPr>
                <m:ctrlPr>
                  <w:ins w:id="375" w:author="Valcin, Vieux" w:date="2025-10-24T11:34:00Z" w16du:dateUtc="2025-10-24T15:34:00Z">
                    <w:del w:id="376" w:author="Valcin, Vieux" w:date="2025-10-23T12:21:00Z" w16du:dateUtc="2025-10-23T16:21:00Z">
                      <w:rPr>
                        <w:rFonts w:ascii="Cambria Math" w:hAnsi="Cambria Math" w:cs="Times New Roman"/>
                      </w:rPr>
                    </w:del>
                  </w:ins>
                </m:ctrlPr>
              </m:sSubSupPr>
              <m:e>
                <m:r>
                  <w:del w:id="377" w:author="Valcin, Vieux" w:date="2025-10-23T12:21:00Z" w16du:dateUtc="2025-10-23T16:21:00Z">
                    <w:rPr>
                      <w:rFonts w:ascii="Cambria Math" w:hAnsi="Cambria Math" w:cs="Times New Roman"/>
                    </w:rPr>
                    <m:t>σ</m:t>
                  </w:del>
                </m:r>
              </m:e>
              <m:sub>
                <m:r>
                  <w:del w:id="378" w:author="Valcin, Vieux" w:date="2025-10-23T12:21:00Z" w16du:dateUtc="2025-10-23T16:21:00Z">
                    <w:rPr>
                      <w:rFonts w:ascii="Cambria Math" w:hAnsi="Cambria Math" w:cs="Times New Roman"/>
                    </w:rPr>
                    <m:t>2</m:t>
                  </w:del>
                </m:r>
              </m:sub>
              <m:sup>
                <m:r>
                  <w:del w:id="379" w:author="Valcin, Vieux" w:date="2025-10-23T12:21:00Z" w16du:dateUtc="2025-10-23T16:21:00Z">
                    <w:rPr>
                      <w:rFonts w:ascii="Cambria Math" w:hAnsi="Cambria Math" w:cs="Times New Roman"/>
                    </w:rPr>
                    <m:t>2</m:t>
                  </w:del>
                </m:r>
              </m:sup>
            </m:sSubSup>
            <m:r>
              <w:del w:id="380" w:author="Valcin, Vieux" w:date="2025-10-23T12:21:00Z" w16du:dateUtc="2025-10-23T16:21:00Z">
                <w:rPr>
                  <w:rFonts w:ascii="Cambria Math" w:hAnsi="Cambria Math" w:cs="Times New Roman"/>
                </w:rPr>
                <m:t>,…,</m:t>
              </w:del>
            </m:r>
            <m:sSubSup>
              <m:sSubSupPr>
                <m:ctrlPr>
                  <w:ins w:id="381" w:author="Valcin, Vieux" w:date="2025-10-24T11:34:00Z" w16du:dateUtc="2025-10-24T15:34:00Z">
                    <w:del w:id="382" w:author="Valcin, Vieux" w:date="2025-10-23T12:21:00Z" w16du:dateUtc="2025-10-23T16:21:00Z">
                      <w:rPr>
                        <w:rFonts w:ascii="Cambria Math" w:hAnsi="Cambria Math" w:cs="Times New Roman"/>
                      </w:rPr>
                    </w:del>
                  </w:ins>
                </m:ctrlPr>
              </m:sSubSupPr>
              <m:e>
                <m:r>
                  <w:del w:id="383" w:author="Valcin, Vieux" w:date="2025-10-23T12:21:00Z" w16du:dateUtc="2025-10-23T16:21:00Z">
                    <w:rPr>
                      <w:rFonts w:ascii="Cambria Math" w:hAnsi="Cambria Math" w:cs="Times New Roman"/>
                    </w:rPr>
                    <m:t>σ</m:t>
                  </w:del>
                </m:r>
              </m:e>
              <m:sub>
                <m:sSub>
                  <m:sSubPr>
                    <m:ctrlPr>
                      <w:ins w:id="384" w:author="Valcin, Vieux" w:date="2025-10-24T11:34:00Z" w16du:dateUtc="2025-10-24T15:34:00Z">
                        <w:del w:id="385" w:author="Valcin, Vieux" w:date="2025-10-23T12:21:00Z" w16du:dateUtc="2025-10-23T16:21:00Z">
                          <w:rPr>
                            <w:rFonts w:ascii="Cambria Math" w:hAnsi="Cambria Math" w:cs="Times New Roman"/>
                          </w:rPr>
                        </w:del>
                      </w:ins>
                    </m:ctrlPr>
                  </m:sSubPr>
                  <m:e>
                    <m:r>
                      <w:del w:id="386" w:author="Valcin, Vieux" w:date="2025-10-23T12:21:00Z" w16du:dateUtc="2025-10-23T16:21:00Z">
                        <w:rPr>
                          <w:rFonts w:ascii="Cambria Math" w:hAnsi="Cambria Math" w:cs="Times New Roman"/>
                        </w:rPr>
                        <m:t>d</m:t>
                      </w:del>
                    </m:r>
                  </m:e>
                  <m:sub>
                    <m:r>
                      <w:del w:id="387" w:author="Valcin, Vieux" w:date="2025-10-23T12:21:00Z" w16du:dateUtc="2025-10-23T16:21:00Z">
                        <w:rPr>
                          <w:rFonts w:ascii="Cambria Math" w:hAnsi="Cambria Math" w:cs="Times New Roman"/>
                        </w:rPr>
                        <m:t>h</m:t>
                      </w:del>
                    </m:r>
                  </m:sub>
                </m:sSub>
              </m:sub>
              <m:sup>
                <m:r>
                  <w:del w:id="388" w:author="Valcin, Vieux" w:date="2025-10-23T12:21:00Z" w16du:dateUtc="2025-10-23T16:21:00Z">
                    <w:rPr>
                      <w:rFonts w:ascii="Cambria Math" w:hAnsi="Cambria Math" w:cs="Times New Roman"/>
                    </w:rPr>
                    <m:t>2</m:t>
                  </w:del>
                </m:r>
              </m:sup>
            </m:sSubSup>
          </m:e>
        </m:d>
      </m:oMath>
    </w:p>
    <w:p w14:paraId="247A16DE" w14:textId="77777777" w:rsidR="00CA79E2" w:rsidRPr="003D165E" w:rsidRDefault="00CA79E2" w:rsidP="00F31345">
      <w:pPr>
        <w:pStyle w:val="BodyText"/>
        <w:rPr>
          <w:ins w:id="389" w:author="Valcin, Vieux" w:date="2025-10-23T12:28:00Z" w16du:dateUtc="2025-10-23T16:28:00Z"/>
          <w:rFonts w:ascii="Times New Roman" w:hAnsi="Times New Roman" w:cs="Times New Roman"/>
        </w:rPr>
      </w:pPr>
    </w:p>
    <w:p w14:paraId="7ACBFC6A" w14:textId="77777777" w:rsidR="00CA79E2" w:rsidRPr="003D165E" w:rsidRDefault="00000000" w:rsidP="00F31345">
      <w:pPr>
        <w:pStyle w:val="BodyText"/>
        <w:rPr>
          <w:ins w:id="390" w:author="Valcin, Vieux" w:date="2025-10-23T12:28:00Z" w16du:dateUtc="2025-10-23T16:28:00Z"/>
          <w:rFonts w:ascii="Times New Roman" w:hAnsi="Times New Roman" w:cs="Times New Roman"/>
        </w:rPr>
      </w:pPr>
      <m:oMath>
        <m:sSub>
          <m:sSubPr>
            <m:ctrlPr>
              <w:ins w:id="391" w:author="Valcin, Vieux" w:date="2025-10-23T12:28:00Z" w16du:dateUtc="2025-10-23T16:28:00Z">
                <w:rPr>
                  <w:rFonts w:ascii="Cambria Math" w:hAnsi="Cambria Math" w:cs="Times New Roman"/>
                  <w:i/>
                </w:rPr>
              </w:ins>
            </m:ctrlPr>
          </m:sSubPr>
          <m:e>
            <m:r>
              <w:ins w:id="392" w:author="Valcin, Vieux" w:date="2025-10-23T12:28:00Z" w16du:dateUtc="2025-10-23T16:28:00Z">
                <w:rPr>
                  <w:rFonts w:ascii="Cambria Math" w:hAnsi="Cambria Math" w:cs="Times New Roman"/>
                </w:rPr>
                <m:t>Σ</m:t>
              </w:ins>
            </m:r>
          </m:e>
          <m:sub>
            <m:r>
              <w:ins w:id="393" w:author="Valcin, Vieux" w:date="2025-10-23T12:29:00Z" w16du:dateUtc="2025-10-23T16:29:00Z">
                <w:rPr>
                  <w:rFonts w:ascii="Cambria Math" w:hAnsi="Cambria Math" w:cs="Times New Roman"/>
                </w:rPr>
                <m:t>MCD</m:t>
              </w:ins>
            </m:r>
          </m:sub>
        </m:sSub>
        <m:r>
          <w:ins w:id="394" w:author="Valcin, Vieux" w:date="2025-10-23T12:36:00Z" w16du:dateUtc="2025-10-23T16:36:00Z">
            <w:rPr>
              <w:rFonts w:ascii="Cambria Math" w:hAnsi="Cambria Math" w:cs="Times New Roman"/>
            </w:rPr>
            <m:t>≈</m:t>
          </w:ins>
        </m:r>
        <m:r>
          <w:ins w:id="395" w:author="Valcin, Vieux" w:date="2025-10-23T12:29:00Z" w16du:dateUtc="2025-10-23T16:29:00Z">
            <w:rPr>
              <w:rFonts w:ascii="Cambria Math" w:hAnsi="Cambria Math" w:cs="Times New Roman"/>
            </w:rPr>
            <m:t>c∙</m:t>
          </w:ins>
        </m:r>
        <m:sSub>
          <m:sSubPr>
            <m:ctrlPr>
              <w:ins w:id="396" w:author="Valcin, Vieux" w:date="2025-10-23T12:29:00Z" w16du:dateUtc="2025-10-23T16:29:00Z">
                <w:rPr>
                  <w:rFonts w:ascii="Cambria Math" w:hAnsi="Cambria Math" w:cs="Times New Roman"/>
                  <w:i/>
                </w:rPr>
              </w:ins>
            </m:ctrlPr>
          </m:sSubPr>
          <m:e>
            <m:r>
              <w:ins w:id="397" w:author="Valcin, Vieux" w:date="2025-10-23T12:29:00Z" w16du:dateUtc="2025-10-23T16:29:00Z">
                <w:rPr>
                  <w:rFonts w:ascii="Cambria Math" w:hAnsi="Cambria Math" w:cs="Times New Roman"/>
                </w:rPr>
                <m:t>Σ</m:t>
              </w:ins>
            </m:r>
          </m:e>
          <m:sub>
            <m:sSup>
              <m:sSupPr>
                <m:ctrlPr>
                  <w:ins w:id="398" w:author="Valcin, Vieux" w:date="2025-10-23T12:29:00Z" w16du:dateUtc="2025-10-23T16:29:00Z">
                    <w:rPr>
                      <w:rFonts w:ascii="Cambria Math" w:hAnsi="Cambria Math" w:cs="Times New Roman"/>
                      <w:i/>
                    </w:rPr>
                  </w:ins>
                </m:ctrlPr>
              </m:sSupPr>
              <m:e>
                <m:r>
                  <w:ins w:id="399" w:author="Valcin, Vieux" w:date="2025-10-23T12:29:00Z" w16du:dateUtc="2025-10-23T16:29:00Z">
                    <w:rPr>
                      <w:rFonts w:ascii="Cambria Math" w:hAnsi="Cambria Math" w:cs="Times New Roman"/>
                    </w:rPr>
                    <m:t>H</m:t>
                  </w:ins>
                </m:r>
              </m:e>
              <m:sup>
                <m:r>
                  <w:ins w:id="400" w:author="Valcin, Vieux" w:date="2025-10-23T12:29:00Z" w16du:dateUtc="2025-10-23T16:29:00Z">
                    <w:rPr>
                      <w:rFonts w:ascii="Cambria Math" w:hAnsi="Cambria Math" w:cs="Times New Roman"/>
                    </w:rPr>
                    <m:t>*</m:t>
                  </w:ins>
                </m:r>
              </m:sup>
            </m:sSup>
          </m:sub>
        </m:sSub>
      </m:oMath>
      <w:ins w:id="401" w:author="Valcin, Vieux" w:date="2025-10-23T12:29:00Z" w16du:dateUtc="2025-10-23T16:29:00Z">
        <w:r w:rsidR="00337B6C" w:rsidRPr="003D165E">
          <w:rPr>
            <w:rFonts w:ascii="Times New Roman" w:hAnsi="Times New Roman" w:cs="Times New Roman"/>
          </w:rPr>
          <w:t xml:space="preserve"> where </w:t>
        </w:r>
      </w:ins>
      <m:oMath>
        <m:r>
          <w:ins w:id="402" w:author="Valcin, Vieux" w:date="2025-10-23T12:29:00Z" w16du:dateUtc="2025-10-23T16:29:00Z">
            <w:rPr>
              <w:rFonts w:ascii="Cambria Math" w:hAnsi="Cambria Math" w:cs="Times New Roman"/>
            </w:rPr>
            <m:t>c</m:t>
          </w:ins>
        </m:r>
      </m:oMath>
      <w:ins w:id="403" w:author="Valcin, Vieux" w:date="2025-10-23T12:29:00Z" w16du:dateUtc="2025-10-23T16:29:00Z">
        <w:r w:rsidR="00337B6C" w:rsidRPr="003D165E">
          <w:rPr>
            <w:rFonts w:ascii="Times New Roman" w:hAnsi="Times New Roman" w:cs="Times New Roman"/>
          </w:rPr>
          <w:t xml:space="preserve"> is a </w:t>
        </w:r>
        <w:r w:rsidR="00337B6C" w:rsidRPr="003D165E">
          <w:rPr>
            <w:rFonts w:ascii="Times New Roman" w:hAnsi="Times New Roman" w:cs="Times New Roman"/>
            <w:i/>
            <w:iCs/>
          </w:rPr>
          <w:t>consistency factor</w:t>
        </w:r>
        <w:r w:rsidR="00337B6C" w:rsidRPr="003D165E">
          <w:rPr>
            <w:rFonts w:ascii="Times New Roman" w:hAnsi="Times New Roman" w:cs="Times New Roman"/>
          </w:rPr>
          <w:t xml:space="preserve"> that</w:t>
        </w:r>
      </w:ins>
      <w:ins w:id="404" w:author="Valcin, Vieux" w:date="2025-10-23T12:30:00Z" w16du:dateUtc="2025-10-23T16:30:00Z">
        <w:r w:rsidR="00337B6C" w:rsidRPr="003D165E">
          <w:rPr>
            <w:rFonts w:ascii="Times New Roman" w:hAnsi="Times New Roman" w:cs="Times New Roman"/>
          </w:rPr>
          <w:t xml:space="preserve"> controls against unbiasedness</w:t>
        </w:r>
      </w:ins>
      <w:ins w:id="405" w:author="Valcin, Vieux" w:date="2025-10-23T12:36:00Z" w16du:dateUtc="2025-10-23T16:36:00Z">
        <w:r w:rsidR="00F62E1E" w:rsidRPr="003D165E">
          <w:rPr>
            <w:rFonts w:ascii="Times New Roman" w:hAnsi="Times New Roman" w:cs="Times New Roman"/>
          </w:rPr>
          <w:t xml:space="preserve"> (with an assumed Gaussian distribution)</w:t>
        </w:r>
      </w:ins>
      <w:ins w:id="406" w:author="Valcin, Vieux" w:date="2025-10-23T12:30:00Z" w16du:dateUtc="2025-10-23T16:30:00Z">
        <w:r w:rsidR="00137C28" w:rsidRPr="003D165E">
          <w:rPr>
            <w:rFonts w:ascii="Times New Roman" w:hAnsi="Times New Roman" w:cs="Times New Roman"/>
          </w:rPr>
          <w:t>.</w:t>
        </w:r>
      </w:ins>
    </w:p>
    <w:p w14:paraId="7E9F706E" w14:textId="2EAAFD44" w:rsidR="00EF1988" w:rsidRPr="003D165E" w:rsidDel="003D61B4" w:rsidRDefault="00591BCA" w:rsidP="00B70265">
      <w:pPr>
        <w:pStyle w:val="BodyText"/>
        <w:rPr>
          <w:del w:id="407" w:author="Valcin, Vieux" w:date="2025-10-23T10:05:00Z" w16du:dateUtc="2025-10-23T14:05:00Z"/>
          <w:rFonts w:ascii="Times New Roman" w:hAnsi="Times New Roman" w:cs="Times New Roman"/>
        </w:rPr>
      </w:pPr>
      <w:del w:id="408" w:author="Valcin, Vieux" w:date="2025-10-23T10:05:00Z" w16du:dateUtc="2025-10-23T14:05:00Z">
        <w:r w:rsidRPr="003D165E" w:rsidDel="00900F59">
          <w:rPr>
            <w:rFonts w:ascii="Times New Roman" w:hAnsi="Times New Roman" w:cs="Times New Roman"/>
          </w:rPr>
          <w:delText xml:space="preserve">reducing the distance computation from </w:delText>
        </w:r>
      </w:del>
      <m:oMath>
        <m:r>
          <w:del w:id="409" w:author="Valcin, Vieux" w:date="2025-10-23T10:05:00Z" w16du:dateUtc="2025-10-23T14:05:00Z">
            <w:rPr>
              <w:rFonts w:ascii="Cambria Math" w:hAnsi="Cambria Math" w:cs="Times New Roman"/>
            </w:rPr>
            <m:t>O</m:t>
          </w:del>
        </m:r>
        <m:d>
          <m:dPr>
            <m:ctrlPr>
              <w:ins w:id="410" w:author="Valcin, Vieux" w:date="2025-10-24T12:18:00Z" w16du:dateUtc="2025-10-24T16:18:00Z">
                <w:del w:id="411" w:author="Valcin, Vieux" w:date="2025-10-23T10:05:00Z" w16du:dateUtc="2025-10-23T14:05:00Z">
                  <w:rPr>
                    <w:rFonts w:ascii="Cambria Math" w:hAnsi="Cambria Math" w:cs="Times New Roman"/>
                    <w:i/>
                  </w:rPr>
                </w:del>
              </w:ins>
            </m:ctrlPr>
          </m:dPr>
          <m:e>
            <m:sSubSup>
              <m:sSubSupPr>
                <m:ctrlPr>
                  <w:ins w:id="412" w:author="Valcin, Vieux" w:date="2025-10-24T11:34:00Z" w16du:dateUtc="2025-10-24T15:34:00Z">
                    <w:del w:id="413" w:author="Valcin, Vieux" w:date="2025-10-23T10:05:00Z" w16du:dateUtc="2025-10-23T14:05:00Z">
                      <w:rPr>
                        <w:rFonts w:ascii="Cambria Math" w:hAnsi="Cambria Math" w:cs="Times New Roman"/>
                      </w:rPr>
                    </w:del>
                  </w:ins>
                </m:ctrlPr>
              </m:sSubSupPr>
              <m:e>
                <m:r>
                  <w:del w:id="414" w:author="Valcin, Vieux" w:date="2025-10-23T10:05:00Z" w16du:dateUtc="2025-10-23T14:05:00Z">
                    <w:rPr>
                      <w:rFonts w:ascii="Cambria Math" w:hAnsi="Cambria Math" w:cs="Times New Roman"/>
                    </w:rPr>
                    <m:t>d</m:t>
                  </w:del>
                </m:r>
              </m:e>
              <m:sub>
                <m:r>
                  <w:del w:id="415" w:author="Valcin, Vieux" w:date="2025-10-23T10:05:00Z" w16du:dateUtc="2025-10-23T14:05:00Z">
                    <w:rPr>
                      <w:rFonts w:ascii="Cambria Math" w:hAnsi="Cambria Math" w:cs="Times New Roman"/>
                    </w:rPr>
                    <m:t>h</m:t>
                  </w:del>
                </m:r>
              </m:sub>
              <m:sup>
                <m:r>
                  <w:del w:id="416" w:author="Valcin, Vieux" w:date="2025-10-23T10:05:00Z" w16du:dateUtc="2025-10-23T14:05:00Z">
                    <w:rPr>
                      <w:rFonts w:ascii="Cambria Math" w:hAnsi="Cambria Math" w:cs="Times New Roman"/>
                    </w:rPr>
                    <m:t>2</m:t>
                  </w:del>
                </m:r>
              </m:sup>
            </m:sSubSup>
          </m:e>
        </m:d>
      </m:oMath>
      <w:del w:id="417" w:author="Valcin, Vieux" w:date="2025-10-23T10:05:00Z" w16du:dateUtc="2025-10-23T14:05:00Z">
        <w:r w:rsidRPr="003D165E" w:rsidDel="00900F59">
          <w:rPr>
            <w:rFonts w:ascii="Times New Roman" w:hAnsi="Times New Roman" w:cs="Times New Roman"/>
          </w:rPr>
          <w:delText xml:space="preserve"> to </w:delText>
        </w:r>
      </w:del>
      <m:oMath>
        <m:r>
          <w:del w:id="418" w:author="Valcin, Vieux" w:date="2025-10-23T10:05:00Z" w16du:dateUtc="2025-10-23T14:05:00Z">
            <w:rPr>
              <w:rFonts w:ascii="Cambria Math" w:hAnsi="Cambria Math" w:cs="Times New Roman"/>
            </w:rPr>
            <m:t>O</m:t>
          </w:del>
        </m:r>
        <m:d>
          <m:dPr>
            <m:ctrlPr>
              <w:ins w:id="419" w:author="Valcin, Vieux" w:date="2025-10-24T12:18:00Z" w16du:dateUtc="2025-10-24T16:18:00Z">
                <w:del w:id="420" w:author="Valcin, Vieux" w:date="2025-10-23T10:05:00Z" w16du:dateUtc="2025-10-23T14:05:00Z">
                  <w:rPr>
                    <w:rFonts w:ascii="Cambria Math" w:hAnsi="Cambria Math" w:cs="Times New Roman"/>
                    <w:i/>
                  </w:rPr>
                </w:del>
              </w:ins>
            </m:ctrlPr>
          </m:dPr>
          <m:e>
            <m:sSub>
              <m:sSubPr>
                <m:ctrlPr>
                  <w:ins w:id="421" w:author="Valcin, Vieux" w:date="2025-10-24T11:34:00Z" w16du:dateUtc="2025-10-24T15:34:00Z">
                    <w:del w:id="422" w:author="Valcin, Vieux" w:date="2025-10-23T10:05:00Z" w16du:dateUtc="2025-10-23T14:05:00Z">
                      <w:rPr>
                        <w:rFonts w:ascii="Cambria Math" w:hAnsi="Cambria Math" w:cs="Times New Roman"/>
                      </w:rPr>
                    </w:del>
                  </w:ins>
                </m:ctrlPr>
              </m:sSubPr>
              <m:e>
                <m:r>
                  <w:del w:id="423" w:author="Valcin, Vieux" w:date="2025-10-23T10:05:00Z" w16du:dateUtc="2025-10-23T14:05:00Z">
                    <w:rPr>
                      <w:rFonts w:ascii="Cambria Math" w:hAnsi="Cambria Math" w:cs="Times New Roman"/>
                    </w:rPr>
                    <m:t>d</m:t>
                  </w:del>
                </m:r>
              </m:e>
              <m:sub>
                <m:r>
                  <w:del w:id="424" w:author="Valcin, Vieux" w:date="2025-10-23T10:05:00Z" w16du:dateUtc="2025-10-23T14:05:00Z">
                    <w:rPr>
                      <w:rFonts w:ascii="Cambria Math" w:hAnsi="Cambria Math" w:cs="Times New Roman"/>
                    </w:rPr>
                    <m:t>h</m:t>
                  </w:del>
                </m:r>
              </m:sub>
            </m:sSub>
          </m:e>
        </m:d>
      </m:oMath>
      <w:del w:id="425" w:author="Valcin, Vieux" w:date="2025-10-23T10:05:00Z" w16du:dateUtc="2025-10-23T14:05:00Z">
        <w:r w:rsidRPr="003D165E" w:rsidDel="00900F59">
          <w:rPr>
            <w:rFonts w:ascii="Times New Roman" w:hAnsi="Times New Roman" w:cs="Times New Roman"/>
          </w:rPr>
          <w:delText>.</w:delText>
        </w:r>
      </w:del>
    </w:p>
    <w:p w14:paraId="45A92AF7" w14:textId="77777777" w:rsidR="0026111C" w:rsidRPr="003D165E" w:rsidRDefault="00591BCA">
      <w:pPr>
        <w:pStyle w:val="BodyText"/>
        <w:rPr>
          <w:ins w:id="426" w:author="Valcin, Vieux" w:date="2025-10-23T12:31:00Z" w16du:dateUtc="2025-10-23T16:31:00Z"/>
          <w:rFonts w:ascii="Times New Roman" w:hAnsi="Times New Roman" w:cs="Times New Roman"/>
        </w:rPr>
      </w:pPr>
      <w:del w:id="427" w:author="Valcin, Vieux" w:date="2025-10-23T12:30:00Z" w16du:dateUtc="2025-10-23T16:30:00Z">
        <w:r w:rsidRPr="003D165E" w:rsidDel="00137C28">
          <w:rPr>
            <w:rFonts w:ascii="Times New Roman" w:hAnsi="Times New Roman" w:cs="Times New Roman"/>
            <w:bCs/>
            <w:rPrChange w:id="428" w:author="Valcin, Vieux" w:date="2025-10-24T11:35:00Z" w16du:dateUtc="2025-10-24T15:35:00Z">
              <w:rPr>
                <w:rFonts w:ascii="Times New Roman" w:hAnsi="Times New Roman" w:cs="Times New Roman"/>
                <w:b/>
              </w:rPr>
            </w:rPrChange>
          </w:rPr>
          <w:delText xml:space="preserve">Cholesky </w:delText>
        </w:r>
      </w:del>
      <w:del w:id="429" w:author="Valcin, Vieux" w:date="2025-10-23T10:09:00Z" w16du:dateUtc="2025-10-23T14:09:00Z">
        <w:r w:rsidRPr="003D165E" w:rsidDel="008B012A">
          <w:rPr>
            <w:rFonts w:ascii="Times New Roman" w:hAnsi="Times New Roman" w:cs="Times New Roman"/>
            <w:bCs/>
            <w:rPrChange w:id="430" w:author="Valcin, Vieux" w:date="2025-10-24T11:35:00Z" w16du:dateUtc="2025-10-24T15:35:00Z">
              <w:rPr>
                <w:rFonts w:ascii="Times New Roman" w:hAnsi="Times New Roman" w:cs="Times New Roman"/>
                <w:b/>
              </w:rPr>
            </w:rPrChange>
          </w:rPr>
          <w:delText>D</w:delText>
        </w:r>
      </w:del>
      <w:del w:id="431" w:author="Valcin, Vieux" w:date="2025-10-23T12:30:00Z" w16du:dateUtc="2025-10-23T16:30:00Z">
        <w:r w:rsidRPr="003D165E" w:rsidDel="00137C28">
          <w:rPr>
            <w:rFonts w:ascii="Times New Roman" w:hAnsi="Times New Roman" w:cs="Times New Roman"/>
            <w:bCs/>
            <w:rPrChange w:id="432" w:author="Valcin, Vieux" w:date="2025-10-24T11:35:00Z" w16du:dateUtc="2025-10-24T15:35:00Z">
              <w:rPr>
                <w:rFonts w:ascii="Times New Roman" w:hAnsi="Times New Roman" w:cs="Times New Roman"/>
                <w:b/>
              </w:rPr>
            </w:rPrChange>
          </w:rPr>
          <w:delText>ecomposition</w:delText>
        </w:r>
      </w:del>
      <w:del w:id="433" w:author="Valcin, Vieux" w:date="2025-10-23T10:09:00Z" w16du:dateUtc="2025-10-23T14:09:00Z">
        <w:r w:rsidRPr="003D165E" w:rsidDel="008B012A">
          <w:rPr>
            <w:rFonts w:ascii="Times New Roman" w:hAnsi="Times New Roman" w:cs="Times New Roman"/>
            <w:bCs/>
            <w:rPrChange w:id="434" w:author="Valcin, Vieux" w:date="2025-10-24T11:35:00Z" w16du:dateUtc="2025-10-24T15:35:00Z">
              <w:rPr>
                <w:rFonts w:ascii="Times New Roman" w:hAnsi="Times New Roman" w:cs="Times New Roman"/>
                <w:b/>
              </w:rPr>
            </w:rPrChange>
          </w:rPr>
          <w:delText>:</w:delText>
        </w:r>
        <w:r w:rsidRPr="003D165E" w:rsidDel="008B012A">
          <w:rPr>
            <w:rFonts w:ascii="Times New Roman" w:hAnsi="Times New Roman" w:cs="Times New Roman"/>
          </w:rPr>
          <w:delText xml:space="preserve"> For full </w:delText>
        </w:r>
      </w:del>
      <w:del w:id="435" w:author="Valcin, Vieux" w:date="2025-10-23T12:30:00Z" w16du:dateUtc="2025-10-23T16:30:00Z">
        <w:r w:rsidRPr="003D165E" w:rsidDel="00137C28">
          <w:rPr>
            <w:rFonts w:ascii="Times New Roman" w:hAnsi="Times New Roman" w:cs="Times New Roman"/>
          </w:rPr>
          <w:delText>covariance</w:delText>
        </w:r>
      </w:del>
      <w:ins w:id="436" w:author="Valcin, Vieux" w:date="2025-10-23T12:30:00Z" w16du:dateUtc="2025-10-23T16:30:00Z">
        <w:r w:rsidR="00137C28" w:rsidRPr="003D165E">
          <w:rPr>
            <w:rFonts w:ascii="Times New Roman" w:hAnsi="Times New Roman" w:cs="Times New Roman"/>
            <w:bCs/>
          </w:rPr>
          <w:t xml:space="preserve">To champion computational efficiency and model scalability, </w:t>
        </w:r>
        <w:r w:rsidR="0026111C" w:rsidRPr="003D165E">
          <w:rPr>
            <w:rFonts w:ascii="Times New Roman" w:hAnsi="Times New Roman" w:cs="Times New Roman"/>
            <w:bCs/>
          </w:rPr>
          <w:t>the robust covariance matrix d</w:t>
        </w:r>
      </w:ins>
      <w:ins w:id="437" w:author="Valcin, Vieux" w:date="2025-10-23T12:31:00Z" w16du:dateUtc="2025-10-23T16:31:00Z">
        <w:r w:rsidR="0026111C" w:rsidRPr="003D165E">
          <w:rPr>
            <w:rFonts w:ascii="Times New Roman" w:hAnsi="Times New Roman" w:cs="Times New Roman"/>
            <w:bCs/>
          </w:rPr>
          <w:t>ecomposition is sought using a low-rank plus diagonal approximation</w:t>
        </w:r>
      </w:ins>
      <w:ins w:id="438" w:author="Valcin, Vieux" w:date="2025-10-23T12:51:00Z" w16du:dateUtc="2025-10-23T16:51:00Z">
        <w:r w:rsidR="00486FBF" w:rsidRPr="003D165E">
          <w:rPr>
            <w:rFonts w:ascii="Times New Roman" w:hAnsi="Times New Roman" w:cs="Times New Roman"/>
            <w:bCs/>
          </w:rPr>
          <w:t xml:space="preserve">, given that </w:t>
        </w:r>
      </w:ins>
      <m:oMath>
        <m:sSub>
          <m:sSubPr>
            <m:ctrlPr>
              <w:ins w:id="439" w:author="Valcin, Vieux" w:date="2025-10-23T12:52:00Z" w16du:dateUtc="2025-10-23T16:52:00Z">
                <w:rPr>
                  <w:rFonts w:ascii="Cambria Math" w:hAnsi="Cambria Math" w:cs="Times New Roman"/>
                  <w:i/>
                </w:rPr>
              </w:ins>
            </m:ctrlPr>
          </m:sSubPr>
          <m:e>
            <m:r>
              <w:ins w:id="440" w:author="Valcin, Vieux" w:date="2025-10-23T12:55:00Z" w16du:dateUtc="2025-10-23T16:55:00Z">
                <w:rPr>
                  <w:rFonts w:ascii="Cambria Math" w:hAnsi="Cambria Math" w:cs="Times New Roman"/>
                </w:rPr>
                <m:t>Σ=</m:t>
              </w:ins>
            </m:r>
            <m:r>
              <w:ins w:id="441" w:author="Valcin, Vieux" w:date="2025-10-23T12:52:00Z" w16du:dateUtc="2025-10-23T16:52:00Z">
                <w:rPr>
                  <w:rFonts w:ascii="Cambria Math" w:hAnsi="Cambria Math" w:cs="Times New Roman"/>
                </w:rPr>
                <m:t>Σ</m:t>
              </w:ins>
            </m:r>
          </m:e>
          <m:sub>
            <m:r>
              <w:ins w:id="442" w:author="Valcin, Vieux" w:date="2025-10-23T12:52:00Z" w16du:dateUtc="2025-10-23T16:52:00Z">
                <w:rPr>
                  <w:rFonts w:ascii="Cambria Math" w:hAnsi="Cambria Math" w:cs="Times New Roman"/>
                </w:rPr>
                <m:t>robust</m:t>
              </w:ins>
            </m:r>
          </m:sub>
        </m:sSub>
        <m:r>
          <w:ins w:id="443" w:author="Valcin, Vieux" w:date="2025-10-23T12:52:00Z" w16du:dateUtc="2025-10-23T16:52:00Z">
            <w:rPr>
              <w:rFonts w:ascii="Cambria Math" w:hAnsi="Cambria Math" w:cs="Times New Roman"/>
            </w:rPr>
            <m:t>=L</m:t>
          </w:ins>
        </m:r>
        <m:sSup>
          <m:sSupPr>
            <m:ctrlPr>
              <w:ins w:id="444" w:author="Valcin, Vieux" w:date="2025-10-23T12:52:00Z" w16du:dateUtc="2025-10-23T16:52:00Z">
                <w:rPr>
                  <w:rFonts w:ascii="Cambria Math" w:hAnsi="Cambria Math" w:cs="Times New Roman"/>
                  <w:i/>
                </w:rPr>
              </w:ins>
            </m:ctrlPr>
          </m:sSupPr>
          <m:e>
            <m:r>
              <w:ins w:id="445" w:author="Valcin, Vieux" w:date="2025-10-23T12:52:00Z" w16du:dateUtc="2025-10-23T16:52:00Z">
                <w:rPr>
                  <w:rFonts w:ascii="Cambria Math" w:hAnsi="Cambria Math" w:cs="Times New Roman"/>
                </w:rPr>
                <m:t>L</m:t>
              </w:ins>
            </m:r>
          </m:e>
          <m:sup>
            <m:r>
              <w:ins w:id="446" w:author="Valcin, Vieux" w:date="2025-10-23T12:52:00Z" w16du:dateUtc="2025-10-23T16:52:00Z">
                <w:rPr>
                  <w:rFonts w:ascii="Cambria Math" w:hAnsi="Cambria Math" w:cs="Times New Roman"/>
                </w:rPr>
                <m:t>T</m:t>
              </w:ins>
            </m:r>
          </m:sup>
        </m:sSup>
      </m:oMath>
      <w:ins w:id="447" w:author="Valcin, Vieux" w:date="2025-10-23T12:31:00Z" w16du:dateUtc="2025-10-23T16:31:00Z">
        <w:r w:rsidR="0026111C" w:rsidRPr="003D165E">
          <w:rPr>
            <w:rFonts w:ascii="Times New Roman" w:hAnsi="Times New Roman" w:cs="Times New Roman"/>
            <w:bCs/>
          </w:rPr>
          <w:t>:</w:t>
        </w:r>
      </w:ins>
      <w:del w:id="448" w:author="Valcin, Vieux" w:date="2025-10-23T10:09:00Z" w16du:dateUtc="2025-10-23T14:09:00Z">
        <w:r w:rsidRPr="003D165E" w:rsidDel="008B012A">
          <w:rPr>
            <w:rFonts w:ascii="Times New Roman" w:hAnsi="Times New Roman" w:cs="Times New Roman"/>
          </w:rPr>
          <w:delText>,</w:delText>
        </w:r>
      </w:del>
      <w:del w:id="449" w:author="Valcin, Vieux" w:date="2025-10-23T11:37:00Z" w16du:dateUtc="2025-10-23T15:37:00Z">
        <w:r w:rsidRPr="003D165E" w:rsidDel="00624210">
          <w:rPr>
            <w:rFonts w:ascii="Times New Roman" w:hAnsi="Times New Roman" w:cs="Times New Roman"/>
          </w:rPr>
          <w:delText xml:space="preserve"> </w:delText>
        </w:r>
      </w:del>
      <w:ins w:id="450" w:author="Valcin, Vieux" w:date="2025-10-23T10:09:00Z" w16du:dateUtc="2025-10-23T14:09:00Z">
        <w:r w:rsidR="008B012A" w:rsidRPr="003D165E">
          <w:rPr>
            <w:rFonts w:ascii="Times New Roman" w:hAnsi="Times New Roman" w:cs="Times New Roman"/>
          </w:rPr>
          <w:t xml:space="preserve"> </w:t>
        </w:r>
      </w:ins>
    </w:p>
    <w:p w14:paraId="05E21B14" w14:textId="77777777" w:rsidR="0026111C" w:rsidRPr="003D165E" w:rsidRDefault="00591BCA" w:rsidP="0026111C">
      <w:pPr>
        <w:pStyle w:val="BodyText"/>
        <w:jc w:val="center"/>
        <w:rPr>
          <w:ins w:id="451" w:author="Valcin, Vieux" w:date="2025-10-23T12:31:00Z" w16du:dateUtc="2025-10-23T16:31:00Z"/>
          <w:rFonts w:ascii="Times New Roman" w:hAnsi="Times New Roman" w:cs="Times New Roman"/>
        </w:rPr>
      </w:pPr>
      <w:del w:id="452" w:author="Valcin, Vieux" w:date="2025-10-23T10:09:00Z" w16du:dateUtc="2025-10-23T14:09:00Z">
        <w:r w:rsidRPr="003D165E" w:rsidDel="008B012A">
          <w:rPr>
            <w:rFonts w:ascii="Times New Roman" w:hAnsi="Times New Roman" w:cs="Times New Roman"/>
          </w:rPr>
          <w:delText xml:space="preserve">we compute </w:delText>
        </w:r>
      </w:del>
      <m:oMath>
        <m:r>
          <w:rPr>
            <w:rFonts w:ascii="Cambria Math" w:hAnsi="Cambria Math" w:cs="Times New Roman"/>
          </w:rPr>
          <m:t>Σ</m:t>
        </m:r>
        <m:r>
          <w:ins w:id="453" w:author="Valcin, Vieux" w:date="2025-10-23T10:09:00Z" w16du:dateUtc="2025-10-23T14:09:00Z">
            <w:rPr>
              <w:rFonts w:ascii="Cambria Math" w:hAnsi="Cambria Math" w:cs="Times New Roman"/>
            </w:rPr>
            <m:t>≈</m:t>
          </w:ins>
        </m:r>
        <m:sSub>
          <m:sSubPr>
            <m:ctrlPr>
              <w:ins w:id="454" w:author="Valcin, Vieux" w:date="2025-10-23T12:41:00Z" w16du:dateUtc="2025-10-23T16:41:00Z">
                <w:rPr>
                  <w:rFonts w:ascii="Cambria Math" w:hAnsi="Cambria Math" w:cs="Times New Roman"/>
                  <w:i/>
                </w:rPr>
              </w:ins>
            </m:ctrlPr>
          </m:sSubPr>
          <m:e>
            <m:r>
              <w:ins w:id="455" w:author="Valcin, Vieux" w:date="2025-10-23T12:41:00Z" w16du:dateUtc="2025-10-23T16:41:00Z">
                <w:rPr>
                  <w:rFonts w:ascii="Cambria Math" w:hAnsi="Cambria Math" w:cs="Times New Roman"/>
                </w:rPr>
                <m:t>=L</m:t>
              </w:ins>
            </m:r>
          </m:e>
          <m:sub>
            <m:r>
              <w:ins w:id="456" w:author="Valcin, Vieux" w:date="2025-10-23T12:41:00Z" w16du:dateUtc="2025-10-23T16:41:00Z">
                <w:rPr>
                  <w:rFonts w:ascii="Cambria Math" w:hAnsi="Cambria Math" w:cs="Times New Roman"/>
                </w:rPr>
                <m:t>k</m:t>
              </w:ins>
            </m:r>
          </m:sub>
        </m:sSub>
        <m:sSubSup>
          <m:sSubSupPr>
            <m:ctrlPr>
              <w:ins w:id="457" w:author="Valcin, Vieux" w:date="2025-10-23T12:41:00Z" w16du:dateUtc="2025-10-23T16:41:00Z">
                <w:rPr>
                  <w:rFonts w:ascii="Cambria Math" w:hAnsi="Cambria Math" w:cs="Times New Roman"/>
                  <w:i/>
                </w:rPr>
              </w:ins>
            </m:ctrlPr>
          </m:sSubSupPr>
          <m:e>
            <m:r>
              <w:ins w:id="458" w:author="Valcin, Vieux" w:date="2025-10-23T12:41:00Z" w16du:dateUtc="2025-10-23T16:41:00Z">
                <w:rPr>
                  <w:rFonts w:ascii="Cambria Math" w:hAnsi="Cambria Math" w:cs="Times New Roman"/>
                </w:rPr>
                <m:t>L</m:t>
              </w:ins>
            </m:r>
          </m:e>
          <m:sub>
            <m:r>
              <w:ins w:id="459" w:author="Valcin, Vieux" w:date="2025-10-23T12:41:00Z" w16du:dateUtc="2025-10-23T16:41:00Z">
                <w:rPr>
                  <w:rFonts w:ascii="Cambria Math" w:hAnsi="Cambria Math" w:cs="Times New Roman"/>
                </w:rPr>
                <m:t>k</m:t>
              </w:ins>
            </m:r>
          </m:sub>
          <m:sup>
            <m:r>
              <w:ins w:id="460" w:author="Valcin, Vieux" w:date="2025-10-23T12:41:00Z" w16du:dateUtc="2025-10-23T16:41:00Z">
                <w:rPr>
                  <w:rFonts w:ascii="Cambria Math" w:hAnsi="Cambria Math" w:cs="Times New Roman"/>
                </w:rPr>
                <m:t>T</m:t>
              </w:ins>
            </m:r>
          </m:sup>
        </m:sSubSup>
        <m:r>
          <w:del w:id="461" w:author="Valcin, Vieux" w:date="2025-10-23T10:09:00Z" w16du:dateUtc="2025-10-23T14:09:00Z">
            <w:rPr>
              <w:rFonts w:ascii="Cambria Math" w:hAnsi="Cambria Math" w:cs="Times New Roman"/>
            </w:rPr>
            <m:t>=</m:t>
          </w:del>
        </m:r>
        <m:r>
          <w:del w:id="462" w:author="Valcin, Vieux" w:date="2025-10-23T12:41:00Z" w16du:dateUtc="2025-10-23T16:41:00Z">
            <w:rPr>
              <w:rFonts w:ascii="Cambria Math" w:hAnsi="Cambria Math" w:cs="Times New Roman"/>
            </w:rPr>
            <m:t>L</m:t>
          </w:del>
        </m:r>
        <m:sSup>
          <m:sSupPr>
            <m:ctrlPr>
              <w:ins w:id="463" w:author="Valcin, Vieux" w:date="2025-10-24T11:34:00Z" w16du:dateUtc="2025-10-24T15:34:00Z">
                <w:del w:id="464" w:author="Valcin, Vieux" w:date="2025-10-23T12:40:00Z" w16du:dateUtc="2025-10-23T16:40:00Z">
                  <w:rPr>
                    <w:rFonts w:ascii="Cambria Math" w:hAnsi="Cambria Math" w:cs="Times New Roman"/>
                  </w:rPr>
                </w:del>
              </w:ins>
            </m:ctrlPr>
          </m:sSupPr>
          <m:e>
            <m:r>
              <w:del w:id="465" w:author="Valcin, Vieux" w:date="2025-10-23T12:40:00Z" w16du:dateUtc="2025-10-23T16:40:00Z">
                <w:rPr>
                  <w:rFonts w:ascii="Cambria Math" w:hAnsi="Cambria Math" w:cs="Times New Roman"/>
                </w:rPr>
                <m:t>L</m:t>
              </w:del>
            </m:r>
          </m:e>
          <m:sup>
            <m:r>
              <w:del w:id="466" w:author="Valcin, Vieux" w:date="2025-10-23T12:40:00Z" w16du:dateUtc="2025-10-23T16:40:00Z">
                <w:rPr>
                  <w:rFonts w:ascii="Cambria Math" w:hAnsi="Cambria Math" w:cs="Times New Roman"/>
                </w:rPr>
                <m:t>T</m:t>
              </w:del>
            </m:r>
          </m:sup>
        </m:sSup>
        <m:r>
          <w:ins w:id="467" w:author="Valcin, Vieux" w:date="2025-10-23T10:09:00Z" w16du:dateUtc="2025-10-23T14:09:00Z">
            <w:rPr>
              <w:rFonts w:ascii="Cambria Math" w:hAnsi="Cambria Math" w:cs="Times New Roman"/>
            </w:rPr>
            <m:t>+D</m:t>
          </w:ins>
        </m:r>
      </m:oMath>
      <w:ins w:id="468" w:author="Valcin, Vieux" w:date="2025-10-23T12:43:00Z" w16du:dateUtc="2025-10-23T16:43:00Z">
        <w:r w:rsidR="00C17947" w:rsidRPr="003D165E">
          <w:rPr>
            <w:rFonts w:ascii="Times New Roman" w:hAnsi="Times New Roman" w:cs="Times New Roman"/>
          </w:rPr>
          <w:t xml:space="preserve"> </w:t>
        </w:r>
      </w:ins>
      <w:r w:rsidRPr="003D165E">
        <w:rPr>
          <w:rFonts w:ascii="Times New Roman" w:hAnsi="Times New Roman" w:cs="Times New Roman"/>
        </w:rPr>
        <w:t xml:space="preserve"> </w:t>
      </w:r>
    </w:p>
    <w:p w14:paraId="4E357D78" w14:textId="77777777" w:rsidR="005C6371" w:rsidRPr="003D165E" w:rsidRDefault="00327A76" w:rsidP="00C24E94">
      <w:pPr>
        <w:pStyle w:val="BodyText"/>
        <w:rPr>
          <w:ins w:id="469" w:author="Valcin, Vieux" w:date="2025-10-23T12:33:00Z" w16du:dateUtc="2025-10-23T16:33:00Z"/>
          <w:rFonts w:ascii="Times New Roman" w:hAnsi="Times New Roman" w:cs="Times New Roman"/>
        </w:rPr>
      </w:pPr>
      <w:ins w:id="470" w:author="Valcin, Vieux" w:date="2025-10-23T12:32:00Z" w16du:dateUtc="2025-10-23T16:32:00Z">
        <w:r w:rsidRPr="003D165E">
          <w:rPr>
            <w:rFonts w:ascii="Times New Roman" w:hAnsi="Times New Roman" w:cs="Times New Roman"/>
          </w:rPr>
          <w:t xml:space="preserve">This decomposition </w:t>
        </w:r>
        <w:r w:rsidR="00BF4A50" w:rsidRPr="003D165E">
          <w:rPr>
            <w:rFonts w:ascii="Times New Roman" w:hAnsi="Times New Roman" w:cs="Times New Roman"/>
          </w:rPr>
          <w:t>is based on Singular Value Decomposition (SVD) of the MCD covariance est</w:t>
        </w:r>
      </w:ins>
      <w:ins w:id="471" w:author="Valcin, Vieux" w:date="2025-10-23T12:33:00Z" w16du:dateUtc="2025-10-23T16:33:00Z">
        <w:r w:rsidR="00BF4A50" w:rsidRPr="003D165E">
          <w:rPr>
            <w:rFonts w:ascii="Times New Roman" w:hAnsi="Times New Roman" w:cs="Times New Roman"/>
          </w:rPr>
          <w:t>imate:</w:t>
        </w:r>
      </w:ins>
    </w:p>
    <w:p w14:paraId="751B4F10" w14:textId="77777777" w:rsidR="00263A7D" w:rsidRPr="003D165E" w:rsidRDefault="00000000">
      <w:pPr>
        <w:pStyle w:val="BodyText"/>
        <w:jc w:val="center"/>
        <w:rPr>
          <w:ins w:id="472" w:author="Valcin, Vieux" w:date="2025-10-23T12:49:00Z" w16du:dateUtc="2025-10-23T16:49:00Z"/>
          <w:rFonts w:ascii="Times New Roman" w:hAnsi="Times New Roman" w:cs="Times New Roman"/>
        </w:rPr>
        <w:pPrChange w:id="473" w:author="Valcin, Vieux" w:date="2025-10-23T12:49:00Z" w16du:dateUtc="2025-10-23T16:49:00Z">
          <w:pPr>
            <w:pStyle w:val="BodyText"/>
          </w:pPr>
        </w:pPrChange>
      </w:pPr>
      <m:oMathPara>
        <m:oMath>
          <m:sSub>
            <m:sSubPr>
              <m:ctrlPr>
                <w:ins w:id="474" w:author="Valcin, Vieux" w:date="2025-10-23T12:36:00Z" w16du:dateUtc="2025-10-23T16:36:00Z">
                  <w:rPr>
                    <w:rFonts w:ascii="Cambria Math" w:hAnsi="Cambria Math" w:cs="Times New Roman"/>
                    <w:i/>
                  </w:rPr>
                </w:ins>
              </m:ctrlPr>
            </m:sSubPr>
            <m:e>
              <m:r>
                <w:ins w:id="475" w:author="Valcin, Vieux" w:date="2025-10-23T12:36:00Z" w16du:dateUtc="2025-10-23T16:36:00Z">
                  <w:rPr>
                    <w:rFonts w:ascii="Cambria Math" w:hAnsi="Cambria Math" w:cs="Times New Roman"/>
                  </w:rPr>
                  <m:t>Σ</m:t>
                </w:ins>
              </m:r>
            </m:e>
            <m:sub>
              <m:r>
                <w:ins w:id="476" w:author="Valcin, Vieux" w:date="2025-10-23T12:36:00Z" w16du:dateUtc="2025-10-23T16:36:00Z">
                  <w:rPr>
                    <w:rFonts w:ascii="Cambria Math" w:hAnsi="Cambria Math" w:cs="Times New Roman"/>
                  </w:rPr>
                  <m:t>MCD</m:t>
                </w:ins>
              </m:r>
            </m:sub>
          </m:sSub>
          <m:r>
            <w:ins w:id="477" w:author="Valcin, Vieux" w:date="2025-10-23T12:37:00Z" w16du:dateUtc="2025-10-23T16:37:00Z">
              <w:rPr>
                <w:rFonts w:ascii="Cambria Math" w:hAnsi="Cambria Math" w:cs="Times New Roman"/>
              </w:rPr>
              <m:t>≈</m:t>
            </w:ins>
          </m:r>
          <m:sSub>
            <m:sSubPr>
              <m:ctrlPr>
                <w:ins w:id="478" w:author="Valcin, Vieux" w:date="2025-10-23T12:42:00Z" w16du:dateUtc="2025-10-23T16:42:00Z">
                  <w:rPr>
                    <w:rFonts w:ascii="Cambria Math" w:hAnsi="Cambria Math" w:cs="Times New Roman"/>
                    <w:i/>
                  </w:rPr>
                </w:ins>
              </m:ctrlPr>
            </m:sSubPr>
            <m:e>
              <m:r>
                <w:ins w:id="479" w:author="Valcin, Vieux" w:date="2025-10-23T12:42:00Z" w16du:dateUtc="2025-10-23T16:42:00Z">
                  <w:rPr>
                    <w:rFonts w:ascii="Cambria Math" w:hAnsi="Cambria Math" w:cs="Times New Roman"/>
                  </w:rPr>
                  <m:t>L</m:t>
                </w:ins>
              </m:r>
            </m:e>
            <m:sub>
              <m:r>
                <w:ins w:id="480" w:author="Valcin, Vieux" w:date="2025-10-23T12:43:00Z" w16du:dateUtc="2025-10-23T16:43:00Z">
                  <w:rPr>
                    <w:rFonts w:ascii="Cambria Math" w:hAnsi="Cambria Math" w:cs="Times New Roman"/>
                  </w:rPr>
                  <m:t>k</m:t>
                </w:ins>
              </m:r>
            </m:sub>
          </m:sSub>
          <m:r>
            <w:ins w:id="481" w:author="Valcin, Vieux" w:date="2025-10-23T12:42:00Z" w16du:dateUtc="2025-10-23T16:42:00Z">
              <w:rPr>
                <w:rFonts w:ascii="Cambria Math" w:hAnsi="Cambria Math" w:cs="Times New Roman"/>
              </w:rPr>
              <m:t xml:space="preserve"> S</m:t>
            </w:ins>
          </m:r>
          <m:sSup>
            <m:sSupPr>
              <m:ctrlPr>
                <w:ins w:id="482" w:author="Valcin, Vieux" w:date="2025-10-23T12:42:00Z" w16du:dateUtc="2025-10-23T16:42:00Z">
                  <w:rPr>
                    <w:rFonts w:ascii="Cambria Math" w:hAnsi="Cambria Math" w:cs="Times New Roman"/>
                    <w:i/>
                  </w:rPr>
                </w:ins>
              </m:ctrlPr>
            </m:sSupPr>
            <m:e>
              <m:r>
                <w:ins w:id="483" w:author="Valcin, Vieux" w:date="2025-10-23T12:42:00Z" w16du:dateUtc="2025-10-23T16:42:00Z">
                  <w:rPr>
                    <w:rFonts w:ascii="Cambria Math" w:hAnsi="Cambria Math" w:cs="Times New Roman"/>
                  </w:rPr>
                  <m:t>V</m:t>
                </w:ins>
              </m:r>
            </m:e>
            <m:sup>
              <m:r>
                <w:ins w:id="484" w:author="Valcin, Vieux" w:date="2025-10-23T12:42:00Z" w16du:dateUtc="2025-10-23T16:42:00Z">
                  <w:rPr>
                    <w:rFonts w:ascii="Cambria Math" w:hAnsi="Cambria Math" w:cs="Times New Roman"/>
                  </w:rPr>
                  <m:t>T</m:t>
                </w:ins>
              </m:r>
            </m:sup>
          </m:sSup>
        </m:oMath>
      </m:oMathPara>
    </w:p>
    <w:p w14:paraId="33B51D49" w14:textId="345FC6CC" w:rsidR="005C6371" w:rsidRPr="003D165E" w:rsidRDefault="00000000">
      <w:pPr>
        <w:pStyle w:val="BodyText"/>
        <w:jc w:val="center"/>
        <w:rPr>
          <w:ins w:id="485" w:author="Valcin, Vieux" w:date="2025-10-23T12:33:00Z" w16du:dateUtc="2025-10-23T16:33:00Z"/>
          <w:rFonts w:ascii="Times New Roman" w:hAnsi="Times New Roman" w:cs="Times New Roman"/>
        </w:rPr>
        <w:pPrChange w:id="486" w:author="Valcin, Vieux" w:date="2025-10-23T12:49:00Z" w16du:dateUtc="2025-10-23T16:49:00Z">
          <w:pPr>
            <w:pStyle w:val="BodyText"/>
          </w:pPr>
        </w:pPrChange>
      </w:pPr>
      <m:oMath>
        <m:sSub>
          <m:sSubPr>
            <m:ctrlPr>
              <w:ins w:id="487" w:author="Valcin, Vieux" w:date="2025-10-23T12:45:00Z" w16du:dateUtc="2025-10-23T16:45:00Z">
                <w:rPr>
                  <w:rFonts w:ascii="Cambria Math" w:hAnsi="Cambria Math" w:cs="Times New Roman"/>
                  <w:i/>
                </w:rPr>
              </w:ins>
            </m:ctrlPr>
          </m:sSubPr>
          <m:e>
            <m:r>
              <w:ins w:id="488" w:author="Valcin, Vieux" w:date="2025-10-23T12:45:00Z" w16du:dateUtc="2025-10-23T16:45:00Z">
                <w:rPr>
                  <w:rFonts w:ascii="Cambria Math" w:hAnsi="Cambria Math" w:cs="Times New Roman"/>
                </w:rPr>
                <m:t>L</m:t>
              </w:ins>
            </m:r>
          </m:e>
          <m:sub>
            <m:r>
              <w:ins w:id="489" w:author="Valcin, Vieux" w:date="2025-10-23T12:45:00Z" w16du:dateUtc="2025-10-23T16:45:00Z">
                <w:rPr>
                  <w:rFonts w:ascii="Cambria Math" w:hAnsi="Cambria Math" w:cs="Times New Roman"/>
                </w:rPr>
                <m:t>k</m:t>
              </w:ins>
            </m:r>
          </m:sub>
        </m:sSub>
        <m:r>
          <w:ins w:id="490" w:author="Valcin, Vieux" w:date="2025-10-23T12:45:00Z" w16du:dateUtc="2025-10-23T16:45:00Z">
            <w:rPr>
              <w:rFonts w:ascii="Cambria Math" w:hAnsi="Cambria Math" w:cs="Times New Roman"/>
            </w:rPr>
            <m:t>=</m:t>
          </w:ins>
        </m:r>
        <m:r>
          <w:ins w:id="491" w:author="Valcin, Vieux" w:date="2025-10-23T12:46:00Z" w16du:dateUtc="2025-10-23T16:46:00Z">
            <w:rPr>
              <w:rFonts w:ascii="Cambria Math" w:hAnsi="Cambria Math" w:cs="Times New Roman"/>
            </w:rPr>
            <m:t>L</m:t>
          </w:ins>
        </m:r>
        <m:d>
          <m:dPr>
            <m:begChr m:val="["/>
            <m:endChr m:val="]"/>
            <m:ctrlPr>
              <w:ins w:id="492" w:author="Valcin, Vieux" w:date="2025-10-23T12:46:00Z" w16du:dateUtc="2025-10-23T16:46:00Z">
                <w:rPr>
                  <w:rFonts w:ascii="Cambria Math" w:hAnsi="Cambria Math" w:cs="Times New Roman"/>
                  <w:i/>
                </w:rPr>
              </w:ins>
            </m:ctrlPr>
          </m:dPr>
          <m:e>
            <m:r>
              <w:ins w:id="493" w:author="Valcin, Vieux" w:date="2025-10-23T12:46:00Z" w16du:dateUtc="2025-10-23T16:46:00Z">
                <w:rPr>
                  <w:rFonts w:ascii="Cambria Math" w:hAnsi="Cambria Math" w:cs="Times New Roman"/>
                </w:rPr>
                <m:t>:, :k</m:t>
              </w:ins>
            </m:r>
          </m:e>
        </m:d>
        <m:r>
          <w:ins w:id="494" w:author="Valcin, Vieux" w:date="2025-10-23T12:46:00Z" w16du:dateUtc="2025-10-23T16:46:00Z">
            <w:rPr>
              <w:rFonts w:ascii="Cambria Math" w:hAnsi="Cambria Math" w:cs="Times New Roman"/>
            </w:rPr>
            <m:t>∙</m:t>
          </w:ins>
        </m:r>
        <m:rad>
          <m:radPr>
            <m:degHide m:val="1"/>
            <m:ctrlPr>
              <w:ins w:id="495" w:author="Valcin, Vieux" w:date="2025-10-23T12:46:00Z" w16du:dateUtc="2025-10-23T16:46:00Z">
                <w:rPr>
                  <w:rFonts w:ascii="Cambria Math" w:hAnsi="Cambria Math" w:cs="Times New Roman"/>
                  <w:i/>
                </w:rPr>
              </w:ins>
            </m:ctrlPr>
          </m:radPr>
          <m:deg/>
          <m:e>
            <m:d>
              <m:dPr>
                <m:ctrlPr>
                  <w:ins w:id="496" w:author="Valcin, Vieux" w:date="2025-10-23T12:46:00Z" w16du:dateUtc="2025-10-23T16:46:00Z">
                    <w:rPr>
                      <w:rFonts w:ascii="Cambria Math" w:hAnsi="Cambria Math" w:cs="Times New Roman"/>
                      <w:i/>
                    </w:rPr>
                  </w:ins>
                </m:ctrlPr>
              </m:dPr>
              <m:e>
                <m:r>
                  <w:ins w:id="497" w:author="Valcin, Vieux" w:date="2025-10-23T12:46:00Z" w16du:dateUtc="2025-10-23T16:46:00Z">
                    <w:rPr>
                      <w:rFonts w:ascii="Cambria Math" w:hAnsi="Cambria Math" w:cs="Times New Roman"/>
                    </w:rPr>
                    <m:t>S</m:t>
                  </w:ins>
                </m:r>
                <m:d>
                  <m:dPr>
                    <m:begChr m:val="["/>
                    <m:endChr m:val="]"/>
                    <m:ctrlPr>
                      <w:ins w:id="498" w:author="Valcin, Vieux" w:date="2025-10-23T12:46:00Z" w16du:dateUtc="2025-10-23T16:46:00Z">
                        <w:rPr>
                          <w:rFonts w:ascii="Cambria Math" w:hAnsi="Cambria Math" w:cs="Times New Roman"/>
                          <w:i/>
                        </w:rPr>
                      </w:ins>
                    </m:ctrlPr>
                  </m:dPr>
                  <m:e>
                    <m:r>
                      <w:ins w:id="499" w:author="Valcin, Vieux" w:date="2025-10-23T12:46:00Z" w16du:dateUtc="2025-10-23T16:46:00Z">
                        <w:rPr>
                          <w:rFonts w:ascii="Cambria Math" w:hAnsi="Cambria Math" w:cs="Times New Roman"/>
                        </w:rPr>
                        <m:t>:k</m:t>
                      </w:ins>
                    </m:r>
                  </m:e>
                </m:d>
              </m:e>
            </m:d>
          </m:e>
        </m:rad>
      </m:oMath>
      <w:ins w:id="500" w:author="Valcin, Vieux" w:date="2025-10-23T12:46:00Z" w16du:dateUtc="2025-10-23T16:46:00Z">
        <w:r w:rsidR="00154154" w:rsidRPr="003D165E">
          <w:rPr>
            <w:rFonts w:ascii="Times New Roman" w:hAnsi="Times New Roman" w:cs="Times New Roman"/>
          </w:rPr>
          <w:t xml:space="preserve"> and </w:t>
        </w:r>
      </w:ins>
      <m:oMath>
        <m:r>
          <w:ins w:id="501" w:author="Valcin, Vieux" w:date="2025-10-23T12:48:00Z" w16du:dateUtc="2025-10-23T16:48:00Z">
            <w:rPr>
              <w:rFonts w:ascii="Cambria Math" w:hAnsi="Cambria Math" w:cs="Times New Roman"/>
            </w:rPr>
            <m:t>D=diag</m:t>
          </w:ins>
        </m:r>
        <m:d>
          <m:dPr>
            <m:ctrlPr>
              <w:ins w:id="502" w:author="Valcin, Vieux" w:date="2025-10-23T12:48:00Z" w16du:dateUtc="2025-10-23T16:48:00Z">
                <w:rPr>
                  <w:rFonts w:ascii="Cambria Math" w:hAnsi="Cambria Math" w:cs="Times New Roman"/>
                  <w:i/>
                </w:rPr>
              </w:ins>
            </m:ctrlPr>
          </m:dPr>
          <m:e>
            <m:r>
              <w:ins w:id="503" w:author="Valcin, Vieux" w:date="2025-10-23T12:48:00Z" w16du:dateUtc="2025-10-23T16:48:00Z">
                <w:rPr>
                  <w:rFonts w:ascii="Cambria Math" w:hAnsi="Cambria Math" w:cs="Times New Roman"/>
                </w:rPr>
                <m:t>diag</m:t>
              </w:ins>
            </m:r>
            <m:d>
              <m:dPr>
                <m:ctrlPr>
                  <w:ins w:id="504" w:author="Valcin, Vieux" w:date="2025-10-23T12:48:00Z" w16du:dateUtc="2025-10-23T16:48:00Z">
                    <w:rPr>
                      <w:rFonts w:ascii="Cambria Math" w:hAnsi="Cambria Math" w:cs="Times New Roman"/>
                      <w:i/>
                    </w:rPr>
                  </w:ins>
                </m:ctrlPr>
              </m:dPr>
              <m:e>
                <m:sSub>
                  <m:sSubPr>
                    <m:ctrlPr>
                      <w:ins w:id="505" w:author="Valcin, Vieux" w:date="2025-10-23T12:48:00Z" w16du:dateUtc="2025-10-23T16:48:00Z">
                        <w:rPr>
                          <w:rFonts w:ascii="Cambria Math" w:hAnsi="Cambria Math" w:cs="Times New Roman"/>
                          <w:i/>
                        </w:rPr>
                      </w:ins>
                    </m:ctrlPr>
                  </m:sSubPr>
                  <m:e>
                    <m:r>
                      <w:ins w:id="506" w:author="Valcin, Vieux" w:date="2025-10-23T12:48:00Z" w16du:dateUtc="2025-10-23T16:48:00Z">
                        <w:rPr>
                          <w:rFonts w:ascii="Cambria Math" w:hAnsi="Cambria Math" w:cs="Times New Roman"/>
                        </w:rPr>
                        <m:t>Σ</m:t>
                      </w:ins>
                    </m:r>
                  </m:e>
                  <m:sub>
                    <m:r>
                      <w:ins w:id="507" w:author="Valcin, Vieux" w:date="2025-10-23T12:48:00Z" w16du:dateUtc="2025-10-23T16:48:00Z">
                        <w:rPr>
                          <w:rFonts w:ascii="Cambria Math" w:hAnsi="Cambria Math" w:cs="Times New Roman"/>
                        </w:rPr>
                        <m:t>MCD</m:t>
                      </w:ins>
                    </m:r>
                  </m:sub>
                </m:sSub>
                <m:r>
                  <w:ins w:id="508" w:author="Valcin, Vieux" w:date="2025-10-23T12:48:00Z" w16du:dateUtc="2025-10-23T16:48:00Z">
                    <w:rPr>
                      <w:rFonts w:ascii="Cambria Math" w:hAnsi="Cambria Math" w:cs="Times New Roman"/>
                    </w:rPr>
                    <m:t>-</m:t>
                  </w:ins>
                </m:r>
                <m:sSub>
                  <m:sSubPr>
                    <m:ctrlPr>
                      <w:ins w:id="509" w:author="Valcin, Vieux" w:date="2025-10-23T12:48:00Z" w16du:dateUtc="2025-10-23T16:48:00Z">
                        <w:rPr>
                          <w:rFonts w:ascii="Cambria Math" w:hAnsi="Cambria Math" w:cs="Times New Roman"/>
                          <w:i/>
                        </w:rPr>
                      </w:ins>
                    </m:ctrlPr>
                  </m:sSubPr>
                  <m:e>
                    <m:r>
                      <w:ins w:id="510" w:author="Valcin, Vieux" w:date="2025-10-23T12:48:00Z" w16du:dateUtc="2025-10-23T16:48:00Z">
                        <w:rPr>
                          <w:rFonts w:ascii="Cambria Math" w:hAnsi="Cambria Math" w:cs="Times New Roman"/>
                        </w:rPr>
                        <m:t>L</m:t>
                      </w:ins>
                    </m:r>
                  </m:e>
                  <m:sub>
                    <m:r>
                      <w:ins w:id="511" w:author="Valcin, Vieux" w:date="2025-10-23T12:48:00Z" w16du:dateUtc="2025-10-23T16:48:00Z">
                        <w:rPr>
                          <w:rFonts w:ascii="Cambria Math" w:hAnsi="Cambria Math" w:cs="Times New Roman"/>
                        </w:rPr>
                        <m:t>k</m:t>
                      </w:ins>
                    </m:r>
                  </m:sub>
                </m:sSub>
                <m:sSubSup>
                  <m:sSubSupPr>
                    <m:ctrlPr>
                      <w:ins w:id="512" w:author="Valcin, Vieux" w:date="2025-10-23T12:48:00Z" w16du:dateUtc="2025-10-23T16:48:00Z">
                        <w:rPr>
                          <w:rFonts w:ascii="Cambria Math" w:hAnsi="Cambria Math" w:cs="Times New Roman"/>
                          <w:i/>
                        </w:rPr>
                      </w:ins>
                    </m:ctrlPr>
                  </m:sSubSupPr>
                  <m:e>
                    <m:r>
                      <w:ins w:id="513" w:author="Valcin, Vieux" w:date="2025-10-23T12:48:00Z" w16du:dateUtc="2025-10-23T16:48:00Z">
                        <w:rPr>
                          <w:rFonts w:ascii="Cambria Math" w:hAnsi="Cambria Math" w:cs="Times New Roman"/>
                        </w:rPr>
                        <m:t>L</m:t>
                      </w:ins>
                    </m:r>
                  </m:e>
                  <m:sub>
                    <m:r>
                      <w:ins w:id="514" w:author="Valcin, Vieux" w:date="2025-10-23T12:48:00Z" w16du:dateUtc="2025-10-23T16:48:00Z">
                        <w:rPr>
                          <w:rFonts w:ascii="Cambria Math" w:hAnsi="Cambria Math" w:cs="Times New Roman"/>
                        </w:rPr>
                        <m:t>k</m:t>
                      </w:ins>
                    </m:r>
                  </m:sub>
                  <m:sup>
                    <m:r>
                      <w:ins w:id="515" w:author="Valcin, Vieux" w:date="2025-10-23T12:48:00Z" w16du:dateUtc="2025-10-23T16:48:00Z">
                        <w:rPr>
                          <w:rFonts w:ascii="Cambria Math" w:hAnsi="Cambria Math" w:cs="Times New Roman"/>
                        </w:rPr>
                        <m:t>T</m:t>
                      </w:ins>
                    </m:r>
                  </m:sup>
                </m:sSubSup>
              </m:e>
            </m:d>
          </m:e>
        </m:d>
      </m:oMath>
    </w:p>
    <w:p w14:paraId="463158C1" w14:textId="77777777" w:rsidR="005B5B28" w:rsidRPr="003D165E" w:rsidRDefault="00C24E94" w:rsidP="00C24E94">
      <w:pPr>
        <w:pStyle w:val="BodyText"/>
        <w:rPr>
          <w:ins w:id="516" w:author="Valcin, Vieux" w:date="2025-10-23T12:24:00Z" w16du:dateUtc="2025-10-23T16:24:00Z"/>
          <w:rFonts w:ascii="Times New Roman" w:hAnsi="Times New Roman" w:cs="Times New Roman"/>
        </w:rPr>
      </w:pPr>
      <w:ins w:id="517" w:author="Valcin, Vieux" w:date="2025-10-23T12:31:00Z" w16du:dateUtc="2025-10-23T16:31:00Z">
        <w:r w:rsidRPr="003D165E">
          <w:rPr>
            <w:rFonts w:ascii="Times New Roman" w:hAnsi="Times New Roman" w:cs="Times New Roman"/>
          </w:rPr>
          <w:lastRenderedPageBreak/>
          <w:t xml:space="preserve">This </w:t>
        </w:r>
      </w:ins>
      <w:del w:id="518" w:author="Valcin, Vieux" w:date="2025-10-23T10:09:00Z" w16du:dateUtc="2025-10-23T14:09:00Z">
        <w:r w:rsidR="00591BCA" w:rsidRPr="003D165E" w:rsidDel="008B012A">
          <w:rPr>
            <w:rFonts w:ascii="Times New Roman" w:hAnsi="Times New Roman" w:cs="Times New Roman"/>
          </w:rPr>
          <w:delText xml:space="preserve">via Cholesky decomposition, </w:delText>
        </w:r>
      </w:del>
      <w:r w:rsidR="00591BCA" w:rsidRPr="003D165E">
        <w:rPr>
          <w:rFonts w:ascii="Times New Roman" w:hAnsi="Times New Roman" w:cs="Times New Roman"/>
        </w:rPr>
        <w:t>enab</w:t>
      </w:r>
      <w:ins w:id="519" w:author="Valcin, Vieux" w:date="2025-10-23T10:10:00Z" w16du:dateUtc="2025-10-23T14:10:00Z">
        <w:r w:rsidR="00962D84" w:rsidRPr="003D165E">
          <w:rPr>
            <w:rFonts w:ascii="Times New Roman" w:hAnsi="Times New Roman" w:cs="Times New Roman"/>
          </w:rPr>
          <w:t>l</w:t>
        </w:r>
        <w:r w:rsidR="008B012A" w:rsidRPr="003D165E">
          <w:rPr>
            <w:rFonts w:ascii="Times New Roman" w:hAnsi="Times New Roman" w:cs="Times New Roman"/>
          </w:rPr>
          <w:t>es</w:t>
        </w:r>
      </w:ins>
      <w:del w:id="520" w:author="Valcin, Vieux" w:date="2025-10-23T10:10:00Z" w16du:dateUtc="2025-10-23T14:10:00Z">
        <w:r w:rsidR="00591BCA" w:rsidRPr="003D165E" w:rsidDel="008B012A">
          <w:rPr>
            <w:rFonts w:ascii="Times New Roman" w:hAnsi="Times New Roman" w:cs="Times New Roman"/>
          </w:rPr>
          <w:delText>lin</w:delText>
        </w:r>
      </w:del>
      <w:del w:id="521" w:author="Valcin, Vieux" w:date="2025-10-23T10:09:00Z" w16du:dateUtc="2025-10-23T14:09:00Z">
        <w:r w:rsidR="00591BCA" w:rsidRPr="003D165E" w:rsidDel="008B012A">
          <w:rPr>
            <w:rFonts w:ascii="Times New Roman" w:hAnsi="Times New Roman" w:cs="Times New Roman"/>
          </w:rPr>
          <w:delText>g</w:delText>
        </w:r>
      </w:del>
      <w:r w:rsidR="00591BCA" w:rsidRPr="003D165E">
        <w:rPr>
          <w:rFonts w:ascii="Times New Roman" w:hAnsi="Times New Roman" w:cs="Times New Roman"/>
        </w:rPr>
        <w:t xml:space="preserve"> efficient distance calculation</w:t>
      </w:r>
      <w:ins w:id="522" w:author="Valcin, Vieux" w:date="2025-10-23T10:10:00Z" w16du:dateUtc="2025-10-23T14:10:00Z">
        <w:r w:rsidR="00962D84" w:rsidRPr="003D165E">
          <w:rPr>
            <w:rFonts w:ascii="Times New Roman" w:hAnsi="Times New Roman" w:cs="Times New Roman"/>
          </w:rPr>
          <w:t>, ensuring robust, accurate, and scalable distance representation for modalities across large datasets</w:t>
        </w:r>
      </w:ins>
      <w:ins w:id="523" w:author="Valcin, Vieux" w:date="2025-10-23T11:38:00Z" w16du:dateUtc="2025-10-23T15:38:00Z">
        <w:r w:rsidR="00624210" w:rsidRPr="003D165E">
          <w:rPr>
            <w:rFonts w:ascii="Times New Roman" w:hAnsi="Times New Roman" w:cs="Times New Roman"/>
          </w:rPr>
          <w:t xml:space="preserve"> (</w:t>
        </w:r>
      </w:ins>
      <w:ins w:id="524" w:author="Valcin, Vieux" w:date="2025-10-23T11:38:00Z">
        <w:r w:rsidR="00624210" w:rsidRPr="003D165E">
          <w:rPr>
            <w:rFonts w:ascii="Times New Roman" w:hAnsi="Times New Roman" w:cs="Times New Roman"/>
          </w:rPr>
          <w:t>Halko</w:t>
        </w:r>
      </w:ins>
      <w:ins w:id="525" w:author="Valcin, Vieux" w:date="2025-10-23T11:38:00Z" w16du:dateUtc="2025-10-23T15:38:00Z">
        <w:r w:rsidR="00624210" w:rsidRPr="003D165E">
          <w:rPr>
            <w:rFonts w:ascii="Times New Roman" w:hAnsi="Times New Roman" w:cs="Times New Roman"/>
          </w:rPr>
          <w:t xml:space="preserve"> et al., 2011)</w:t>
        </w:r>
      </w:ins>
      <w:ins w:id="526" w:author="Valcin, Vieux" w:date="2025-10-23T12:22:00Z" w16du:dateUtc="2025-10-23T16:22:00Z">
        <w:r w:rsidR="00B00991" w:rsidRPr="003D165E">
          <w:rPr>
            <w:rFonts w:ascii="Times New Roman" w:hAnsi="Times New Roman" w:cs="Times New Roman"/>
          </w:rPr>
          <w:t xml:space="preserve">. </w:t>
        </w:r>
      </w:ins>
    </w:p>
    <w:p w14:paraId="6E26B8C8" w14:textId="77777777" w:rsidR="00EF1988" w:rsidRPr="003D165E" w:rsidRDefault="00FB45CD">
      <w:pPr>
        <w:pStyle w:val="BodyText"/>
        <w:rPr>
          <w:rFonts w:ascii="Times New Roman" w:hAnsi="Times New Roman" w:cs="Times New Roman"/>
        </w:rPr>
      </w:pPr>
      <w:ins w:id="527" w:author="Valcin, Vieux" w:date="2025-10-23T12:22:00Z" w16du:dateUtc="2025-10-23T16:22:00Z">
        <w:r w:rsidRPr="003D165E">
          <w:rPr>
            <w:rFonts w:ascii="Times New Roman" w:hAnsi="Times New Roman" w:cs="Times New Roman"/>
          </w:rPr>
          <w:t xml:space="preserve">The </w:t>
        </w:r>
        <w:proofErr w:type="spellStart"/>
        <w:r w:rsidRPr="003D165E">
          <w:rPr>
            <w:rFonts w:ascii="Times New Roman" w:hAnsi="Times New Roman" w:cs="Times New Roman"/>
          </w:rPr>
          <w:t>Mahalanobis</w:t>
        </w:r>
        <w:proofErr w:type="spellEnd"/>
        <w:r w:rsidRPr="003D165E">
          <w:rPr>
            <w:rFonts w:ascii="Times New Roman" w:hAnsi="Times New Roman" w:cs="Times New Roman"/>
          </w:rPr>
          <w:t xml:space="preserve"> distance can then be computed via triangular solve</w:t>
        </w:r>
      </w:ins>
      <w:r w:rsidR="00591BCA" w:rsidRPr="003D165E">
        <w:rPr>
          <w:rFonts w:ascii="Times New Roman" w:hAnsi="Times New Roman" w:cs="Times New Roman"/>
        </w:rPr>
        <w:t>:</w:t>
      </w:r>
    </w:p>
    <w:p w14:paraId="5E8BB43C" w14:textId="742EDFCF" w:rsidR="00EF1988" w:rsidRPr="003D165E" w:rsidRDefault="00000000">
      <w:pPr>
        <w:pStyle w:val="BodyText"/>
        <w:rPr>
          <w:ins w:id="528" w:author="Valcin, Vieux" w:date="2025-10-23T12:53:00Z" w16du:dateUtc="2025-10-23T16:53:00Z"/>
          <w:rFonts w:ascii="Times New Roman" w:hAnsi="Times New Roman" w:cs="Times New Roman"/>
        </w:rPr>
      </w:pPr>
      <m:oMathPara>
        <m:oMathParaPr>
          <m:jc m:val="center"/>
        </m:oMathParaPr>
        <m:oMath>
          <m:sSub>
            <m:sSubPr>
              <m:ctrlPr>
                <w:ins w:id="529"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Mahalanobis</m:t>
              </m:r>
            </m:sub>
          </m:sSub>
          <m:d>
            <m:dPr>
              <m:ctrlPr>
                <w:ins w:id="530" w:author="Valcin, Vieux" w:date="2025-10-24T12:18:00Z" w16du:dateUtc="2025-10-24T16:18:00Z">
                  <w:rPr>
                    <w:rFonts w:ascii="Cambria Math" w:hAnsi="Cambria Math" w:cs="Times New Roman"/>
                    <w:i/>
                  </w:rPr>
                </w:ins>
              </m:ctrlPr>
            </m:dPr>
            <m:e>
              <m:sSub>
                <m:sSubPr>
                  <m:ctrlPr>
                    <w:ins w:id="531"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ins w:id="532"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rPr>
            <m:t>=∥</m:t>
          </m:r>
          <m:sSup>
            <m:sSupPr>
              <m:ctrlPr>
                <w:ins w:id="533" w:author="Valcin, Vieux" w:date="2025-10-24T11:34:00Z" w16du:dateUtc="2025-10-24T15:34:00Z">
                  <w:rPr>
                    <w:rFonts w:ascii="Cambria Math" w:hAnsi="Cambria Math" w:cs="Times New Roman"/>
                  </w:rPr>
                </w:ins>
              </m:ctrlPr>
            </m:sSupPr>
            <m:e>
              <m:r>
                <w:rPr>
                  <w:rFonts w:ascii="Cambria Math" w:hAnsi="Cambria Math" w:cs="Times New Roman"/>
                </w:rPr>
                <m:t>L</m:t>
              </m:r>
            </m:e>
            <m:sup>
              <m:r>
                <w:rPr>
                  <w:rFonts w:ascii="Cambria Math" w:hAnsi="Cambria Math" w:cs="Times New Roman"/>
                </w:rPr>
                <m:t>-1</m:t>
              </m:r>
            </m:sup>
          </m:sSup>
          <m:d>
            <m:dPr>
              <m:ctrlPr>
                <w:ins w:id="534" w:author="Valcin, Vieux" w:date="2025-10-24T12:18:00Z" w16du:dateUtc="2025-10-24T16:18:00Z">
                  <w:rPr>
                    <w:rFonts w:ascii="Cambria Math" w:hAnsi="Cambria Math" w:cs="Times New Roman"/>
                    <w:i/>
                  </w:rPr>
                </w:ins>
              </m:ctrlPr>
            </m:dPr>
            <m:e>
              <m:sSub>
                <m:sSubPr>
                  <m:ctrlPr>
                    <w:ins w:id="535"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ins w:id="536"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j</m:t>
                  </m:r>
                </m:sub>
              </m:sSub>
            </m:e>
          </m:d>
          <m:sSub>
            <m:sSubPr>
              <m:ctrlPr>
                <w:ins w:id="537" w:author="Valcin, Vieux" w:date="2025-10-24T11:34:00Z" w16du:dateUtc="2025-10-24T15:34:00Z">
                  <w:rPr>
                    <w:rFonts w:ascii="Cambria Math" w:hAnsi="Cambria Math" w:cs="Times New Roman"/>
                  </w:rPr>
                </w:ins>
              </m:ctrlPr>
            </m:sSubPr>
            <m:e>
              <m:r>
                <w:rPr>
                  <w:rFonts w:ascii="Cambria Math" w:hAnsi="Cambria Math" w:cs="Times New Roman"/>
                </w:rPr>
                <m:t>∥</m:t>
              </m:r>
            </m:e>
            <m:sub>
              <m:r>
                <w:rPr>
                  <w:rFonts w:ascii="Cambria Math" w:hAnsi="Cambria Math" w:cs="Times New Roman"/>
                </w:rPr>
                <m:t>2</m:t>
              </m:r>
            </m:sub>
          </m:sSub>
        </m:oMath>
      </m:oMathPara>
    </w:p>
    <w:p w14:paraId="308E4B13" w14:textId="5CB674A9" w:rsidR="00342BFB" w:rsidRPr="003D165E" w:rsidRDefault="00342BFB" w:rsidP="00342BFB">
      <w:pPr>
        <w:pStyle w:val="BodyText"/>
        <w:rPr>
          <w:ins w:id="538" w:author="Valcin, Vieux" w:date="2025-10-23T12:53:00Z" w16du:dateUtc="2025-10-23T16:53:00Z"/>
          <w:rFonts w:ascii="Times New Roman" w:hAnsi="Times New Roman" w:cs="Times New Roman"/>
        </w:rPr>
      </w:pPr>
      <w:ins w:id="539" w:author="Valcin, Vieux" w:date="2025-10-23T12:53:00Z" w16du:dateUtc="2025-10-23T16:53:00Z">
        <w:r w:rsidRPr="003D165E">
          <w:rPr>
            <w:rFonts w:ascii="Times New Roman" w:hAnsi="Times New Roman" w:cs="Times New Roman"/>
          </w:rPr>
          <w:t xml:space="preserve">The low-rank approximation </w:t>
        </w:r>
      </w:ins>
      <w:ins w:id="540" w:author="Valcin, Vieux" w:date="2025-10-23T12:54:00Z" w16du:dateUtc="2025-10-23T16:54:00Z">
        <w:r w:rsidR="00F91624" w:rsidRPr="003D165E">
          <w:rPr>
            <w:rFonts w:ascii="Times New Roman" w:hAnsi="Times New Roman" w:cs="Times New Roman"/>
          </w:rPr>
          <w:t xml:space="preserve">and subsequent formulation </w:t>
        </w:r>
      </w:ins>
      <w:ins w:id="541" w:author="Valcin, Vieux" w:date="2025-10-23T12:56:00Z" w16du:dateUtc="2025-10-23T16:56:00Z">
        <w:r w:rsidR="000D08C7" w:rsidRPr="003D165E">
          <w:rPr>
            <w:rFonts w:ascii="Times New Roman" w:hAnsi="Times New Roman" w:cs="Times New Roman"/>
          </w:rPr>
          <w:t>prevent</w:t>
        </w:r>
      </w:ins>
      <w:ins w:id="542" w:author="Valcin, Vieux" w:date="2025-10-23T12:53:00Z" w16du:dateUtc="2025-10-23T16:53:00Z">
        <w:r w:rsidR="00F91624" w:rsidRPr="003D165E">
          <w:rPr>
            <w:rFonts w:ascii="Times New Roman" w:hAnsi="Times New Roman" w:cs="Times New Roman"/>
          </w:rPr>
          <w:t xml:space="preserve"> direct </w:t>
        </w:r>
      </w:ins>
      <w:ins w:id="543" w:author="Valcin, Vieux" w:date="2025-10-23T12:54:00Z" w16du:dateUtc="2025-10-23T16:54:00Z">
        <w:r w:rsidR="00F91624" w:rsidRPr="003D165E">
          <w:rPr>
            <w:rFonts w:ascii="Times New Roman" w:hAnsi="Times New Roman" w:cs="Times New Roman"/>
          </w:rPr>
          <w:t xml:space="preserve">matrix inversion and </w:t>
        </w:r>
      </w:ins>
      <w:ins w:id="544" w:author="Valcin, Vieux" w:date="2025-10-23T12:56:00Z" w16du:dateUtc="2025-10-23T16:56:00Z">
        <w:r w:rsidR="000D08C7" w:rsidRPr="003D165E">
          <w:rPr>
            <w:rFonts w:ascii="Times New Roman" w:hAnsi="Times New Roman" w:cs="Times New Roman"/>
          </w:rPr>
          <w:t>reduce</w:t>
        </w:r>
      </w:ins>
      <w:ins w:id="545" w:author="Valcin, Vieux" w:date="2025-10-23T12:53:00Z" w16du:dateUtc="2025-10-23T16:53:00Z">
        <w:r w:rsidRPr="003D165E">
          <w:rPr>
            <w:rFonts w:ascii="Times New Roman" w:hAnsi="Times New Roman" w:cs="Times New Roman"/>
          </w:rPr>
          <w:t xml:space="preserve"> memory complexity from </w:t>
        </w:r>
      </w:ins>
      <m:oMath>
        <m:r>
          <w:ins w:id="546" w:author="Valcin, Vieux" w:date="2025-10-23T12:53:00Z" w16du:dateUtc="2025-10-23T16:53:00Z">
            <w:rPr>
              <w:rFonts w:ascii="Cambria Math" w:hAnsi="Cambria Math" w:cs="Times New Roman"/>
            </w:rPr>
            <m:t>O</m:t>
          </w:ins>
        </m:r>
        <m:d>
          <m:dPr>
            <m:ctrlPr>
              <w:ins w:id="547" w:author="Valcin, Vieux" w:date="2025-10-23T12:53:00Z" w16du:dateUtc="2025-10-23T16:53:00Z">
                <w:rPr>
                  <w:rFonts w:ascii="Cambria Math" w:hAnsi="Cambria Math" w:cs="Times New Roman"/>
                  <w:i/>
                </w:rPr>
              </w:ins>
            </m:ctrlPr>
          </m:dPr>
          <m:e>
            <m:sSup>
              <m:sSupPr>
                <m:ctrlPr>
                  <w:ins w:id="548" w:author="Valcin, Vieux" w:date="2025-10-23T12:53:00Z" w16du:dateUtc="2025-10-23T16:53:00Z">
                    <w:rPr>
                      <w:rFonts w:ascii="Cambria Math" w:hAnsi="Cambria Math" w:cs="Times New Roman"/>
                      <w:i/>
                    </w:rPr>
                  </w:ins>
                </m:ctrlPr>
              </m:sSupPr>
              <m:e>
                <m:r>
                  <w:ins w:id="549" w:author="Valcin, Vieux" w:date="2025-10-23T12:53:00Z" w16du:dateUtc="2025-10-23T16:53:00Z">
                    <w:rPr>
                      <w:rFonts w:ascii="Cambria Math" w:hAnsi="Cambria Math" w:cs="Times New Roman"/>
                    </w:rPr>
                    <m:t>d</m:t>
                  </w:ins>
                </m:r>
              </m:e>
              <m:sup>
                <m:r>
                  <w:ins w:id="550" w:author="Valcin, Vieux" w:date="2025-10-23T12:53:00Z" w16du:dateUtc="2025-10-23T16:53:00Z">
                    <w:rPr>
                      <w:rFonts w:ascii="Cambria Math" w:hAnsi="Cambria Math" w:cs="Times New Roman"/>
                    </w:rPr>
                    <m:t>2</m:t>
                  </w:ins>
                </m:r>
              </m:sup>
            </m:sSup>
          </m:e>
        </m:d>
      </m:oMath>
      <w:ins w:id="551" w:author="Valcin, Vieux" w:date="2025-10-23T12:53:00Z" w16du:dateUtc="2025-10-23T16:53:00Z">
        <w:r w:rsidRPr="003D165E">
          <w:rPr>
            <w:rFonts w:ascii="Times New Roman" w:hAnsi="Times New Roman" w:cs="Times New Roman"/>
          </w:rPr>
          <w:t xml:space="preserve"> to </w:t>
        </w:r>
      </w:ins>
      <m:oMath>
        <m:r>
          <w:ins w:id="552" w:author="Valcin, Vieux" w:date="2025-10-23T12:53:00Z" w16du:dateUtc="2025-10-23T16:53:00Z">
            <w:rPr>
              <w:rFonts w:ascii="Cambria Math" w:hAnsi="Cambria Math" w:cs="Times New Roman"/>
            </w:rPr>
            <m:t>O</m:t>
          </w:ins>
        </m:r>
        <m:d>
          <m:dPr>
            <m:ctrlPr>
              <w:ins w:id="553" w:author="Valcin, Vieux" w:date="2025-10-23T12:53:00Z" w16du:dateUtc="2025-10-23T16:53:00Z">
                <w:rPr>
                  <w:rFonts w:ascii="Cambria Math" w:hAnsi="Cambria Math" w:cs="Times New Roman"/>
                  <w:i/>
                </w:rPr>
              </w:ins>
            </m:ctrlPr>
          </m:dPr>
          <m:e>
            <m:r>
              <w:ins w:id="554" w:author="Valcin, Vieux" w:date="2025-10-23T12:53:00Z" w16du:dateUtc="2025-10-23T16:53:00Z">
                <w:rPr>
                  <w:rFonts w:ascii="Cambria Math" w:hAnsi="Cambria Math" w:cs="Times New Roman"/>
                </w:rPr>
                <m:t>kd</m:t>
              </w:ins>
            </m:r>
          </m:e>
        </m:d>
      </m:oMath>
      <w:ins w:id="555" w:author="Valcin, Vieux" w:date="2025-10-23T12:53:00Z" w16du:dateUtc="2025-10-23T16:53:00Z">
        <w:r w:rsidRPr="003D165E">
          <w:rPr>
            <w:rFonts w:ascii="Times New Roman" w:hAnsi="Times New Roman" w:cs="Times New Roman"/>
          </w:rPr>
          <w:t xml:space="preserve">, achieving approximately 97% memory reduction for Word2World's dimensionality </w:t>
        </w:r>
      </w:ins>
      <m:oMath>
        <m:d>
          <m:dPr>
            <m:ctrlPr>
              <w:ins w:id="556" w:author="Valcin, Vieux" w:date="2025-10-23T12:53:00Z" w16du:dateUtc="2025-10-23T16:53:00Z">
                <w:rPr>
                  <w:rFonts w:ascii="Cambria Math" w:hAnsi="Cambria Math" w:cs="Times New Roman"/>
                  <w:i/>
                </w:rPr>
              </w:ins>
            </m:ctrlPr>
          </m:dPr>
          <m:e>
            <m:r>
              <w:ins w:id="557" w:author="Valcin, Vieux" w:date="2025-10-23T12:53:00Z" w16du:dateUtc="2025-10-23T16:53:00Z">
                <w:rPr>
                  <w:rFonts w:ascii="Cambria Math" w:hAnsi="Cambria Math" w:cs="Times New Roman"/>
                </w:rPr>
                <m:t>d=1056, k=32</m:t>
              </w:ins>
            </m:r>
          </m:e>
        </m:d>
      </m:oMath>
      <w:ins w:id="558" w:author="Valcin, Vieux" w:date="2025-10-23T12:53:00Z" w16du:dateUtc="2025-10-23T16:53:00Z">
        <w:r w:rsidRPr="003D165E">
          <w:rPr>
            <w:rFonts w:ascii="Times New Roman" w:hAnsi="Times New Roman" w:cs="Times New Roman"/>
          </w:rPr>
          <w:t>.</w:t>
        </w:r>
      </w:ins>
    </w:p>
    <w:p w14:paraId="5DE2D33E" w14:textId="77777777" w:rsidR="00342BFB" w:rsidRPr="003D165E" w:rsidRDefault="00342BFB">
      <w:pPr>
        <w:pStyle w:val="BodyText"/>
        <w:rPr>
          <w:rFonts w:ascii="Times New Roman" w:hAnsi="Times New Roman" w:cs="Times New Roman"/>
        </w:rPr>
      </w:pPr>
    </w:p>
    <w:p w14:paraId="61CEEC54" w14:textId="77777777" w:rsidR="00EF1988" w:rsidRPr="003D165E" w:rsidRDefault="00591BCA">
      <w:pPr>
        <w:pStyle w:val="Heading4"/>
        <w:rPr>
          <w:rFonts w:ascii="Times New Roman" w:hAnsi="Times New Roman" w:cs="Times New Roman"/>
          <w:color w:val="auto"/>
        </w:rPr>
      </w:pPr>
      <w:bookmarkStart w:id="559" w:name="high-dimensional-connection-probability"/>
      <w:r w:rsidRPr="003D165E">
        <w:rPr>
          <w:rFonts w:ascii="Times New Roman" w:hAnsi="Times New Roman" w:cs="Times New Roman"/>
          <w:color w:val="auto"/>
        </w:rPr>
        <w:t>2.1.3 High-Dimensional Connection Probability</w:t>
      </w:r>
      <w:bookmarkEnd w:id="559"/>
    </w:p>
    <w:p w14:paraId="5A4D478D"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The probability of connection between users </w:t>
      </w:r>
      <m:oMath>
        <m:r>
          <w:rPr>
            <w:rFonts w:ascii="Cambria Math" w:hAnsi="Cambria Math" w:cs="Times New Roman"/>
          </w:rPr>
          <m:t>i</m:t>
        </m:r>
      </m:oMath>
      <w:r w:rsidRPr="003D165E">
        <w:rPr>
          <w:rFonts w:ascii="Times New Roman" w:hAnsi="Times New Roman" w:cs="Times New Roman"/>
        </w:rPr>
        <w:t xml:space="preserve"> and </w:t>
      </w:r>
      <m:oMath>
        <m:r>
          <w:rPr>
            <w:rFonts w:ascii="Cambria Math" w:hAnsi="Cambria Math" w:cs="Times New Roman"/>
          </w:rPr>
          <m:t>j</m:t>
        </m:r>
      </m:oMath>
      <w:r w:rsidRPr="003D165E">
        <w:rPr>
          <w:rFonts w:ascii="Times New Roman" w:hAnsi="Times New Roman" w:cs="Times New Roman"/>
        </w:rPr>
        <w:t xml:space="preserve"> in the high-dimensional space is modeled as:</w:t>
      </w:r>
    </w:p>
    <w:p w14:paraId="61BEE1C9" w14:textId="1E77F0B5" w:rsidR="00EF1988" w:rsidRPr="003D165E" w:rsidRDefault="00E63460">
      <w:pPr>
        <w:pStyle w:val="BodyText"/>
        <w:rPr>
          <w:rFonts w:ascii="Times New Roman" w:hAnsi="Times New Roman" w:cs="Times New Roman"/>
        </w:rPr>
      </w:pPr>
      <m:oMathPara>
        <m:oMathParaPr>
          <m:jc m:val="center"/>
        </m:oMathParaPr>
        <m:oMath>
          <m:r>
            <w:rPr>
              <w:rFonts w:ascii="Cambria Math" w:hAnsi="Cambria Math" w:cs="Times New Roman"/>
            </w:rPr>
            <m:t>P</m:t>
          </m:r>
          <m:d>
            <m:dPr>
              <m:ctrlPr>
                <w:ins w:id="560" w:author="Valcin, Vieux" w:date="2025-10-24T12:18:00Z" w16du:dateUtc="2025-10-24T16:18:00Z">
                  <w:rPr>
                    <w:rFonts w:ascii="Cambria Math" w:hAnsi="Cambria Math" w:cs="Times New Roman"/>
                    <w:i/>
                  </w:rPr>
                </w:ins>
              </m:ctrlPr>
            </m:dPr>
            <m:e>
              <m:r>
                <w:rPr>
                  <w:rFonts w:ascii="Cambria Math" w:hAnsi="Cambria Math" w:cs="Times New Roman"/>
                </w:rPr>
                <m:t>i,j</m:t>
              </m:r>
            </m:e>
          </m:d>
          <m:r>
            <w:rPr>
              <w:rFonts w:ascii="Cambria Math" w:hAnsi="Cambria Math" w:cs="Times New Roman"/>
            </w:rPr>
            <m:t>=</m:t>
          </m:r>
          <m:r>
            <m:rPr>
              <m:nor/>
            </m:rPr>
            <w:rPr>
              <w:rFonts w:ascii="Times New Roman" w:hAnsi="Times New Roman" w:cs="Times New Roman"/>
            </w:rPr>
            <m:t>exp</m:t>
          </m:r>
          <m:d>
            <m:dPr>
              <m:ctrlPr>
                <w:ins w:id="561" w:author="Valcin, Vieux" w:date="2025-10-24T11:34:00Z" w16du:dateUtc="2025-10-24T15:34:00Z">
                  <w:rPr>
                    <w:rFonts w:ascii="Cambria Math" w:hAnsi="Cambria Math" w:cs="Times New Roman"/>
                  </w:rPr>
                </w:ins>
              </m:ctrlPr>
            </m:dPr>
            <m:e>
              <m:r>
                <w:rPr>
                  <w:rFonts w:ascii="Cambria Math" w:hAnsi="Cambria Math" w:cs="Times New Roman"/>
                </w:rPr>
                <m:t>-</m:t>
              </m:r>
              <m:f>
                <m:fPr>
                  <m:ctrlPr>
                    <w:ins w:id="562" w:author="Valcin, Vieux" w:date="2025-10-24T11:34:00Z" w16du:dateUtc="2025-10-24T15:34:00Z">
                      <w:rPr>
                        <w:rFonts w:ascii="Cambria Math" w:hAnsi="Cambria Math" w:cs="Times New Roman"/>
                      </w:rPr>
                    </w:ins>
                  </m:ctrlPr>
                </m:fPr>
                <m:num>
                  <m:sSub>
                    <m:sSubPr>
                      <m:ctrlPr>
                        <w:ins w:id="563"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Mahalanobis</m:t>
                      </m:r>
                    </m:sub>
                  </m:sSub>
                  <m:r>
                    <w:rPr>
                      <w:rFonts w:ascii="Cambria Math" w:hAnsi="Cambria Math" w:cs="Times New Roman"/>
                    </w:rPr>
                    <m:t>(</m:t>
                  </m:r>
                  <m:sSub>
                    <m:sSubPr>
                      <m:ctrlPr>
                        <w:ins w:id="564"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ins w:id="565" w:author="Valcin, Vieux" w:date="2025-10-24T11:34:00Z" w16du:dateUtc="2025-10-24T15:34:00Z">
                          <w:rPr>
                            <w:rFonts w:ascii="Cambria Math" w:hAnsi="Cambria Math" w:cs="Times New Roman"/>
                          </w:rPr>
                        </w:ins>
                      </m:ctrlPr>
                    </m:sSubPr>
                    <m:e>
                      <m:r>
                        <w:rPr>
                          <w:rFonts w:ascii="Cambria Math" w:hAnsi="Cambria Math" w:cs="Times New Roman"/>
                        </w:rPr>
                        <m:t>x</m:t>
                      </m:r>
                    </m:e>
                    <m:sub>
                      <m:r>
                        <w:rPr>
                          <w:rFonts w:ascii="Cambria Math" w:hAnsi="Cambria Math" w:cs="Times New Roman"/>
                        </w:rPr>
                        <m:t>j</m:t>
                      </m:r>
                    </m:sub>
                  </m:sSub>
                  <m:sSup>
                    <m:sSupPr>
                      <m:ctrlPr>
                        <w:ins w:id="566"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ins w:id="567" w:author="Valcin, Vieux" w:date="2025-10-24T11:34:00Z" w16du:dateUtc="2025-10-24T15:34:00Z">
                          <w:rPr>
                            <w:rFonts w:ascii="Cambria Math" w:hAnsi="Cambria Math" w:cs="Times New Roman"/>
                          </w:rPr>
                        </w:ins>
                      </m:ctrlPr>
                    </m:sSubSupPr>
                    <m:e>
                      <m:r>
                        <w:rPr>
                          <w:rFonts w:ascii="Cambria Math" w:hAnsi="Cambria Math" w:cs="Times New Roman"/>
                        </w:rPr>
                        <m:t>σ</m:t>
                      </m:r>
                    </m:e>
                    <m:sub>
                      <m:r>
                        <w:rPr>
                          <w:rFonts w:ascii="Cambria Math" w:hAnsi="Cambria Math" w:cs="Times New Roman"/>
                        </w:rPr>
                        <m:t>i</m:t>
                      </m:r>
                    </m:sub>
                    <m:sup>
                      <m:r>
                        <w:rPr>
                          <w:rFonts w:ascii="Cambria Math" w:hAnsi="Cambria Math" w:cs="Times New Roman"/>
                        </w:rPr>
                        <m:t>2</m:t>
                      </m:r>
                    </m:sup>
                  </m:sSubSup>
                </m:den>
              </m:f>
            </m:e>
          </m:d>
        </m:oMath>
      </m:oMathPara>
    </w:p>
    <w:p w14:paraId="72E8B5A2" w14:textId="3F2FF8D5" w:rsidR="00EF1988" w:rsidRDefault="00591BCA">
      <w:pPr>
        <w:pStyle w:val="FirstParagraph"/>
        <w:rPr>
          <w:ins w:id="568" w:author="Valcin, Vieux" w:date="2025-10-24T13:39:00Z" w16du:dateUtc="2025-10-24T17:39:00Z"/>
          <w:rFonts w:ascii="Times New Roman" w:hAnsi="Times New Roman" w:cs="Times New Roman"/>
        </w:rPr>
      </w:pPr>
      <w:r w:rsidRPr="003D165E">
        <w:rPr>
          <w:rFonts w:ascii="Times New Roman" w:hAnsi="Times New Roman" w:cs="Times New Roman"/>
        </w:rPr>
        <w:t xml:space="preserve">where </w:t>
      </w:r>
      <m:oMath>
        <m:sSub>
          <m:sSubPr>
            <m:ctrlPr>
              <w:ins w:id="569" w:author="Valcin, Vieux" w:date="2025-10-24T11:34:00Z" w16du:dateUtc="2025-10-24T15:34:00Z">
                <w:rPr>
                  <w:rFonts w:ascii="Cambria Math" w:hAnsi="Cambria Math" w:cs="Times New Roman"/>
                </w:rPr>
              </w:ins>
            </m:ctrlPr>
          </m:sSubPr>
          <m:e>
            <m:r>
              <w:rPr>
                <w:rFonts w:ascii="Cambria Math" w:hAnsi="Cambria Math" w:cs="Times New Roman"/>
              </w:rPr>
              <m:t>σ</m:t>
            </m:r>
          </m:e>
          <m:sub>
            <m:r>
              <w:rPr>
                <w:rFonts w:ascii="Cambria Math" w:hAnsi="Cambria Math" w:cs="Times New Roman"/>
              </w:rPr>
              <m:t>i</m:t>
            </m:r>
          </m:sub>
        </m:sSub>
      </m:oMath>
      <w:r w:rsidRPr="003D165E">
        <w:rPr>
          <w:rFonts w:ascii="Times New Roman" w:hAnsi="Times New Roman" w:cs="Times New Roman"/>
        </w:rPr>
        <w:t xml:space="preserve"> is a locally adaptive bandwidth parameter determined by binary search to achieve a target perplexity </w:t>
      </w:r>
      <m:oMath>
        <m:r>
          <m:rPr>
            <m:nor/>
          </m:rPr>
          <w:rPr>
            <w:rFonts w:ascii="Times New Roman" w:hAnsi="Times New Roman" w:cs="Times New Roman"/>
          </w:rPr>
          <m:t>Perp</m:t>
        </m:r>
        <m:r>
          <w:rPr>
            <w:rFonts w:ascii="Cambria Math" w:hAnsi="Cambria Math" w:cs="Times New Roman"/>
          </w:rPr>
          <m:t>=</m:t>
        </m:r>
        <m:sSup>
          <m:sSupPr>
            <m:ctrlPr>
              <w:ins w:id="570" w:author="Valcin, Vieux" w:date="2025-10-24T11:34:00Z" w16du:dateUtc="2025-10-24T15:34:00Z">
                <w:rPr>
                  <w:rFonts w:ascii="Cambria Math" w:hAnsi="Cambria Math" w:cs="Times New Roman"/>
                </w:rPr>
              </w:ins>
            </m:ctrlPr>
          </m:sSupPr>
          <m:e>
            <m:r>
              <w:rPr>
                <w:rFonts w:ascii="Cambria Math" w:hAnsi="Cambria Math" w:cs="Times New Roman"/>
              </w:rPr>
              <m:t>2</m:t>
            </m:r>
          </m:e>
          <m:sup>
            <m:r>
              <w:rPr>
                <w:rFonts w:ascii="Cambria Math" w:hAnsi="Cambria Math" w:cs="Times New Roman"/>
              </w:rPr>
              <m:t>H</m:t>
            </m:r>
            <m:d>
              <m:dPr>
                <m:ctrlPr>
                  <w:ins w:id="571" w:author="Valcin, Vieux" w:date="2025-10-24T12:18:00Z" w16du:dateUtc="2025-10-24T16:18:00Z">
                    <w:rPr>
                      <w:rFonts w:ascii="Cambria Math" w:hAnsi="Cambria Math" w:cs="Times New Roman"/>
                      <w:i/>
                    </w:rPr>
                  </w:ins>
                </m:ctrlPr>
              </m:dPr>
              <m:e>
                <m:sSub>
                  <m:sSubPr>
                    <m:ctrlPr>
                      <w:ins w:id="572" w:author="Valcin, Vieux" w:date="2025-10-24T11:34:00Z" w16du:dateUtc="2025-10-24T15:34:00Z">
                        <w:rPr>
                          <w:rFonts w:ascii="Cambria Math" w:hAnsi="Cambria Math" w:cs="Times New Roman"/>
                        </w:rPr>
                      </w:ins>
                    </m:ctrlPr>
                  </m:sSubPr>
                  <m:e>
                    <m:r>
                      <w:rPr>
                        <w:rFonts w:ascii="Cambria Math" w:hAnsi="Cambria Math" w:cs="Times New Roman"/>
                      </w:rPr>
                      <m:t>P</m:t>
                    </m:r>
                  </m:e>
                  <m:sub>
                    <m:r>
                      <w:rPr>
                        <w:rFonts w:ascii="Cambria Math" w:hAnsi="Cambria Math" w:cs="Times New Roman"/>
                      </w:rPr>
                      <m:t>i</m:t>
                    </m:r>
                  </m:sub>
                </m:sSub>
              </m:e>
            </m:d>
          </m:sup>
        </m:sSup>
      </m:oMath>
      <w:r w:rsidRPr="003D165E">
        <w:rPr>
          <w:rFonts w:ascii="Times New Roman" w:hAnsi="Times New Roman" w:cs="Times New Roman"/>
        </w:rPr>
        <w:t xml:space="preserve"> with </w:t>
      </w:r>
      <m:oMath>
        <m:r>
          <w:rPr>
            <w:rFonts w:ascii="Cambria Math" w:hAnsi="Cambria Math" w:cs="Times New Roman"/>
          </w:rPr>
          <m:t>H</m:t>
        </m:r>
        <m:d>
          <m:dPr>
            <m:ctrlPr>
              <w:ins w:id="573" w:author="Valcin, Vieux" w:date="2025-10-24T12:18:00Z" w16du:dateUtc="2025-10-24T16:18:00Z">
                <w:rPr>
                  <w:rFonts w:ascii="Cambria Math" w:hAnsi="Cambria Math" w:cs="Times New Roman"/>
                  <w:i/>
                </w:rPr>
              </w:ins>
            </m:ctrlPr>
          </m:dPr>
          <m:e>
            <m:sSub>
              <m:sSubPr>
                <m:ctrlPr>
                  <w:ins w:id="574" w:author="Valcin, Vieux" w:date="2025-10-24T11:34:00Z" w16du:dateUtc="2025-10-24T15:34:00Z">
                    <w:rPr>
                      <w:rFonts w:ascii="Cambria Math" w:hAnsi="Cambria Math" w:cs="Times New Roman"/>
                    </w:rPr>
                  </w:ins>
                </m:ctrlPr>
              </m:sSubPr>
              <m:e>
                <m:r>
                  <w:rPr>
                    <w:rFonts w:ascii="Cambria Math" w:hAnsi="Cambria Math" w:cs="Times New Roman"/>
                  </w:rPr>
                  <m:t>P</m:t>
                </m:r>
              </m:e>
              <m:sub>
                <m:r>
                  <w:rPr>
                    <w:rFonts w:ascii="Cambria Math" w:hAnsi="Cambria Math" w:cs="Times New Roman"/>
                  </w:rPr>
                  <m:t>i</m:t>
                </m:r>
              </m:sub>
            </m:sSub>
          </m:e>
        </m:d>
        <m:r>
          <w:rPr>
            <w:rFonts w:ascii="Cambria Math" w:hAnsi="Cambria Math" w:cs="Times New Roman"/>
          </w:rPr>
          <m:t>=-</m:t>
        </m:r>
        <m:nary>
          <m:naryPr>
            <m:chr m:val="∑"/>
            <m:limLoc m:val="undOvr"/>
            <m:supHide m:val="1"/>
            <m:ctrlPr>
              <w:ins w:id="575" w:author="Valcin, Vieux" w:date="2025-10-24T11:34:00Z" w16du:dateUtc="2025-10-24T15:34:00Z">
                <w:rPr>
                  <w:rFonts w:ascii="Cambria Math" w:hAnsi="Cambria Math" w:cs="Times New Roman"/>
                </w:rPr>
              </w:ins>
            </m:ctrlPr>
          </m:naryPr>
          <m:sub>
            <m:r>
              <w:rPr>
                <w:rFonts w:ascii="Cambria Math" w:hAnsi="Cambria Math" w:cs="Times New Roman"/>
              </w:rPr>
              <m:t>j</m:t>
            </m:r>
          </m:sub>
          <m:sup>
            <m:r>
              <w:rPr>
                <w:rFonts w:ascii="Cambria Math" w:hAnsi="Cambria Math" w:cs="Times New Roman"/>
              </w:rPr>
              <m:t>​</m:t>
            </m:r>
          </m:sup>
          <m:e>
            <m:r>
              <w:rPr>
                <w:rFonts w:ascii="Cambria Math" w:hAnsi="Cambria Math" w:cs="Times New Roman"/>
              </w:rPr>
              <m:t>P</m:t>
            </m:r>
          </m:e>
        </m:nary>
        <m:d>
          <m:dPr>
            <m:ctrlPr>
              <w:ins w:id="576" w:author="Valcin, Vieux" w:date="2025-10-24T12:18:00Z" w16du:dateUtc="2025-10-24T16:18:00Z">
                <w:rPr>
                  <w:rFonts w:ascii="Cambria Math" w:hAnsi="Cambria Math" w:cs="Times New Roman"/>
                  <w:i/>
                </w:rPr>
              </w:ins>
            </m:ctrlPr>
          </m:dPr>
          <m:e>
            <m:r>
              <w:rPr>
                <w:rFonts w:ascii="Cambria Math" w:hAnsi="Cambria Math" w:cs="Times New Roman"/>
              </w:rPr>
              <m:t>i,j</m:t>
            </m:r>
          </m:e>
        </m:d>
        <m:sSub>
          <m:sSubPr>
            <m:ctrlPr>
              <w:ins w:id="577" w:author="Valcin, Vieux" w:date="2025-10-24T11:34:00Z" w16du:dateUtc="2025-10-24T15:34:00Z">
                <w:rPr>
                  <w:rFonts w:ascii="Cambria Math" w:hAnsi="Cambria Math" w:cs="Times New Roman"/>
                </w:rPr>
              </w:ins>
            </m:ctrlPr>
          </m:sSubPr>
          <m:e>
            <m:r>
              <m:rPr>
                <m:nor/>
              </m:rPr>
              <w:rPr>
                <w:rFonts w:ascii="Times New Roman" w:hAnsi="Times New Roman" w:cs="Times New Roman"/>
              </w:rPr>
              <m:t>log</m:t>
            </m:r>
          </m:e>
          <m:sub>
            <m:r>
              <w:rPr>
                <w:rFonts w:ascii="Cambria Math" w:hAnsi="Cambria Math" w:cs="Times New Roman"/>
              </w:rPr>
              <m:t>2</m:t>
            </m:r>
          </m:sub>
        </m:sSub>
        <m:r>
          <w:rPr>
            <w:rFonts w:ascii="Cambria Math" w:hAnsi="Cambria Math" w:cs="Times New Roman"/>
          </w:rPr>
          <m:t>P</m:t>
        </m:r>
        <m:d>
          <m:dPr>
            <m:ctrlPr>
              <w:ins w:id="578" w:author="Valcin, Vieux" w:date="2025-10-24T12:18:00Z" w16du:dateUtc="2025-10-24T16:18:00Z">
                <w:rPr>
                  <w:rFonts w:ascii="Cambria Math" w:hAnsi="Cambria Math" w:cs="Times New Roman"/>
                  <w:i/>
                </w:rPr>
              </w:ins>
            </m:ctrlPr>
          </m:dPr>
          <m:e>
            <m:r>
              <w:rPr>
                <w:rFonts w:ascii="Cambria Math" w:hAnsi="Cambria Math" w:cs="Times New Roman"/>
              </w:rPr>
              <m:t>i,j</m:t>
            </m:r>
          </m:e>
        </m:d>
      </m:oMath>
      <w:r w:rsidRPr="003D165E">
        <w:rPr>
          <w:rFonts w:ascii="Times New Roman" w:hAnsi="Times New Roman" w:cs="Times New Roman"/>
        </w:rPr>
        <w:t>.</w:t>
      </w:r>
    </w:p>
    <w:p w14:paraId="09B03E13" w14:textId="0A5D6A92" w:rsidR="0064682A" w:rsidRDefault="0064682A" w:rsidP="0064682A">
      <w:pPr>
        <w:pStyle w:val="BodyText"/>
        <w:rPr>
          <w:ins w:id="579" w:author="Valcin, Vieux" w:date="2025-10-24T13:39:00Z" w16du:dateUtc="2025-10-24T17:39:00Z"/>
        </w:rPr>
      </w:pPr>
      <w:ins w:id="580" w:author="Valcin, Vieux" w:date="2025-10-24T13:39:00Z" w16du:dateUtc="2025-10-24T17:39:00Z">
        <w:r>
          <w:rPr>
            <w:i/>
            <w:iCs/>
          </w:rPr>
          <w:t>2.1.4 Robust Covariance Estimation in High-Dimensional Semantic Embeddings</w:t>
        </w:r>
      </w:ins>
    </w:p>
    <w:p w14:paraId="7D05F8D1" w14:textId="15325C46" w:rsidR="0064682A" w:rsidRDefault="0064682A" w:rsidP="0064682A">
      <w:pPr>
        <w:pStyle w:val="BodyText"/>
        <w:rPr>
          <w:ins w:id="581" w:author="Valcin, Vieux" w:date="2025-10-24T13:39:00Z" w16du:dateUtc="2025-10-24T17:39:00Z"/>
        </w:rPr>
      </w:pPr>
      <w:ins w:id="582" w:author="Valcin, Vieux" w:date="2025-10-24T13:39:00Z">
        <w:r w:rsidRPr="0064682A">
          <w:t xml:space="preserve">High-dimensional </w:t>
        </w:r>
        <w:proofErr w:type="gramStart"/>
        <w:r w:rsidRPr="0064682A">
          <w:t>representations—</w:t>
        </w:r>
        <w:proofErr w:type="gramEnd"/>
        <w:r w:rsidRPr="0064682A">
          <w:t xml:space="preserve">especially those arising from semantic text, community, or multimodal </w:t>
        </w:r>
        <w:proofErr w:type="gramStart"/>
        <w:r w:rsidRPr="0064682A">
          <w:t>aggregation—</w:t>
        </w:r>
        <w:proofErr w:type="gramEnd"/>
        <w:r w:rsidRPr="0064682A">
          <w:t xml:space="preserve">are susceptible to poor covariance estimation due to limited sample size, noisy observations, or irregular cluster structure. This challenge is especially acute when attempting to compute reliable </w:t>
        </w:r>
        <w:proofErr w:type="spellStart"/>
        <w:r w:rsidRPr="0064682A">
          <w:t>Mahalanobis</w:t>
        </w:r>
        <w:proofErr w:type="spellEnd"/>
        <w:r w:rsidRPr="0064682A">
          <w:t>-type metrics or regularize projections for downstream clustering and bridge-inference tasks. We therefore include two distinct, state-of-the-art covariance estimation strategies as foundational optimizations within Word2World:</w:t>
        </w:r>
      </w:ins>
    </w:p>
    <w:p w14:paraId="5F42B9F0" w14:textId="3E996CCB" w:rsidR="0064682A" w:rsidRDefault="0064682A" w:rsidP="0064682A">
      <w:pPr>
        <w:pStyle w:val="BodyText"/>
        <w:numPr>
          <w:ilvl w:val="2"/>
          <w:numId w:val="2"/>
        </w:numPr>
        <w:rPr>
          <w:ins w:id="583" w:author="Valcin, Vieux" w:date="2025-10-24T13:39:00Z" w16du:dateUtc="2025-10-24T17:39:00Z"/>
        </w:rPr>
      </w:pPr>
      <w:ins w:id="584" w:author="Valcin, Vieux" w:date="2025-10-24T13:39:00Z" w16du:dateUtc="2025-10-24T17:39:00Z">
        <w:r>
          <w:t>Shrinkage Covariance Estimation</w:t>
        </w:r>
      </w:ins>
    </w:p>
    <w:p w14:paraId="78200C51" w14:textId="766D4F25" w:rsidR="0064682A" w:rsidRDefault="0064682A" w:rsidP="0064682A">
      <w:pPr>
        <w:pStyle w:val="BodyText"/>
        <w:rPr>
          <w:ins w:id="585" w:author="Valcin, Vieux" w:date="2025-10-24T13:40:00Z" w16du:dateUtc="2025-10-24T17:40:00Z"/>
        </w:rPr>
      </w:pPr>
      <w:ins w:id="586" w:author="Valcin, Vieux" w:date="2025-10-24T13:40:00Z">
        <w:r w:rsidRPr="0064682A">
          <w:t>Shrinkage methods provide robust estimators by "shrinking" the sample covariance matrix toward a structured target (such as the identity or diagonal matrix), balancing the bias-variance trade-off. This is crucial when clusters contain low sample size (small</w:t>
        </w:r>
      </w:ins>
      <w:ins w:id="587" w:author="Valcin, Vieux" w:date="2025-10-24T13:40:00Z" w16du:dateUtc="2025-10-24T17:40:00Z">
        <w:r>
          <w:t xml:space="preserve"> </w:t>
        </w:r>
      </w:ins>
      <m:oMath>
        <m:r>
          <w:ins w:id="588" w:author="Valcin, Vieux" w:date="2025-10-24T13:40:00Z" w16du:dateUtc="2025-10-24T17:40:00Z">
            <w:rPr>
              <w:rFonts w:ascii="Cambria Math" w:hAnsi="Cambria Math"/>
            </w:rPr>
            <m:t>n</m:t>
          </w:ins>
        </m:r>
      </m:oMath>
      <w:ins w:id="589" w:author="Valcin, Vieux" w:date="2025-10-24T13:40:00Z" w16du:dateUtc="2025-10-24T17:40:00Z">
        <w:r>
          <w:t>), yielding unstable empirical covariances.</w:t>
        </w:r>
      </w:ins>
    </w:p>
    <w:p w14:paraId="057A758F" w14:textId="42A377E3" w:rsidR="0064682A" w:rsidRDefault="0064682A" w:rsidP="0064682A">
      <w:pPr>
        <w:pStyle w:val="BodyText"/>
        <w:rPr>
          <w:ins w:id="590" w:author="Valcin, Vieux" w:date="2025-10-24T13:41:00Z" w16du:dateUtc="2025-10-24T17:41:00Z"/>
        </w:rPr>
      </w:pPr>
      <w:ins w:id="591" w:author="Valcin, Vieux" w:date="2025-10-24T13:40:00Z" w16du:dateUtc="2025-10-24T17:40:00Z">
        <w:r>
          <w:t xml:space="preserve">Let </w:t>
        </w:r>
      </w:ins>
      <m:oMath>
        <m:r>
          <w:ins w:id="592" w:author="Valcin, Vieux" w:date="2025-10-24T13:40:00Z" w16du:dateUtc="2025-10-24T17:40:00Z">
            <w:rPr>
              <w:rFonts w:ascii="Cambria Math" w:hAnsi="Cambria Math"/>
            </w:rPr>
            <m:t>S</m:t>
          </w:ins>
        </m:r>
      </m:oMath>
      <w:ins w:id="593" w:author="Valcin, Vieux" w:date="2025-10-24T13:40:00Z" w16du:dateUtc="2025-10-24T17:40:00Z">
        <w:r>
          <w:t xml:space="preserve"> be the sample covariance matrix of a cluster, and </w:t>
        </w:r>
      </w:ins>
      <m:oMath>
        <m:r>
          <w:ins w:id="594" w:author="Valcin, Vieux" w:date="2025-10-24T13:40:00Z" w16du:dateUtc="2025-10-24T17:40:00Z">
            <w:rPr>
              <w:rFonts w:ascii="Cambria Math" w:hAnsi="Cambria Math"/>
            </w:rPr>
            <m:t>T</m:t>
          </w:ins>
        </m:r>
      </m:oMath>
      <w:ins w:id="595" w:author="Valcin, Vieux" w:date="2025-10-24T13:40:00Z" w16du:dateUtc="2025-10-24T17:40:00Z">
        <w:r>
          <w:t xml:space="preserve"> a shrinkage target (</w:t>
        </w:r>
      </w:ins>
      <w:ins w:id="596" w:author="Valcin, Vieux" w:date="2025-10-24T13:41:00Z" w16du:dateUtc="2025-10-24T17:41:00Z">
        <w:r>
          <w:t xml:space="preserve">commonly, the diagonal matrix of variances or the identity matrix). The </w:t>
        </w:r>
        <w:r>
          <w:rPr>
            <w:b/>
            <w:bCs/>
          </w:rPr>
          <w:t>linear shrinkage estimator</w:t>
        </w:r>
        <w:r>
          <w:t xml:space="preserve"> (Chang et al., 2024, IMF, 2023; </w:t>
        </w:r>
        <w:proofErr w:type="spellStart"/>
        <w:r>
          <w:t>Ledoit</w:t>
        </w:r>
        <w:proofErr w:type="spellEnd"/>
        <w:r>
          <w:t xml:space="preserve"> &amp; Wolf, 2004) is represented as follows:</w:t>
        </w:r>
      </w:ins>
    </w:p>
    <w:bookmarkStart w:id="597" w:name="_Hlk212207687"/>
    <w:p w14:paraId="51838F8B" w14:textId="7C8804B8" w:rsidR="0064682A" w:rsidRPr="0064682A" w:rsidRDefault="00000000" w:rsidP="0064682A">
      <w:pPr>
        <w:pStyle w:val="BodyText"/>
        <w:rPr>
          <w:ins w:id="598" w:author="Valcin, Vieux" w:date="2025-10-24T13:42:00Z" w16du:dateUtc="2025-10-24T17:42:00Z"/>
        </w:rPr>
      </w:pPr>
      <m:oMathPara>
        <m:oMathParaPr>
          <m:jc m:val="center"/>
        </m:oMathParaPr>
        <m:oMath>
          <m:nary>
            <m:naryPr>
              <m:chr m:val="∑"/>
              <m:limLoc m:val="subSup"/>
              <m:supHide m:val="1"/>
              <m:ctrlPr>
                <w:ins w:id="599" w:author="Valcin, Vieux" w:date="2025-10-24T13:42:00Z" w16du:dateUtc="2025-10-24T17:42:00Z">
                  <w:rPr>
                    <w:rFonts w:ascii="Cambria Math" w:hAnsi="Cambria Math"/>
                    <w:i/>
                  </w:rPr>
                </w:ins>
              </m:ctrlPr>
            </m:naryPr>
            <m:sub>
              <m:r>
                <w:ins w:id="600" w:author="Valcin, Vieux" w:date="2025-10-24T13:42:00Z" w16du:dateUtc="2025-10-24T17:42:00Z">
                  <w:rPr>
                    <w:rFonts w:ascii="Cambria Math" w:hAnsi="Cambria Math"/>
                  </w:rPr>
                  <m:t>shrink</m:t>
                </w:ins>
              </m:r>
            </m:sub>
            <m:sup/>
            <m:e>
              <m:r>
                <w:ins w:id="601" w:author="Valcin, Vieux" w:date="2025-10-24T13:42:00Z" w16du:dateUtc="2025-10-24T17:42:00Z">
                  <w:rPr>
                    <w:rFonts w:ascii="Cambria Math" w:hAnsi="Cambria Math"/>
                  </w:rPr>
                  <m:t>αS+</m:t>
                </w:ins>
              </m:r>
              <m:d>
                <m:dPr>
                  <m:ctrlPr>
                    <w:ins w:id="602" w:author="Valcin, Vieux" w:date="2025-10-24T13:42:00Z" w16du:dateUtc="2025-10-24T17:42:00Z">
                      <w:rPr>
                        <w:rFonts w:ascii="Cambria Math" w:hAnsi="Cambria Math"/>
                        <w:i/>
                      </w:rPr>
                    </w:ins>
                  </m:ctrlPr>
                </m:dPr>
                <m:e>
                  <m:r>
                    <w:ins w:id="603" w:author="Valcin, Vieux" w:date="2025-10-24T13:42:00Z" w16du:dateUtc="2025-10-24T17:42:00Z">
                      <w:rPr>
                        <w:rFonts w:ascii="Cambria Math" w:hAnsi="Cambria Math"/>
                      </w:rPr>
                      <m:t>1-α</m:t>
                    </w:ins>
                  </m:r>
                </m:e>
              </m:d>
              <m:r>
                <w:ins w:id="604" w:author="Valcin, Vieux" w:date="2025-10-24T13:42:00Z" w16du:dateUtc="2025-10-24T17:42:00Z">
                  <w:rPr>
                    <w:rFonts w:ascii="Cambria Math" w:hAnsi="Cambria Math"/>
                  </w:rPr>
                  <m:t>T</m:t>
                </w:ins>
              </m:r>
            </m:e>
          </m:nary>
        </m:oMath>
      </m:oMathPara>
    </w:p>
    <w:bookmarkEnd w:id="597"/>
    <w:p w14:paraId="1FA9856F" w14:textId="03B702AE" w:rsidR="0064682A" w:rsidRDefault="0064682A" w:rsidP="0064682A">
      <w:pPr>
        <w:pStyle w:val="BodyText"/>
        <w:rPr>
          <w:ins w:id="605" w:author="Valcin, Vieux" w:date="2025-10-24T13:47:00Z" w16du:dateUtc="2025-10-24T17:47:00Z"/>
        </w:rPr>
      </w:pPr>
      <w:ins w:id="606" w:author="Valcin, Vieux" w:date="2025-10-24T13:42:00Z" w16du:dateUtc="2025-10-24T17:42:00Z">
        <w:r>
          <w:t xml:space="preserve">where </w:t>
        </w:r>
      </w:ins>
      <m:oMath>
        <m:r>
          <w:ins w:id="607" w:author="Valcin, Vieux" w:date="2025-10-24T13:42:00Z" w16du:dateUtc="2025-10-24T17:42:00Z">
            <w:rPr>
              <w:rFonts w:ascii="Cambria Math" w:hAnsi="Cambria Math"/>
            </w:rPr>
            <m:t>α</m:t>
          </w:ins>
        </m:r>
      </m:oMath>
      <w:ins w:id="608" w:author="Valcin, Vieux" w:date="2025-10-24T13:42:00Z" w16du:dateUtc="2025-10-24T17:42:00Z">
        <w:r>
          <w:t xml:space="preserve"> is the optimal shrinkage intensity</w:t>
        </w:r>
      </w:ins>
      <w:ins w:id="609" w:author="Valcin, Vieux" w:date="2025-10-24T13:43:00Z" w16du:dateUtc="2025-10-24T17:43:00Z">
        <w:r>
          <w:t>.</w:t>
        </w:r>
      </w:ins>
    </w:p>
    <w:p w14:paraId="3AC92E7E" w14:textId="7564D9FD" w:rsidR="00AD0BD4" w:rsidRPr="00AD0BD4" w:rsidRDefault="00AD0BD4" w:rsidP="00AD0BD4">
      <w:pPr>
        <w:pStyle w:val="BodyText"/>
        <w:numPr>
          <w:ilvl w:val="2"/>
          <w:numId w:val="2"/>
        </w:numPr>
        <w:rPr>
          <w:ins w:id="610" w:author="Valcin, Vieux" w:date="2025-10-24T13:47:00Z" w16du:dateUtc="2025-10-24T17:47:00Z"/>
        </w:rPr>
      </w:pPr>
      <w:ins w:id="611" w:author="Valcin, Vieux" w:date="2025-10-24T13:47:00Z" w16du:dateUtc="2025-10-24T17:47:00Z">
        <w:r>
          <w:t>Local Covariance Estimation</w:t>
        </w:r>
      </w:ins>
    </w:p>
    <w:p w14:paraId="0DC6B7EB" w14:textId="3020F79E" w:rsidR="00AD0BD4" w:rsidRDefault="00AD0BD4" w:rsidP="00AD0BD4">
      <w:pPr>
        <w:pStyle w:val="BodyText"/>
        <w:rPr>
          <w:ins w:id="612" w:author="Valcin, Vieux" w:date="2025-10-24T13:51:00Z" w16du:dateUtc="2025-10-24T17:51:00Z"/>
        </w:rPr>
      </w:pPr>
      <w:ins w:id="613" w:author="Valcin, Vieux" w:date="2025-10-24T13:47:00Z">
        <w:r w:rsidRPr="00AD0BD4">
          <w:rPr>
            <w:rPrChange w:id="614" w:author="Valcin, Vieux" w:date="2025-10-24T13:48:00Z" w16du:dateUtc="2025-10-24T17:48:00Z">
              <w:rPr>
                <w:i/>
                <w:iCs/>
              </w:rPr>
            </w:rPrChange>
          </w:rPr>
          <w:lastRenderedPageBreak/>
          <w:t>For deviant or non-stationary clusters, spatially local covariance estimation (Zhang et al., 2023) enables detection of outlier structure and robust edge-case inference.</w:t>
        </w:r>
      </w:ins>
      <w:ins w:id="615" w:author="Valcin, Vieux" w:date="2025-10-24T13:48:00Z" w16du:dateUtc="2025-10-24T17:48:00Z">
        <w:r>
          <w:t xml:space="preserve"> Let </w:t>
        </w:r>
      </w:ins>
      <m:oMath>
        <m:sSub>
          <m:sSubPr>
            <m:ctrlPr>
              <w:ins w:id="616" w:author="Valcin, Vieux" w:date="2025-10-24T13:48:00Z" w16du:dateUtc="2025-10-24T17:48:00Z">
                <w:rPr>
                  <w:rFonts w:ascii="Cambria Math" w:hAnsi="Cambria Math"/>
                  <w:i/>
                </w:rPr>
              </w:ins>
            </m:ctrlPr>
          </m:sSubPr>
          <m:e>
            <m:r>
              <w:ins w:id="617" w:author="Valcin, Vieux" w:date="2025-10-24T13:48:00Z" w16du:dateUtc="2025-10-24T17:48:00Z">
                <w:rPr>
                  <w:rFonts w:ascii="Cambria Math" w:hAnsi="Cambria Math"/>
                </w:rPr>
                <m:t>x</m:t>
              </w:ins>
            </m:r>
          </m:e>
          <m:sub>
            <m:r>
              <w:ins w:id="618" w:author="Valcin, Vieux" w:date="2025-10-24T13:48:00Z" w16du:dateUtc="2025-10-24T17:48:00Z">
                <w:rPr>
                  <w:rFonts w:ascii="Cambria Math" w:hAnsi="Cambria Math"/>
                </w:rPr>
                <m:t>j</m:t>
              </w:ins>
            </m:r>
          </m:sub>
        </m:sSub>
      </m:oMath>
      <w:ins w:id="619" w:author="Valcin, Vieux" w:date="2025-10-24T13:51:00Z" w16du:dateUtc="2025-10-24T17:51:00Z">
        <w:r>
          <w:t xml:space="preserve"> </w:t>
        </w:r>
      </w:ins>
      <w:ins w:id="620" w:author="Valcin, Vieux" w:date="2025-10-24T13:48:00Z" w16du:dateUtc="2025-10-24T17:48:00Z">
        <w:r>
          <w:t xml:space="preserve">be a data point and </w:t>
        </w:r>
      </w:ins>
      <m:oMath>
        <m:sSub>
          <m:sSubPr>
            <m:ctrlPr>
              <w:ins w:id="621" w:author="Valcin, Vieux" w:date="2025-10-24T13:50:00Z" w16du:dateUtc="2025-10-24T17:50:00Z">
                <w:rPr>
                  <w:rFonts w:ascii="Cambria Math" w:hAnsi="Cambria Math"/>
                  <w:i/>
                </w:rPr>
              </w:ins>
            </m:ctrlPr>
          </m:sSubPr>
          <m:e>
            <m:r>
              <w:ins w:id="622" w:author="Valcin, Vieux" w:date="2025-10-24T13:50:00Z" w16du:dateUtc="2025-10-24T17:50:00Z">
                <m:rPr>
                  <m:scr m:val="script"/>
                </m:rPr>
                <w:rPr>
                  <w:rFonts w:ascii="Cambria Math" w:hAnsi="Cambria Math"/>
                </w:rPr>
                <m:t>N</m:t>
              </w:ins>
            </m:r>
          </m:e>
          <m:sub>
            <m:r>
              <w:ins w:id="623" w:author="Valcin, Vieux" w:date="2025-10-24T13:50:00Z" w16du:dateUtc="2025-10-24T17:50:00Z">
                <w:rPr>
                  <w:rFonts w:ascii="Cambria Math" w:hAnsi="Cambria Math"/>
                </w:rPr>
                <m:t>j</m:t>
              </w:ins>
            </m:r>
          </m:sub>
        </m:sSub>
      </m:oMath>
      <w:ins w:id="624" w:author="Valcin, Vieux" w:date="2025-10-24T13:50:00Z" w16du:dateUtc="2025-10-24T17:50:00Z">
        <w:r>
          <w:t xml:space="preserve"> its local neighborhood (</w:t>
        </w:r>
      </w:ins>
      <m:oMath>
        <m:r>
          <w:ins w:id="625" w:author="Valcin, Vieux" w:date="2025-10-24T13:50:00Z" w16du:dateUtc="2025-10-24T17:50:00Z">
            <w:rPr>
              <w:rFonts w:ascii="Cambria Math" w:hAnsi="Cambria Math"/>
            </w:rPr>
            <m:t>k</m:t>
          </w:ins>
        </m:r>
      </m:oMath>
      <w:ins w:id="626" w:author="Valcin, Vieux" w:date="2025-10-24T13:50:00Z" w16du:dateUtc="2025-10-24T17:50:00Z">
        <w:r>
          <w:t xml:space="preserve">-nearest neighbors or spatially adjacent points). The local covariance around </w:t>
        </w:r>
      </w:ins>
      <m:oMath>
        <m:sSub>
          <m:sSubPr>
            <m:ctrlPr>
              <w:ins w:id="627" w:author="Valcin, Vieux" w:date="2025-10-24T13:51:00Z" w16du:dateUtc="2025-10-24T17:51:00Z">
                <w:rPr>
                  <w:rFonts w:ascii="Cambria Math" w:hAnsi="Cambria Math"/>
                  <w:i/>
                </w:rPr>
              </w:ins>
            </m:ctrlPr>
          </m:sSubPr>
          <m:e>
            <m:r>
              <w:ins w:id="628" w:author="Valcin, Vieux" w:date="2025-10-24T13:51:00Z" w16du:dateUtc="2025-10-24T17:51:00Z">
                <w:rPr>
                  <w:rFonts w:ascii="Cambria Math" w:hAnsi="Cambria Math"/>
                </w:rPr>
                <m:t>x</m:t>
              </w:ins>
            </m:r>
          </m:e>
          <m:sub>
            <m:r>
              <w:ins w:id="629" w:author="Valcin, Vieux" w:date="2025-10-24T13:51:00Z" w16du:dateUtc="2025-10-24T17:51:00Z">
                <w:rPr>
                  <w:rFonts w:ascii="Cambria Math" w:hAnsi="Cambria Math"/>
                </w:rPr>
                <m:t>j</m:t>
              </w:ins>
            </m:r>
          </m:sub>
        </m:sSub>
      </m:oMath>
      <w:ins w:id="630" w:author="Valcin, Vieux" w:date="2025-10-24T13:51:00Z" w16du:dateUtc="2025-10-24T17:51:00Z">
        <w:r>
          <w:t xml:space="preserve"> is demonstrated as:</w:t>
        </w:r>
      </w:ins>
    </w:p>
    <w:p w14:paraId="4EF89208" w14:textId="2D41F02E" w:rsidR="00AD0BD4" w:rsidRPr="00B12CB5" w:rsidRDefault="00000000" w:rsidP="00AD0BD4">
      <w:pPr>
        <w:pStyle w:val="BodyText"/>
        <w:rPr>
          <w:ins w:id="631" w:author="Valcin, Vieux" w:date="2025-10-24T13:53:00Z" w16du:dateUtc="2025-10-24T17:53:00Z"/>
        </w:rPr>
      </w:pPr>
      <m:oMathPara>
        <m:oMathParaPr>
          <m:jc m:val="center"/>
        </m:oMathParaPr>
        <m:oMath>
          <m:nary>
            <m:naryPr>
              <m:chr m:val="∑"/>
              <m:limLoc m:val="subSup"/>
              <m:supHide m:val="1"/>
              <m:ctrlPr>
                <w:ins w:id="632" w:author="Valcin, Vieux" w:date="2025-10-24T13:51:00Z" w16du:dateUtc="2025-10-24T17:51:00Z">
                  <w:rPr>
                    <w:rFonts w:ascii="Cambria Math" w:hAnsi="Cambria Math"/>
                    <w:i/>
                  </w:rPr>
                </w:ins>
              </m:ctrlPr>
            </m:naryPr>
            <m:sub>
              <m:r>
                <w:ins w:id="633" w:author="Valcin, Vieux" w:date="2025-10-24T13:51:00Z" w16du:dateUtc="2025-10-24T17:51:00Z">
                  <w:rPr>
                    <w:rFonts w:ascii="Cambria Math" w:hAnsi="Cambria Math"/>
                  </w:rPr>
                  <m:t>local, j</m:t>
                </w:ins>
              </m:r>
            </m:sub>
            <m:sup/>
            <m:e>
              <m:f>
                <m:fPr>
                  <m:ctrlPr>
                    <w:ins w:id="634" w:author="Valcin, Vieux" w:date="2025-10-24T13:51:00Z" w16du:dateUtc="2025-10-24T17:51:00Z">
                      <w:rPr>
                        <w:rFonts w:ascii="Cambria Math" w:hAnsi="Cambria Math"/>
                        <w:i/>
                      </w:rPr>
                    </w:ins>
                  </m:ctrlPr>
                </m:fPr>
                <m:num>
                  <m:r>
                    <w:ins w:id="635" w:author="Valcin, Vieux" w:date="2025-10-24T13:51:00Z" w16du:dateUtc="2025-10-24T17:51:00Z">
                      <w:rPr>
                        <w:rFonts w:ascii="Cambria Math" w:hAnsi="Cambria Math"/>
                      </w:rPr>
                      <m:t>1</m:t>
                    </w:ins>
                  </m:r>
                </m:num>
                <m:den>
                  <m:r>
                    <w:ins w:id="636" w:author="Valcin, Vieux" w:date="2025-10-24T13:51:00Z" w16du:dateUtc="2025-10-24T17:51:00Z">
                      <w:rPr>
                        <w:rFonts w:ascii="Cambria Math" w:hAnsi="Cambria Math"/>
                      </w:rPr>
                      <m:t>|</m:t>
                    </w:ins>
                  </m:r>
                  <m:sSub>
                    <m:sSubPr>
                      <m:ctrlPr>
                        <w:ins w:id="637" w:author="Valcin, Vieux" w:date="2025-10-24T13:52:00Z" w16du:dateUtc="2025-10-24T17:52:00Z">
                          <w:rPr>
                            <w:rFonts w:ascii="Cambria Math" w:hAnsi="Cambria Math"/>
                            <w:i/>
                          </w:rPr>
                        </w:ins>
                      </m:ctrlPr>
                    </m:sSubPr>
                    <m:e>
                      <m:r>
                        <w:ins w:id="638" w:author="Valcin, Vieux" w:date="2025-10-24T13:52:00Z" w16du:dateUtc="2025-10-24T17:52:00Z">
                          <m:rPr>
                            <m:scr m:val="script"/>
                          </m:rPr>
                          <w:rPr>
                            <w:rFonts w:ascii="Cambria Math" w:hAnsi="Cambria Math"/>
                          </w:rPr>
                          <m:t>N</m:t>
                        </w:ins>
                      </m:r>
                    </m:e>
                    <m:sub>
                      <m:r>
                        <w:ins w:id="639" w:author="Valcin, Vieux" w:date="2025-10-24T13:52:00Z" w16du:dateUtc="2025-10-24T17:52:00Z">
                          <w:rPr>
                            <w:rFonts w:ascii="Cambria Math" w:hAnsi="Cambria Math"/>
                          </w:rPr>
                          <m:t>j</m:t>
                        </w:ins>
                      </m:r>
                    </m:sub>
                  </m:sSub>
                  <m:r>
                    <w:ins w:id="640" w:author="Valcin, Vieux" w:date="2025-10-24T13:52:00Z" w16du:dateUtc="2025-10-24T17:52:00Z">
                      <w:rPr>
                        <w:rFonts w:ascii="Cambria Math" w:hAnsi="Cambria Math"/>
                      </w:rPr>
                      <m:t>|</m:t>
                    </w:ins>
                  </m:r>
                </m:den>
              </m:f>
              <m:nary>
                <m:naryPr>
                  <m:chr m:val="∑"/>
                  <m:limLoc m:val="undOvr"/>
                  <m:supHide m:val="1"/>
                  <m:ctrlPr>
                    <w:ins w:id="641" w:author="Valcin, Vieux" w:date="2025-10-24T13:52:00Z" w16du:dateUtc="2025-10-24T17:52:00Z">
                      <w:rPr>
                        <w:rFonts w:ascii="Cambria Math" w:hAnsi="Cambria Math"/>
                        <w:i/>
                      </w:rPr>
                    </w:ins>
                  </m:ctrlPr>
                </m:naryPr>
                <m:sub>
                  <m:sSub>
                    <m:sSubPr>
                      <m:ctrlPr>
                        <w:ins w:id="642" w:author="Valcin, Vieux" w:date="2025-10-24T13:52:00Z" w16du:dateUtc="2025-10-24T17:52:00Z">
                          <w:rPr>
                            <w:rFonts w:ascii="Cambria Math" w:hAnsi="Cambria Math"/>
                            <w:i/>
                          </w:rPr>
                        </w:ins>
                      </m:ctrlPr>
                    </m:sSubPr>
                    <m:e>
                      <m:r>
                        <w:ins w:id="643" w:author="Valcin, Vieux" w:date="2025-10-24T13:52:00Z" w16du:dateUtc="2025-10-24T17:52:00Z">
                          <w:rPr>
                            <w:rFonts w:ascii="Cambria Math" w:hAnsi="Cambria Math"/>
                          </w:rPr>
                          <m:t>x</m:t>
                        </w:ins>
                      </m:r>
                    </m:e>
                    <m:sub>
                      <m:r>
                        <w:ins w:id="644" w:author="Valcin, Vieux" w:date="2025-10-24T13:52:00Z" w16du:dateUtc="2025-10-24T17:52:00Z">
                          <w:rPr>
                            <w:rFonts w:ascii="Cambria Math" w:hAnsi="Cambria Math"/>
                          </w:rPr>
                          <m:t>k</m:t>
                        </w:ins>
                      </m:r>
                    </m:sub>
                  </m:sSub>
                  <m:r>
                    <w:ins w:id="645" w:author="Valcin, Vieux" w:date="2025-10-24T13:52:00Z" w16du:dateUtc="2025-10-24T17:52:00Z">
                      <w:rPr>
                        <w:rFonts w:ascii="Cambria Math" w:hAnsi="Cambria Math"/>
                      </w:rPr>
                      <m:t>∈</m:t>
                    </w:ins>
                  </m:r>
                  <m:sSub>
                    <m:sSubPr>
                      <m:ctrlPr>
                        <w:ins w:id="646" w:author="Valcin, Vieux" w:date="2025-10-24T13:52:00Z" w16du:dateUtc="2025-10-24T17:52:00Z">
                          <w:rPr>
                            <w:rFonts w:ascii="Cambria Math" w:hAnsi="Cambria Math"/>
                            <w:i/>
                          </w:rPr>
                        </w:ins>
                      </m:ctrlPr>
                    </m:sSubPr>
                    <m:e>
                      <m:r>
                        <w:ins w:id="647" w:author="Valcin, Vieux" w:date="2025-10-24T13:52:00Z" w16du:dateUtc="2025-10-24T17:52:00Z">
                          <m:rPr>
                            <m:scr m:val="script"/>
                          </m:rPr>
                          <w:rPr>
                            <w:rFonts w:ascii="Cambria Math" w:hAnsi="Cambria Math"/>
                          </w:rPr>
                          <m:t>N</m:t>
                        </w:ins>
                      </m:r>
                    </m:e>
                    <m:sub>
                      <m:r>
                        <w:ins w:id="648" w:author="Valcin, Vieux" w:date="2025-10-24T13:52:00Z" w16du:dateUtc="2025-10-24T17:52:00Z">
                          <w:rPr>
                            <w:rFonts w:ascii="Cambria Math" w:hAnsi="Cambria Math"/>
                          </w:rPr>
                          <m:t>j</m:t>
                        </w:ins>
                      </m:r>
                    </m:sub>
                  </m:sSub>
                </m:sub>
                <m:sup/>
                <m:e>
                  <m:r>
                    <w:ins w:id="649" w:author="Valcin, Vieux" w:date="2025-10-24T13:52:00Z" w16du:dateUtc="2025-10-24T17:52:00Z">
                      <w:rPr>
                        <w:rFonts w:ascii="Cambria Math" w:hAnsi="Cambria Math"/>
                      </w:rPr>
                      <m:t>(</m:t>
                    </w:ins>
                  </m:r>
                  <m:sSub>
                    <m:sSubPr>
                      <m:ctrlPr>
                        <w:ins w:id="650" w:author="Valcin, Vieux" w:date="2025-10-24T13:53:00Z" w16du:dateUtc="2025-10-24T17:53:00Z">
                          <w:rPr>
                            <w:rFonts w:ascii="Cambria Math" w:hAnsi="Cambria Math"/>
                            <w:i/>
                          </w:rPr>
                        </w:ins>
                      </m:ctrlPr>
                    </m:sSubPr>
                    <m:e>
                      <m:r>
                        <w:ins w:id="651" w:author="Valcin, Vieux" w:date="2025-10-24T13:53:00Z" w16du:dateUtc="2025-10-24T17:53:00Z">
                          <w:rPr>
                            <w:rFonts w:ascii="Cambria Math" w:hAnsi="Cambria Math"/>
                          </w:rPr>
                          <m:t>x</m:t>
                        </w:ins>
                      </m:r>
                    </m:e>
                    <m:sub>
                      <m:r>
                        <w:ins w:id="652" w:author="Valcin, Vieux" w:date="2025-10-24T13:53:00Z" w16du:dateUtc="2025-10-24T17:53:00Z">
                          <w:rPr>
                            <w:rFonts w:ascii="Cambria Math" w:hAnsi="Cambria Math"/>
                          </w:rPr>
                          <m:t>k</m:t>
                        </w:ins>
                      </m:r>
                    </m:sub>
                  </m:sSub>
                  <m:r>
                    <w:ins w:id="653" w:author="Valcin, Vieux" w:date="2025-10-24T13:53:00Z" w16du:dateUtc="2025-10-24T17:53:00Z">
                      <w:rPr>
                        <w:rFonts w:ascii="Cambria Math" w:hAnsi="Cambria Math"/>
                      </w:rPr>
                      <m:t>-</m:t>
                    </w:ins>
                  </m:r>
                  <m:sSub>
                    <m:sSubPr>
                      <m:ctrlPr>
                        <w:ins w:id="654" w:author="Valcin, Vieux" w:date="2025-10-24T13:53:00Z" w16du:dateUtc="2025-10-24T17:53:00Z">
                          <w:rPr>
                            <w:rFonts w:ascii="Cambria Math" w:hAnsi="Cambria Math"/>
                            <w:i/>
                          </w:rPr>
                        </w:ins>
                      </m:ctrlPr>
                    </m:sSubPr>
                    <m:e>
                      <m:r>
                        <w:ins w:id="655" w:author="Valcin, Vieux" w:date="2025-10-24T13:53:00Z" w16du:dateUtc="2025-10-24T17:53:00Z">
                          <w:rPr>
                            <w:rFonts w:ascii="Cambria Math" w:hAnsi="Cambria Math"/>
                          </w:rPr>
                          <m:t>μ</m:t>
                        </w:ins>
                      </m:r>
                    </m:e>
                    <m:sub>
                      <m:r>
                        <w:ins w:id="656" w:author="Valcin, Vieux" w:date="2025-10-24T13:53:00Z" w16du:dateUtc="2025-10-24T17:53:00Z">
                          <w:rPr>
                            <w:rFonts w:ascii="Cambria Math" w:hAnsi="Cambria Math"/>
                          </w:rPr>
                          <m:t>j</m:t>
                        </w:ins>
                      </m:r>
                    </m:sub>
                  </m:sSub>
                  <m:r>
                    <w:ins w:id="657" w:author="Valcin, Vieux" w:date="2025-10-24T13:53:00Z" w16du:dateUtc="2025-10-24T17:53:00Z">
                      <w:rPr>
                        <w:rFonts w:ascii="Cambria Math" w:hAnsi="Cambria Math"/>
                      </w:rPr>
                      <m:t>)</m:t>
                    </w:ins>
                  </m:r>
                  <m:sSup>
                    <m:sSupPr>
                      <m:ctrlPr>
                        <w:ins w:id="658" w:author="Valcin, Vieux" w:date="2025-10-24T13:53:00Z" w16du:dateUtc="2025-10-24T17:53:00Z">
                          <w:rPr>
                            <w:rFonts w:ascii="Cambria Math" w:hAnsi="Cambria Math"/>
                            <w:i/>
                          </w:rPr>
                        </w:ins>
                      </m:ctrlPr>
                    </m:sSupPr>
                    <m:e>
                      <m:r>
                        <w:ins w:id="659" w:author="Valcin, Vieux" w:date="2025-10-24T13:53:00Z" w16du:dateUtc="2025-10-24T17:53:00Z">
                          <w:rPr>
                            <w:rFonts w:ascii="Cambria Math" w:hAnsi="Cambria Math"/>
                          </w:rPr>
                          <m:t>(</m:t>
                        </w:ins>
                      </m:r>
                      <m:sSub>
                        <m:sSubPr>
                          <m:ctrlPr>
                            <w:ins w:id="660" w:author="Valcin, Vieux" w:date="2025-10-24T13:53:00Z" w16du:dateUtc="2025-10-24T17:53:00Z">
                              <w:rPr>
                                <w:rFonts w:ascii="Cambria Math" w:hAnsi="Cambria Math"/>
                                <w:i/>
                              </w:rPr>
                            </w:ins>
                          </m:ctrlPr>
                        </m:sSubPr>
                        <m:e>
                          <m:r>
                            <w:ins w:id="661" w:author="Valcin, Vieux" w:date="2025-10-24T13:53:00Z" w16du:dateUtc="2025-10-24T17:53:00Z">
                              <w:rPr>
                                <w:rFonts w:ascii="Cambria Math" w:hAnsi="Cambria Math"/>
                              </w:rPr>
                              <m:t>x</m:t>
                            </w:ins>
                          </m:r>
                        </m:e>
                        <m:sub>
                          <m:r>
                            <w:ins w:id="662" w:author="Valcin, Vieux" w:date="2025-10-24T13:53:00Z" w16du:dateUtc="2025-10-24T17:53:00Z">
                              <w:rPr>
                                <w:rFonts w:ascii="Cambria Math" w:hAnsi="Cambria Math"/>
                              </w:rPr>
                              <m:t>k</m:t>
                            </w:ins>
                          </m:r>
                        </m:sub>
                      </m:sSub>
                      <m:r>
                        <w:ins w:id="663" w:author="Valcin, Vieux" w:date="2025-10-24T13:53:00Z" w16du:dateUtc="2025-10-24T17:53:00Z">
                          <w:rPr>
                            <w:rFonts w:ascii="Cambria Math" w:hAnsi="Cambria Math"/>
                          </w:rPr>
                          <m:t>-</m:t>
                        </w:ins>
                      </m:r>
                      <m:sSub>
                        <m:sSubPr>
                          <m:ctrlPr>
                            <w:ins w:id="664" w:author="Valcin, Vieux" w:date="2025-10-24T13:53:00Z" w16du:dateUtc="2025-10-24T17:53:00Z">
                              <w:rPr>
                                <w:rFonts w:ascii="Cambria Math" w:hAnsi="Cambria Math"/>
                                <w:i/>
                              </w:rPr>
                            </w:ins>
                          </m:ctrlPr>
                        </m:sSubPr>
                        <m:e>
                          <m:r>
                            <w:ins w:id="665" w:author="Valcin, Vieux" w:date="2025-10-24T13:53:00Z" w16du:dateUtc="2025-10-24T17:53:00Z">
                              <w:rPr>
                                <w:rFonts w:ascii="Cambria Math" w:hAnsi="Cambria Math"/>
                              </w:rPr>
                              <m:t>μ</m:t>
                            </w:ins>
                          </m:r>
                        </m:e>
                        <m:sub>
                          <m:r>
                            <w:ins w:id="666" w:author="Valcin, Vieux" w:date="2025-10-24T13:53:00Z" w16du:dateUtc="2025-10-24T17:53:00Z">
                              <w:rPr>
                                <w:rFonts w:ascii="Cambria Math" w:hAnsi="Cambria Math"/>
                              </w:rPr>
                              <m:t>j</m:t>
                            </w:ins>
                          </m:r>
                        </m:sub>
                      </m:sSub>
                      <m:r>
                        <w:ins w:id="667" w:author="Valcin, Vieux" w:date="2025-10-24T13:53:00Z" w16du:dateUtc="2025-10-24T17:53:00Z">
                          <w:rPr>
                            <w:rFonts w:ascii="Cambria Math" w:hAnsi="Cambria Math"/>
                          </w:rPr>
                          <m:t>)</m:t>
                        </w:ins>
                      </m:r>
                    </m:e>
                    <m:sup>
                      <m:r>
                        <w:ins w:id="668" w:author="Valcin, Vieux" w:date="2025-10-24T13:53:00Z" w16du:dateUtc="2025-10-24T17:53:00Z">
                          <w:rPr>
                            <w:rFonts w:ascii="Cambria Math" w:hAnsi="Cambria Math"/>
                          </w:rPr>
                          <m:t>T</m:t>
                        </w:ins>
                      </m:r>
                    </m:sup>
                  </m:sSup>
                </m:e>
              </m:nary>
            </m:e>
          </m:nary>
        </m:oMath>
      </m:oMathPara>
    </w:p>
    <w:p w14:paraId="50EB7EC5" w14:textId="22B4BEFB" w:rsidR="00B12CB5" w:rsidRPr="00AD0BD4" w:rsidRDefault="00B12CB5">
      <w:pPr>
        <w:pStyle w:val="BodyText"/>
        <w:rPr>
          <w:rPrChange w:id="669" w:author="Valcin, Vieux" w:date="2025-10-24T13:48:00Z" w16du:dateUtc="2025-10-24T17:48:00Z">
            <w:rPr>
              <w:rFonts w:ascii="Times New Roman" w:hAnsi="Times New Roman" w:cs="Times New Roman"/>
            </w:rPr>
          </w:rPrChange>
        </w:rPr>
        <w:pPrChange w:id="670" w:author="Valcin, Vieux" w:date="2025-10-24T13:47:00Z" w16du:dateUtc="2025-10-24T17:47:00Z">
          <w:pPr>
            <w:pStyle w:val="FirstParagraph"/>
          </w:pPr>
        </w:pPrChange>
      </w:pPr>
      <w:ins w:id="671" w:author="Valcin, Vieux" w:date="2025-10-24T13:53:00Z" w16du:dateUtc="2025-10-24T17:53:00Z">
        <w:r>
          <w:t xml:space="preserve">where </w:t>
        </w:r>
      </w:ins>
      <m:oMath>
        <m:sSub>
          <m:sSubPr>
            <m:ctrlPr>
              <w:ins w:id="672" w:author="Valcin, Vieux" w:date="2025-10-24T13:54:00Z" w16du:dateUtc="2025-10-24T17:54:00Z">
                <w:rPr>
                  <w:rFonts w:ascii="Cambria Math" w:hAnsi="Cambria Math"/>
                  <w:i/>
                </w:rPr>
              </w:ins>
            </m:ctrlPr>
          </m:sSubPr>
          <m:e>
            <m:r>
              <w:ins w:id="673" w:author="Valcin, Vieux" w:date="2025-10-24T13:54:00Z" w16du:dateUtc="2025-10-24T17:54:00Z">
                <w:rPr>
                  <w:rFonts w:ascii="Cambria Math" w:hAnsi="Cambria Math"/>
                </w:rPr>
                <m:t>μ</m:t>
              </w:ins>
            </m:r>
          </m:e>
          <m:sub>
            <m:r>
              <w:ins w:id="674" w:author="Valcin, Vieux" w:date="2025-10-24T13:54:00Z" w16du:dateUtc="2025-10-24T17:54:00Z">
                <w:rPr>
                  <w:rFonts w:ascii="Cambria Math" w:hAnsi="Cambria Math"/>
                </w:rPr>
                <m:t>j</m:t>
              </w:ins>
            </m:r>
          </m:sub>
        </m:sSub>
      </m:oMath>
      <w:ins w:id="675" w:author="Valcin, Vieux" w:date="2025-10-24T13:54:00Z" w16du:dateUtc="2025-10-24T17:54:00Z">
        <w:r>
          <w:t xml:space="preserve"> is the mean vector over </w:t>
        </w:r>
      </w:ins>
      <m:oMath>
        <m:sSub>
          <m:sSubPr>
            <m:ctrlPr>
              <w:ins w:id="676" w:author="Valcin, Vieux" w:date="2025-10-24T13:54:00Z" w16du:dateUtc="2025-10-24T17:54:00Z">
                <w:rPr>
                  <w:rFonts w:ascii="Cambria Math" w:hAnsi="Cambria Math"/>
                  <w:i/>
                </w:rPr>
              </w:ins>
            </m:ctrlPr>
          </m:sSubPr>
          <m:e>
            <m:r>
              <w:ins w:id="677" w:author="Valcin, Vieux" w:date="2025-10-24T13:54:00Z" w16du:dateUtc="2025-10-24T17:54:00Z">
                <m:rPr>
                  <m:scr m:val="script"/>
                </m:rPr>
                <w:rPr>
                  <w:rFonts w:ascii="Cambria Math" w:hAnsi="Cambria Math"/>
                </w:rPr>
                <m:t>N</m:t>
              </w:ins>
            </m:r>
          </m:e>
          <m:sub>
            <m:r>
              <w:ins w:id="678" w:author="Valcin, Vieux" w:date="2025-10-24T13:54:00Z" w16du:dateUtc="2025-10-24T17:54:00Z">
                <w:rPr>
                  <w:rFonts w:ascii="Cambria Math" w:hAnsi="Cambria Math"/>
                </w:rPr>
                <m:t>j</m:t>
              </w:ins>
            </m:r>
          </m:sub>
        </m:sSub>
      </m:oMath>
      <w:ins w:id="679" w:author="Valcin, Vieux" w:date="2025-10-24T13:54:00Z" w16du:dateUtc="2025-10-24T17:54:00Z">
        <w:r>
          <w:t>.</w:t>
        </w:r>
      </w:ins>
    </w:p>
    <w:p w14:paraId="648CEAFB" w14:textId="77777777" w:rsidR="00EF1988" w:rsidRPr="003D165E" w:rsidRDefault="00000000">
      <w:pPr>
        <w:rPr>
          <w:rFonts w:ascii="Times New Roman" w:hAnsi="Times New Roman" w:cs="Times New Roman"/>
        </w:rPr>
      </w:pPr>
      <w:r>
        <w:rPr>
          <w:rFonts w:ascii="Times New Roman" w:hAnsi="Times New Roman" w:cs="Times New Roman"/>
        </w:rPr>
        <w:pict w14:anchorId="53176406">
          <v:rect id="_x0000_i1028" style="width:0;height:1.5pt" o:hralign="center" o:hrstd="t" o:hr="t"/>
        </w:pict>
      </w:r>
    </w:p>
    <w:p w14:paraId="0D1F8504" w14:textId="77777777" w:rsidR="00EF1988" w:rsidRPr="003D165E" w:rsidRDefault="00591BCA">
      <w:pPr>
        <w:pStyle w:val="Heading3"/>
        <w:rPr>
          <w:rFonts w:ascii="Times New Roman" w:hAnsi="Times New Roman" w:cs="Times New Roman"/>
          <w:color w:val="auto"/>
        </w:rPr>
      </w:pPr>
      <w:bookmarkStart w:id="680" w:name="Xc436b48337646cd82eb2f9adc50bcb2b959ae28"/>
      <w:bookmarkStart w:id="681" w:name="_Toc211774008"/>
      <w:r w:rsidRPr="003D165E">
        <w:rPr>
          <w:rFonts w:ascii="Times New Roman" w:hAnsi="Times New Roman" w:cs="Times New Roman"/>
          <w:color w:val="auto"/>
        </w:rPr>
        <w:t>2.2 Hyperbolic Low-Dimensional Representation</w:t>
      </w:r>
      <w:bookmarkEnd w:id="680"/>
      <w:bookmarkEnd w:id="681"/>
    </w:p>
    <w:p w14:paraId="0D3E982A" w14:textId="77777777" w:rsidR="00EF1988" w:rsidRPr="003D165E" w:rsidRDefault="00591BCA">
      <w:pPr>
        <w:pStyle w:val="Heading4"/>
        <w:rPr>
          <w:rFonts w:ascii="Times New Roman" w:hAnsi="Times New Roman" w:cs="Times New Roman"/>
          <w:color w:val="auto"/>
        </w:rPr>
      </w:pPr>
      <w:bookmarkStart w:id="682" w:name="poincaré-ball-model"/>
      <w:r w:rsidRPr="003D165E">
        <w:rPr>
          <w:rFonts w:ascii="Times New Roman" w:hAnsi="Times New Roman" w:cs="Times New Roman"/>
          <w:color w:val="auto"/>
        </w:rPr>
        <w:t xml:space="preserve">2.2.1 </w:t>
      </w:r>
      <w:proofErr w:type="spellStart"/>
      <w:r w:rsidRPr="003D165E">
        <w:rPr>
          <w:rFonts w:ascii="Times New Roman" w:hAnsi="Times New Roman" w:cs="Times New Roman"/>
          <w:color w:val="auto"/>
        </w:rPr>
        <w:t>Poincaré</w:t>
      </w:r>
      <w:proofErr w:type="spellEnd"/>
      <w:r w:rsidRPr="003D165E">
        <w:rPr>
          <w:rFonts w:ascii="Times New Roman" w:hAnsi="Times New Roman" w:cs="Times New Roman"/>
          <w:color w:val="auto"/>
        </w:rPr>
        <w:t xml:space="preserve"> Ball Model</w:t>
      </w:r>
      <w:bookmarkEnd w:id="682"/>
    </w:p>
    <w:p w14:paraId="35602F18"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The low-dimensional embeddings reside in the </w:t>
      </w:r>
      <m:oMath>
        <m:r>
          <w:rPr>
            <w:rFonts w:ascii="Cambria Math" w:hAnsi="Cambria Math" w:cs="Times New Roman"/>
          </w:rPr>
          <m:t>d</m:t>
        </m:r>
      </m:oMath>
      <w:r w:rsidRPr="003D165E">
        <w:rPr>
          <w:rFonts w:ascii="Times New Roman" w:hAnsi="Times New Roman" w:cs="Times New Roman"/>
        </w:rPr>
        <w:t>-dimensional Poincaré ball:</w:t>
      </w:r>
    </w:p>
    <w:p w14:paraId="45FB6929" w14:textId="21BA51DF" w:rsidR="00EF1988" w:rsidRPr="003D165E" w:rsidRDefault="00000000">
      <w:pPr>
        <w:pStyle w:val="BodyText"/>
        <w:rPr>
          <w:rFonts w:ascii="Times New Roman" w:hAnsi="Times New Roman" w:cs="Times New Roman"/>
        </w:rPr>
      </w:pPr>
      <m:oMathPara>
        <m:oMathParaPr>
          <m:jc m:val="center"/>
        </m:oMathParaPr>
        <m:oMath>
          <m:sSup>
            <m:sSupPr>
              <m:ctrlPr>
                <w:ins w:id="683"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B</m:t>
              </m:r>
            </m:e>
            <m:sup>
              <m:r>
                <w:rPr>
                  <w:rFonts w:ascii="Cambria Math" w:hAnsi="Cambria Math" w:cs="Times New Roman"/>
                </w:rPr>
                <m:t>d</m:t>
              </m:r>
            </m:sup>
          </m:sSup>
          <m:r>
            <w:rPr>
              <w:rFonts w:ascii="Cambria Math" w:hAnsi="Cambria Math" w:cs="Times New Roman"/>
            </w:rPr>
            <m:t>=</m:t>
          </m:r>
          <m:d>
            <m:dPr>
              <m:begChr m:val="{"/>
              <m:endChr m:val="}"/>
              <m:ctrlPr>
                <w:ins w:id="684" w:author="Valcin, Vieux" w:date="2025-10-24T12:18:00Z" w16du:dateUtc="2025-10-24T16:18:00Z">
                  <w:rPr>
                    <w:rFonts w:ascii="Cambria Math" w:hAnsi="Cambria Math" w:cs="Times New Roman"/>
                    <w:i/>
                  </w:rPr>
                </w:ins>
              </m:ctrlPr>
            </m:dPr>
            <m:e>
              <m:r>
                <w:rPr>
                  <w:rFonts w:ascii="Cambria Math" w:hAnsi="Cambria Math" w:cs="Times New Roman"/>
                </w:rPr>
                <m:t>y∈</m:t>
              </m:r>
              <m:sSup>
                <m:sSupPr>
                  <m:ctrlPr>
                    <w:ins w:id="685"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w:rPr>
                      <w:rFonts w:ascii="Cambria Math" w:hAnsi="Cambria Math" w:cs="Times New Roman"/>
                    </w:rPr>
                    <m:t>d</m:t>
                  </m:r>
                </m:sup>
              </m:sSup>
              <m:r>
                <w:rPr>
                  <w:rFonts w:ascii="Cambria Math" w:hAnsi="Cambria Math" w:cs="Times New Roman"/>
                </w:rPr>
                <m:t>:∥y∥&lt;1</m:t>
              </m:r>
            </m:e>
          </m:d>
        </m:oMath>
      </m:oMathPara>
    </w:p>
    <w:p w14:paraId="58FE21A2"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This hyperbolic space exhibits negative curvature, enabling exponential volume growth that naturally represents hierarchical structures such as ideological trees.</w:t>
      </w:r>
    </w:p>
    <w:p w14:paraId="285D3897"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Properties:</w:t>
      </w:r>
      <w:r w:rsidRPr="003D165E">
        <w:rPr>
          <w:rFonts w:ascii="Times New Roman" w:hAnsi="Times New Roman" w:cs="Times New Roman"/>
        </w:rPr>
        <w:t xml:space="preserve"> - </w:t>
      </w:r>
      <w:r w:rsidRPr="003D165E">
        <w:rPr>
          <w:rFonts w:ascii="Times New Roman" w:hAnsi="Times New Roman" w:cs="Times New Roman"/>
          <w:b/>
        </w:rPr>
        <w:t>Center (</w:t>
      </w:r>
      <m:oMath>
        <m:r>
          <w:rPr>
            <w:rFonts w:ascii="Cambria Math" w:hAnsi="Cambria Math" w:cs="Times New Roman"/>
          </w:rPr>
          <m:t>∥y∥≈0</m:t>
        </m:r>
      </m:oMath>
      <w:r w:rsidRPr="003D165E">
        <w:rPr>
          <w:rFonts w:ascii="Times New Roman" w:hAnsi="Times New Roman" w:cs="Times New Roman"/>
          <w:b/>
        </w:rPr>
        <w:t>):</w:t>
      </w:r>
      <w:r w:rsidRPr="003D165E">
        <w:rPr>
          <w:rFonts w:ascii="Times New Roman" w:hAnsi="Times New Roman" w:cs="Times New Roman"/>
        </w:rPr>
        <w:t xml:space="preserve"> Moderate, mainstream </w:t>
      </w:r>
      <w:r w:rsidR="0047587A" w:rsidRPr="003D165E">
        <w:rPr>
          <w:rFonts w:ascii="Times New Roman" w:hAnsi="Times New Roman" w:cs="Times New Roman"/>
        </w:rPr>
        <w:t>views</w:t>
      </w:r>
      <w:r w:rsidRPr="003D165E">
        <w:rPr>
          <w:rFonts w:ascii="Times New Roman" w:hAnsi="Times New Roman" w:cs="Times New Roman"/>
        </w:rPr>
        <w:t xml:space="preserve"> - </w:t>
      </w:r>
      <w:r w:rsidRPr="003D165E">
        <w:rPr>
          <w:rFonts w:ascii="Times New Roman" w:hAnsi="Times New Roman" w:cs="Times New Roman"/>
          <w:b/>
        </w:rPr>
        <w:t>Boundary (</w:t>
      </w:r>
      <m:oMath>
        <m:r>
          <w:rPr>
            <w:rFonts w:ascii="Cambria Math" w:hAnsi="Cambria Math" w:cs="Times New Roman"/>
          </w:rPr>
          <m:t>∥y∥→1</m:t>
        </m:r>
      </m:oMath>
      <w:r w:rsidRPr="003D165E">
        <w:rPr>
          <w:rFonts w:ascii="Times New Roman" w:hAnsi="Times New Roman" w:cs="Times New Roman"/>
          <w:b/>
        </w:rPr>
        <w:t>):</w:t>
      </w:r>
      <w:r w:rsidRPr="003D165E">
        <w:rPr>
          <w:rFonts w:ascii="Times New Roman" w:hAnsi="Times New Roman" w:cs="Times New Roman"/>
        </w:rPr>
        <w:t xml:space="preserve"> Extreme, niche views - </w:t>
      </w:r>
      <w:r w:rsidRPr="003D165E">
        <w:rPr>
          <w:rFonts w:ascii="Times New Roman" w:hAnsi="Times New Roman" w:cs="Times New Roman"/>
          <w:b/>
        </w:rPr>
        <w:t>Distance:</w:t>
      </w:r>
      <w:r w:rsidRPr="003D165E">
        <w:rPr>
          <w:rFonts w:ascii="Times New Roman" w:hAnsi="Times New Roman" w:cs="Times New Roman"/>
        </w:rPr>
        <w:t xml:space="preserve"> Grows exponentially near boundary, capturing hierarchy</w:t>
      </w:r>
    </w:p>
    <w:p w14:paraId="1B50D28C" w14:textId="77777777" w:rsidR="00EF1988" w:rsidRPr="003D165E" w:rsidRDefault="00591BCA">
      <w:pPr>
        <w:pStyle w:val="Heading4"/>
        <w:rPr>
          <w:rFonts w:ascii="Times New Roman" w:hAnsi="Times New Roman" w:cs="Times New Roman"/>
          <w:color w:val="auto"/>
        </w:rPr>
      </w:pPr>
      <w:bookmarkStart w:id="686" w:name="hyperbolic-distance"/>
      <w:r w:rsidRPr="003D165E">
        <w:rPr>
          <w:rFonts w:ascii="Times New Roman" w:hAnsi="Times New Roman" w:cs="Times New Roman"/>
          <w:color w:val="auto"/>
        </w:rPr>
        <w:t>2.2.2 Hyperbolic Distance</w:t>
      </w:r>
      <w:bookmarkEnd w:id="686"/>
    </w:p>
    <w:p w14:paraId="06AA0899"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The distance between users </w:t>
      </w:r>
      <m:oMath>
        <m:r>
          <w:rPr>
            <w:rFonts w:ascii="Cambria Math" w:hAnsi="Cambria Math" w:cs="Times New Roman"/>
          </w:rPr>
          <m:t>i</m:t>
        </m:r>
      </m:oMath>
      <w:r w:rsidRPr="003D165E">
        <w:rPr>
          <w:rFonts w:ascii="Times New Roman" w:hAnsi="Times New Roman" w:cs="Times New Roman"/>
        </w:rPr>
        <w:t xml:space="preserve"> and </w:t>
      </w:r>
      <m:oMath>
        <m:r>
          <w:rPr>
            <w:rFonts w:ascii="Cambria Math" w:hAnsi="Cambria Math" w:cs="Times New Roman"/>
          </w:rPr>
          <m:t>j</m:t>
        </m:r>
      </m:oMath>
      <w:r w:rsidRPr="003D165E">
        <w:rPr>
          <w:rFonts w:ascii="Times New Roman" w:hAnsi="Times New Roman" w:cs="Times New Roman"/>
        </w:rPr>
        <w:t xml:space="preserve"> in the Poincaré ball is:</w:t>
      </w:r>
    </w:p>
    <w:p w14:paraId="441890DA" w14:textId="77777777" w:rsidR="00EF1988" w:rsidRPr="003D165E" w:rsidRDefault="00000000">
      <w:pPr>
        <w:pStyle w:val="BodyText"/>
        <w:rPr>
          <w:rFonts w:ascii="Times New Roman" w:hAnsi="Times New Roman" w:cs="Times New Roman"/>
        </w:rPr>
      </w:pPr>
      <m:oMathPara>
        <m:oMathParaPr>
          <m:jc m:val="center"/>
        </m:oMathParaPr>
        <m:oMath>
          <m:sSub>
            <m:sSubPr>
              <m:ctrlPr>
                <w:ins w:id="687"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Hyperbolic</m:t>
              </m:r>
            </m:sub>
          </m:sSub>
          <m:d>
            <m:dPr>
              <m:ctrlPr>
                <w:ins w:id="688" w:author="Valcin, Vieux" w:date="2025-10-24T11:34:00Z" w16du:dateUtc="2025-10-24T15:34:00Z">
                  <w:rPr>
                    <w:rFonts w:ascii="Cambria Math" w:hAnsi="Cambria Math" w:cs="Times New Roman"/>
                    <w:i/>
                  </w:rPr>
                </w:ins>
              </m:ctrlPr>
            </m:dPr>
            <m:e>
              <m:sSub>
                <m:sSubPr>
                  <m:ctrlPr>
                    <w:ins w:id="689"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690"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e>
          </m:d>
          <m:r>
            <w:rPr>
              <w:rFonts w:ascii="Cambria Math" w:hAnsi="Cambria Math" w:cs="Times New Roman"/>
            </w:rPr>
            <m:t>=</m:t>
          </m:r>
          <m:r>
            <m:rPr>
              <m:nor/>
            </m:rPr>
            <w:rPr>
              <w:rFonts w:ascii="Times New Roman" w:hAnsi="Times New Roman" w:cs="Times New Roman"/>
            </w:rPr>
            <m:t>arccosh</m:t>
          </m:r>
          <m:d>
            <m:dPr>
              <m:ctrlPr>
                <w:ins w:id="691" w:author="Valcin, Vieux" w:date="2025-10-24T11:34:00Z" w16du:dateUtc="2025-10-24T15:34:00Z">
                  <w:rPr>
                    <w:rFonts w:ascii="Cambria Math" w:hAnsi="Cambria Math" w:cs="Times New Roman"/>
                  </w:rPr>
                </w:ins>
              </m:ctrlPr>
            </m:dPr>
            <m:e>
              <m:r>
                <w:rPr>
                  <w:rFonts w:ascii="Cambria Math" w:hAnsi="Cambria Math" w:cs="Times New Roman"/>
                </w:rPr>
                <m:t>1+</m:t>
              </m:r>
              <m:f>
                <m:fPr>
                  <m:ctrlPr>
                    <w:ins w:id="692" w:author="Valcin, Vieux" w:date="2025-10-24T11:34:00Z" w16du:dateUtc="2025-10-24T15:34:00Z">
                      <w:rPr>
                        <w:rFonts w:ascii="Cambria Math" w:hAnsi="Cambria Math" w:cs="Times New Roman"/>
                      </w:rPr>
                    </w:ins>
                  </m:ctrlPr>
                </m:fPr>
                <m:num>
                  <m:r>
                    <w:rPr>
                      <w:rFonts w:ascii="Cambria Math" w:hAnsi="Cambria Math" w:cs="Times New Roman"/>
                    </w:rPr>
                    <m:t>2∥</m:t>
                  </m:r>
                  <m:sSub>
                    <m:sSubPr>
                      <m:ctrlPr>
                        <w:ins w:id="693"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694"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sSup>
                    <m:sSupPr>
                      <m:ctrlPr>
                        <w:ins w:id="695"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num>
                <m:den>
                  <m:d>
                    <m:dPr>
                      <m:ctrlPr>
                        <w:ins w:id="696" w:author="Valcin, Vieux" w:date="2025-10-24T11:34:00Z" w16du:dateUtc="2025-10-24T15:34:00Z">
                          <w:rPr>
                            <w:rFonts w:ascii="Cambria Math" w:hAnsi="Cambria Math" w:cs="Times New Roman"/>
                            <w:i/>
                          </w:rPr>
                        </w:ins>
                      </m:ctrlPr>
                    </m:dPr>
                    <m:e>
                      <m:r>
                        <w:rPr>
                          <w:rFonts w:ascii="Cambria Math" w:hAnsi="Cambria Math" w:cs="Times New Roman"/>
                        </w:rPr>
                        <m:t>1-∥</m:t>
                      </m:r>
                      <m:sSub>
                        <m:sSubPr>
                          <m:ctrlPr>
                            <w:ins w:id="697"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sSup>
                        <m:sSupPr>
                          <m:ctrlPr>
                            <w:ins w:id="698"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e>
                  </m:d>
                  <m:d>
                    <m:dPr>
                      <m:ctrlPr>
                        <w:ins w:id="699" w:author="Valcin, Vieux" w:date="2025-10-24T11:34:00Z" w16du:dateUtc="2025-10-24T15:34:00Z">
                          <w:rPr>
                            <w:rFonts w:ascii="Cambria Math" w:hAnsi="Cambria Math" w:cs="Times New Roman"/>
                            <w:i/>
                          </w:rPr>
                        </w:ins>
                      </m:ctrlPr>
                    </m:dPr>
                    <m:e>
                      <m:r>
                        <w:rPr>
                          <w:rFonts w:ascii="Cambria Math" w:hAnsi="Cambria Math" w:cs="Times New Roman"/>
                        </w:rPr>
                        <m:t>1-∥</m:t>
                      </m:r>
                      <m:sSub>
                        <m:sSubPr>
                          <m:ctrlPr>
                            <w:ins w:id="700"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sSup>
                        <m:sSupPr>
                          <m:ctrlPr>
                            <w:ins w:id="701"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e>
                  </m:d>
                </m:den>
              </m:f>
            </m:e>
          </m:d>
          <m:r>
            <w:rPr>
              <w:rFonts w:ascii="Cambria Math" w:hAnsi="Cambria Math" w:cs="Times New Roman"/>
            </w:rPr>
            <m:t>=</m:t>
          </m:r>
          <m:r>
            <m:rPr>
              <m:nor/>
            </m:rPr>
            <w:rPr>
              <w:rFonts w:ascii="Times New Roman" w:hAnsi="Times New Roman" w:cs="Times New Roman"/>
            </w:rPr>
            <m:t>arccosh</m:t>
          </m:r>
          <m:d>
            <m:dPr>
              <m:ctrlPr>
                <w:ins w:id="702" w:author="Valcin, Vieux" w:date="2025-10-24T11:34:00Z" w16du:dateUtc="2025-10-24T15:34:00Z">
                  <w:rPr>
                    <w:rFonts w:ascii="Cambria Math" w:hAnsi="Cambria Math" w:cs="Times New Roman"/>
                    <w:i/>
                  </w:rPr>
                </w:ins>
              </m:ctrlPr>
            </m:dPr>
            <m:e>
              <m:r>
                <w:rPr>
                  <w:rFonts w:ascii="Cambria Math" w:hAnsi="Cambria Math" w:cs="Times New Roman"/>
                </w:rPr>
                <m:t>1+t</m:t>
              </m:r>
            </m:e>
          </m:d>
        </m:oMath>
      </m:oMathPara>
    </w:p>
    <w:p w14:paraId="7D79C8AB" w14:textId="77777777" w:rsidR="0083692A" w:rsidRPr="003D165E" w:rsidRDefault="0083692A">
      <w:pPr>
        <w:pStyle w:val="FirstParagraph"/>
        <w:rPr>
          <w:rFonts w:ascii="Times New Roman" w:hAnsi="Times New Roman" w:cs="Times New Roman"/>
        </w:rPr>
      </w:pPr>
      <w:r w:rsidRPr="003D165E">
        <w:rPr>
          <w:rFonts w:ascii="Times New Roman" w:hAnsi="Times New Roman" w:cs="Times New Roman"/>
        </w:rPr>
        <w:t>where</w:t>
      </w:r>
      <w:r w:rsidRPr="003D165E">
        <w:rPr>
          <w:rFonts w:ascii="Times New Roman" w:hAnsi="Times New Roman" w:cs="Times New Roman"/>
          <w:sz w:val="21"/>
          <w:szCs w:val="21"/>
        </w:rPr>
        <w:t xml:space="preserve"> </w:t>
      </w:r>
      <m:oMath>
        <m:r>
          <w:rPr>
            <w:rFonts w:ascii="Cambria Math" w:hAnsi="Cambria Math" w:cs="Times New Roman"/>
          </w:rPr>
          <m:t>t=</m:t>
        </m:r>
        <m:f>
          <m:fPr>
            <m:ctrlPr>
              <w:ins w:id="703" w:author="Valcin, Vieux" w:date="2025-10-24T11:34:00Z" w16du:dateUtc="2025-10-24T15:34:00Z">
                <w:rPr>
                  <w:rFonts w:ascii="Cambria Math" w:hAnsi="Cambria Math" w:cs="Times New Roman"/>
                  <w:i/>
                </w:rPr>
              </w:ins>
            </m:ctrlPr>
          </m:fPr>
          <m:num>
            <m:r>
              <w:rPr>
                <w:rFonts w:ascii="Cambria Math" w:hAnsi="Cambria Math" w:cs="Times New Roman"/>
              </w:rPr>
              <m:t>2∥</m:t>
            </m:r>
            <m:sSub>
              <m:sSubPr>
                <m:ctrlPr>
                  <w:ins w:id="704" w:author="Valcin, Vieux" w:date="2025-10-24T11:34:00Z" w16du:dateUtc="2025-10-24T15:34: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705" w:author="Valcin, Vieux" w:date="2025-10-24T11:34:00Z" w16du:dateUtc="2025-10-24T15:34: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j</m:t>
                </m:r>
              </m:sub>
            </m:sSub>
            <m:sSup>
              <m:sSupPr>
                <m:ctrlPr>
                  <w:ins w:id="706" w:author="Valcin, Vieux" w:date="2025-10-24T11:34:00Z" w16du:dateUtc="2025-10-24T15:34:00Z">
                    <w:rPr>
                      <w:rFonts w:ascii="Cambria Math" w:hAnsi="Cambria Math" w:cs="Times New Roman"/>
                      <w:i/>
                    </w:rPr>
                  </w:ins>
                </m:ctrlPr>
              </m:sSupPr>
              <m:e>
                <m:r>
                  <w:rPr>
                    <w:rFonts w:ascii="Cambria Math" w:hAnsi="Cambria Math" w:cs="Times New Roman"/>
                  </w:rPr>
                  <m:t>∥</m:t>
                </m:r>
              </m:e>
              <m:sup>
                <m:r>
                  <w:rPr>
                    <w:rFonts w:ascii="Cambria Math" w:hAnsi="Cambria Math" w:cs="Times New Roman"/>
                  </w:rPr>
                  <m:t>2</m:t>
                </m:r>
              </m:sup>
            </m:sSup>
          </m:num>
          <m:den>
            <m:d>
              <m:dPr>
                <m:ctrlPr>
                  <w:ins w:id="707" w:author="Valcin, Vieux" w:date="2025-10-24T11:34:00Z" w16du:dateUtc="2025-10-24T15:34:00Z">
                    <w:rPr>
                      <w:rFonts w:ascii="Cambria Math" w:hAnsi="Cambria Math" w:cs="Times New Roman"/>
                      <w:i/>
                    </w:rPr>
                  </w:ins>
                </m:ctrlPr>
              </m:dPr>
              <m:e>
                <m:r>
                  <w:rPr>
                    <w:rFonts w:ascii="Cambria Math" w:hAnsi="Cambria Math" w:cs="Times New Roman"/>
                  </w:rPr>
                  <m:t>1-∥</m:t>
                </m:r>
                <m:sSub>
                  <m:sSubPr>
                    <m:ctrlPr>
                      <w:ins w:id="708" w:author="Valcin, Vieux" w:date="2025-10-24T11:34:00Z" w16du:dateUtc="2025-10-24T15:34: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i</m:t>
                    </m:r>
                  </m:sub>
                </m:sSub>
                <m:sSup>
                  <m:sSupPr>
                    <m:ctrlPr>
                      <w:ins w:id="709" w:author="Valcin, Vieux" w:date="2025-10-24T11:34:00Z" w16du:dateUtc="2025-10-24T15:34:00Z">
                        <w:rPr>
                          <w:rFonts w:ascii="Cambria Math" w:hAnsi="Cambria Math" w:cs="Times New Roman"/>
                          <w:i/>
                        </w:rPr>
                      </w:ins>
                    </m:ctrlPr>
                  </m:sSupPr>
                  <m:e>
                    <m:r>
                      <w:rPr>
                        <w:rFonts w:ascii="Cambria Math" w:hAnsi="Cambria Math" w:cs="Times New Roman"/>
                      </w:rPr>
                      <m:t>∥</m:t>
                    </m:r>
                  </m:e>
                  <m:sup>
                    <m:r>
                      <w:rPr>
                        <w:rFonts w:ascii="Cambria Math" w:hAnsi="Cambria Math" w:cs="Times New Roman"/>
                      </w:rPr>
                      <m:t>2</m:t>
                    </m:r>
                  </m:sup>
                </m:sSup>
              </m:e>
            </m:d>
            <m:d>
              <m:dPr>
                <m:ctrlPr>
                  <w:ins w:id="710" w:author="Valcin, Vieux" w:date="2025-10-24T11:34:00Z" w16du:dateUtc="2025-10-24T15:34:00Z">
                    <w:rPr>
                      <w:rFonts w:ascii="Cambria Math" w:hAnsi="Cambria Math" w:cs="Times New Roman"/>
                      <w:i/>
                    </w:rPr>
                  </w:ins>
                </m:ctrlPr>
              </m:dPr>
              <m:e>
                <m:r>
                  <w:rPr>
                    <w:rFonts w:ascii="Cambria Math" w:hAnsi="Cambria Math" w:cs="Times New Roman"/>
                  </w:rPr>
                  <m:t>1-∥</m:t>
                </m:r>
                <m:sSub>
                  <m:sSubPr>
                    <m:ctrlPr>
                      <w:ins w:id="711" w:author="Valcin, Vieux" w:date="2025-10-24T11:34:00Z" w16du:dateUtc="2025-10-24T15:34:00Z">
                        <w:rPr>
                          <w:rFonts w:ascii="Cambria Math" w:hAnsi="Cambria Math" w:cs="Times New Roman"/>
                          <w:i/>
                        </w:rPr>
                      </w:ins>
                    </m:ctrlPr>
                  </m:sSubPr>
                  <m:e>
                    <m:r>
                      <w:rPr>
                        <w:rFonts w:ascii="Cambria Math" w:hAnsi="Cambria Math" w:cs="Times New Roman"/>
                      </w:rPr>
                      <m:t>y</m:t>
                    </m:r>
                  </m:e>
                  <m:sub>
                    <m:r>
                      <w:rPr>
                        <w:rFonts w:ascii="Cambria Math" w:hAnsi="Cambria Math" w:cs="Times New Roman"/>
                      </w:rPr>
                      <m:t>j</m:t>
                    </m:r>
                  </m:sub>
                </m:sSub>
                <m:sSup>
                  <m:sSupPr>
                    <m:ctrlPr>
                      <w:ins w:id="712" w:author="Valcin, Vieux" w:date="2025-10-24T11:34:00Z" w16du:dateUtc="2025-10-24T15:34:00Z">
                        <w:rPr>
                          <w:rFonts w:ascii="Cambria Math" w:hAnsi="Cambria Math" w:cs="Times New Roman"/>
                          <w:i/>
                        </w:rPr>
                      </w:ins>
                    </m:ctrlPr>
                  </m:sSupPr>
                  <m:e>
                    <m:r>
                      <w:rPr>
                        <w:rFonts w:ascii="Cambria Math" w:hAnsi="Cambria Math" w:cs="Times New Roman"/>
                      </w:rPr>
                      <m:t>∥</m:t>
                    </m:r>
                  </m:e>
                  <m:sup>
                    <m:r>
                      <w:rPr>
                        <w:rFonts w:ascii="Cambria Math" w:hAnsi="Cambria Math" w:cs="Times New Roman"/>
                      </w:rPr>
                      <m:t>2</m:t>
                    </m:r>
                  </m:sup>
                </m:sSup>
              </m:e>
            </m:d>
          </m:den>
        </m:f>
      </m:oMath>
      <w:r w:rsidR="00A549D5" w:rsidRPr="003D165E">
        <w:rPr>
          <w:rFonts w:ascii="Times New Roman" w:hAnsi="Times New Roman" w:cs="Times New Roman"/>
        </w:rPr>
        <w:t xml:space="preserve"> .</w:t>
      </w:r>
    </w:p>
    <w:p w14:paraId="44144148"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This metric respects </w:t>
      </w:r>
      <w:proofErr w:type="gramStart"/>
      <w:r w:rsidRPr="003D165E">
        <w:rPr>
          <w:rFonts w:ascii="Times New Roman" w:hAnsi="Times New Roman" w:cs="Times New Roman"/>
        </w:rPr>
        <w:t>the hyperbolic</w:t>
      </w:r>
      <w:proofErr w:type="gramEnd"/>
      <w:r w:rsidRPr="003D165E">
        <w:rPr>
          <w:rFonts w:ascii="Times New Roman" w:hAnsi="Times New Roman" w:cs="Times New Roman"/>
        </w:rPr>
        <w:t xml:space="preserve"> geometry and provides a natural measure of semantic distance.</w:t>
      </w:r>
    </w:p>
    <w:p w14:paraId="5819360E" w14:textId="77777777" w:rsidR="002C3C67" w:rsidRPr="003D165E" w:rsidRDefault="0022241D" w:rsidP="0022241D">
      <w:pPr>
        <w:pStyle w:val="BodyText"/>
        <w:rPr>
          <w:rFonts w:ascii="Times New Roman" w:hAnsi="Times New Roman" w:cs="Times New Roman"/>
          <w:lang w:eastAsia="ja-JP"/>
          <w:rPrChange w:id="713" w:author="Valcin, Vieux" w:date="2025-10-24T11:35:00Z" w16du:dateUtc="2025-10-24T15:35:00Z">
            <w:rPr>
              <w:lang w:eastAsia="ja-JP"/>
            </w:rPr>
          </w:rPrChange>
        </w:rPr>
      </w:pPr>
      <w:r w:rsidRPr="003D165E">
        <w:rPr>
          <w:rFonts w:ascii="Times New Roman" w:hAnsi="Times New Roman" w:cs="Times New Roman"/>
          <w:lang w:eastAsia="ja-JP"/>
          <w:rPrChange w:id="714" w:author="Valcin, Vieux" w:date="2025-10-24T11:35:00Z" w16du:dateUtc="2025-10-24T15:35:00Z">
            <w:rPr>
              <w:lang w:eastAsia="ja-JP"/>
            </w:rPr>
          </w:rPrChange>
        </w:rPr>
        <w:t xml:space="preserve">To account for points proximal to the boundary, we </w:t>
      </w:r>
      <w:r w:rsidR="00B33D4C" w:rsidRPr="003D165E">
        <w:rPr>
          <w:rFonts w:ascii="Times New Roman" w:hAnsi="Times New Roman" w:cs="Times New Roman"/>
          <w:lang w:eastAsia="ja-JP"/>
          <w:rPrChange w:id="715" w:author="Valcin, Vieux" w:date="2025-10-24T11:35:00Z" w16du:dateUtc="2025-10-24T15:35:00Z">
            <w:rPr>
              <w:lang w:eastAsia="ja-JP"/>
            </w:rPr>
          </w:rPrChange>
        </w:rPr>
        <w:t xml:space="preserve">endeavor to employ a logarithmic reformulation technique </w:t>
      </w:r>
      <m:oMath>
        <m:func>
          <m:funcPr>
            <m:ctrlPr>
              <w:ins w:id="716" w:author="Valcin, Vieux" w:date="2025-10-24T11:34:00Z" w16du:dateUtc="2025-10-24T15:34:00Z">
                <w:rPr>
                  <w:rFonts w:ascii="Cambria Math" w:hAnsi="Cambria Math" w:cs="Times New Roman"/>
                  <w:i/>
                  <w:lang w:eastAsia="ja-JP"/>
                </w:rPr>
              </w:ins>
            </m:ctrlPr>
          </m:funcPr>
          <m:fName>
            <m:r>
              <w:rPr>
                <w:rFonts w:ascii="Cambria Math" w:hAnsi="Cambria Math" w:cs="Times New Roman"/>
              </w:rPr>
              <m:t>log</m:t>
            </m:r>
          </m:fName>
          <m:e>
            <m:r>
              <w:rPr>
                <w:rFonts w:ascii="Cambria Math" w:hAnsi="Cambria Math" w:cs="Times New Roman"/>
                <w:lang w:eastAsia="ja-JP"/>
              </w:rPr>
              <m:t>1p</m:t>
            </m:r>
          </m:e>
        </m:func>
      </m:oMath>
      <w:r w:rsidR="00BD417D" w:rsidRPr="003D165E">
        <w:rPr>
          <w:rFonts w:ascii="Times New Roman" w:hAnsi="Times New Roman" w:cs="Times New Roman"/>
          <w:lang w:eastAsia="ja-JP"/>
          <w:rPrChange w:id="717" w:author="Valcin, Vieux" w:date="2025-10-24T11:35:00Z" w16du:dateUtc="2025-10-24T15:35:00Z">
            <w:rPr>
              <w:lang w:eastAsia="ja-JP"/>
            </w:rPr>
          </w:rPrChange>
        </w:rPr>
        <w:t xml:space="preserve"> </w:t>
      </w:r>
      <w:r w:rsidR="00B33D4C" w:rsidRPr="003D165E">
        <w:rPr>
          <w:rFonts w:ascii="Times New Roman" w:hAnsi="Times New Roman" w:cs="Times New Roman"/>
          <w:lang w:eastAsia="ja-JP"/>
          <w:rPrChange w:id="718" w:author="Valcin, Vieux" w:date="2025-10-24T11:35:00Z" w16du:dateUtc="2025-10-24T15:35:00Z">
            <w:rPr>
              <w:lang w:eastAsia="ja-JP"/>
            </w:rPr>
          </w:rPrChange>
        </w:rPr>
        <w:t xml:space="preserve">to mitigate </w:t>
      </w:r>
      <w:r w:rsidR="00A8000A" w:rsidRPr="003D165E">
        <w:rPr>
          <w:rFonts w:ascii="Times New Roman" w:hAnsi="Times New Roman" w:cs="Times New Roman"/>
          <w:lang w:eastAsia="ja-JP"/>
          <w:rPrChange w:id="719" w:author="Valcin, Vieux" w:date="2025-10-24T11:35:00Z" w16du:dateUtc="2025-10-24T15:35:00Z">
            <w:rPr>
              <w:lang w:eastAsia="ja-JP"/>
            </w:rPr>
          </w:rPrChange>
        </w:rPr>
        <w:t xml:space="preserve">inverse hyperbolic cosine-enabled </w:t>
      </w:r>
      <w:r w:rsidR="002C3C67" w:rsidRPr="003D165E">
        <w:rPr>
          <w:rFonts w:ascii="Times New Roman" w:hAnsi="Times New Roman" w:cs="Times New Roman"/>
          <w:lang w:eastAsia="ja-JP"/>
          <w:rPrChange w:id="720" w:author="Valcin, Vieux" w:date="2025-10-24T11:35:00Z" w16du:dateUtc="2025-10-24T15:35:00Z">
            <w:rPr>
              <w:lang w:eastAsia="ja-JP"/>
            </w:rPr>
          </w:rPrChange>
        </w:rPr>
        <w:t xml:space="preserve">computational </w:t>
      </w:r>
      <w:r w:rsidR="00B33D4C" w:rsidRPr="003D165E">
        <w:rPr>
          <w:rFonts w:ascii="Times New Roman" w:hAnsi="Times New Roman" w:cs="Times New Roman"/>
          <w:lang w:eastAsia="ja-JP"/>
          <w:rPrChange w:id="721" w:author="Valcin, Vieux" w:date="2025-10-24T11:35:00Z" w16du:dateUtc="2025-10-24T15:35:00Z">
            <w:rPr>
              <w:lang w:eastAsia="ja-JP"/>
            </w:rPr>
          </w:rPrChange>
        </w:rPr>
        <w:t>catastroph</w:t>
      </w:r>
      <w:r w:rsidR="002C3C67" w:rsidRPr="003D165E">
        <w:rPr>
          <w:rFonts w:ascii="Times New Roman" w:hAnsi="Times New Roman" w:cs="Times New Roman"/>
          <w:lang w:eastAsia="ja-JP"/>
          <w:rPrChange w:id="722" w:author="Valcin, Vieux" w:date="2025-10-24T11:35:00Z" w16du:dateUtc="2025-10-24T15:35:00Z">
            <w:rPr>
              <w:lang w:eastAsia="ja-JP"/>
            </w:rPr>
          </w:rPrChange>
        </w:rPr>
        <w:t>e</w:t>
      </w:r>
      <w:r w:rsidR="008B691A" w:rsidRPr="003D165E">
        <w:rPr>
          <w:rFonts w:ascii="Times New Roman" w:hAnsi="Times New Roman" w:cs="Times New Roman"/>
          <w:lang w:eastAsia="ja-JP"/>
          <w:rPrChange w:id="723" w:author="Valcin, Vieux" w:date="2025-10-24T11:35:00Z" w16du:dateUtc="2025-10-24T15:35:00Z">
            <w:rPr>
              <w:lang w:eastAsia="ja-JP"/>
            </w:rPr>
          </w:rPrChange>
        </w:rPr>
        <w:t>,</w:t>
      </w:r>
      <w:r w:rsidR="00FE711A" w:rsidRPr="003D165E">
        <w:rPr>
          <w:rFonts w:ascii="Times New Roman" w:hAnsi="Times New Roman" w:cs="Times New Roman"/>
          <w:lang w:eastAsia="ja-JP"/>
          <w:rPrChange w:id="724" w:author="Valcin, Vieux" w:date="2025-10-24T11:35:00Z" w16du:dateUtc="2025-10-24T15:35:00Z">
            <w:rPr>
              <w:lang w:eastAsia="ja-JP"/>
            </w:rPr>
          </w:rPrChange>
        </w:rPr>
        <w:t xml:space="preserve"> anticipate</w:t>
      </w:r>
      <w:r w:rsidR="00A23BB0" w:rsidRPr="003D165E">
        <w:rPr>
          <w:rFonts w:ascii="Times New Roman" w:hAnsi="Times New Roman" w:cs="Times New Roman"/>
          <w:lang w:eastAsia="ja-JP"/>
          <w:rPrChange w:id="725" w:author="Valcin, Vieux" w:date="2025-10-24T11:35:00Z" w16du:dateUtc="2025-10-24T15:35:00Z">
            <w:rPr>
              <w:lang w:eastAsia="ja-JP"/>
            </w:rPr>
          </w:rPrChange>
        </w:rPr>
        <w:t xml:space="preserve">d </w:t>
      </w:r>
      <w:r w:rsidR="00FE711A" w:rsidRPr="003D165E">
        <w:rPr>
          <w:rFonts w:ascii="Times New Roman" w:hAnsi="Times New Roman" w:cs="Times New Roman"/>
          <w:lang w:eastAsia="ja-JP"/>
          <w:rPrChange w:id="726" w:author="Valcin, Vieux" w:date="2025-10-24T11:35:00Z" w16du:dateUtc="2025-10-24T15:35:00Z">
            <w:rPr>
              <w:lang w:eastAsia="ja-JP"/>
            </w:rPr>
          </w:rPrChange>
        </w:rPr>
        <w:t>during training</w:t>
      </w:r>
      <w:r w:rsidR="005D59D7" w:rsidRPr="003D165E">
        <w:rPr>
          <w:rFonts w:ascii="Times New Roman" w:hAnsi="Times New Roman" w:cs="Times New Roman"/>
          <w:lang w:eastAsia="ja-JP"/>
          <w:rPrChange w:id="727" w:author="Valcin, Vieux" w:date="2025-10-24T11:35:00Z" w16du:dateUtc="2025-10-24T15:35:00Z">
            <w:rPr>
              <w:lang w:eastAsia="ja-JP"/>
            </w:rPr>
          </w:rPrChange>
        </w:rPr>
        <w:t>; thus, given t</w:t>
      </w:r>
      <w:r w:rsidR="003F07CE" w:rsidRPr="003D165E">
        <w:rPr>
          <w:rFonts w:ascii="Times New Roman" w:hAnsi="Times New Roman" w:cs="Times New Roman"/>
          <w:lang w:eastAsia="ja-JP"/>
          <w:rPrChange w:id="728" w:author="Valcin, Vieux" w:date="2025-10-24T11:35:00Z" w16du:dateUtc="2025-10-24T15:35:00Z">
            <w:rPr>
              <w:lang w:eastAsia="ja-JP"/>
            </w:rPr>
          </w:rPrChange>
        </w:rPr>
        <w:t xml:space="preserve">hat </w:t>
      </w:r>
      <m:oMath>
        <m:r>
          <w:rPr>
            <w:rFonts w:ascii="Cambria Math" w:hAnsi="Cambria Math" w:cs="Times New Roman"/>
            <w:lang w:eastAsia="ja-JP"/>
          </w:rPr>
          <m:t>x=</m:t>
        </m:r>
        <m:d>
          <m:dPr>
            <m:ctrlPr>
              <w:ins w:id="729" w:author="Valcin, Vieux" w:date="2025-10-24T11:34:00Z" w16du:dateUtc="2025-10-24T15:34:00Z">
                <w:rPr>
                  <w:rFonts w:ascii="Cambria Math" w:hAnsi="Cambria Math" w:cs="Times New Roman"/>
                  <w:i/>
                  <w:lang w:eastAsia="ja-JP"/>
                </w:rPr>
              </w:ins>
            </m:ctrlPr>
          </m:dPr>
          <m:e>
            <m:r>
              <w:rPr>
                <w:rFonts w:ascii="Cambria Math" w:hAnsi="Cambria Math" w:cs="Times New Roman"/>
                <w:lang w:eastAsia="ja-JP"/>
              </w:rPr>
              <m:t>1+t</m:t>
            </m:r>
          </m:e>
        </m:d>
      </m:oMath>
      <w:r w:rsidR="002C3C67" w:rsidRPr="003D165E">
        <w:rPr>
          <w:rFonts w:ascii="Times New Roman" w:hAnsi="Times New Roman" w:cs="Times New Roman"/>
          <w:lang w:eastAsia="ja-JP"/>
          <w:rPrChange w:id="730" w:author="Valcin, Vieux" w:date="2025-10-24T11:35:00Z" w16du:dateUtc="2025-10-24T15:35:00Z">
            <w:rPr>
              <w:lang w:eastAsia="ja-JP"/>
            </w:rPr>
          </w:rPrChange>
        </w:rPr>
        <w:t>:</w:t>
      </w:r>
    </w:p>
    <w:p w14:paraId="5A3B9B30" w14:textId="481A1187" w:rsidR="009F2DB8" w:rsidRPr="003D165E" w:rsidRDefault="00000000" w:rsidP="008C0923">
      <w:pPr>
        <w:pStyle w:val="BodyText"/>
        <w:jc w:val="center"/>
        <w:rPr>
          <w:rFonts w:ascii="Times New Roman" w:hAnsi="Times New Roman" w:cs="Times New Roman"/>
          <w:rPrChange w:id="731" w:author="Valcin, Vieux" w:date="2025-10-24T11:35:00Z" w16du:dateUtc="2025-10-24T15:35:00Z">
            <w:rPr/>
          </w:rPrChange>
        </w:rPr>
      </w:pPr>
      <m:oMathPara>
        <m:oMath>
          <m:sSub>
            <m:sSubPr>
              <m:ctrlPr>
                <w:ins w:id="732"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Hyperbolic</m:t>
              </m:r>
            </m:sub>
          </m:sSub>
          <m:d>
            <m:dPr>
              <m:ctrlPr>
                <w:ins w:id="733" w:author="Valcin, Vieux" w:date="2025-10-24T11:34:00Z" w16du:dateUtc="2025-10-24T15:34:00Z">
                  <w:rPr>
                    <w:rFonts w:ascii="Cambria Math" w:hAnsi="Cambria Math" w:cs="Times New Roman"/>
                    <w:i/>
                  </w:rPr>
                </w:ins>
              </m:ctrlPr>
            </m:dPr>
            <m:e>
              <m:sSub>
                <m:sSubPr>
                  <m:ctrlPr>
                    <w:ins w:id="734"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735"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e>
          </m:d>
          <m:r>
            <w:rPr>
              <w:rFonts w:ascii="Cambria Math" w:hAnsi="Cambria Math" w:cs="Times New Roman"/>
            </w:rPr>
            <m:t>=</m:t>
          </m:r>
          <m:func>
            <m:funcPr>
              <m:ctrlPr>
                <w:ins w:id="736" w:author="Valcin, Vieux" w:date="2025-10-24T11:34:00Z" w16du:dateUtc="2025-10-24T15:34:00Z">
                  <w:rPr>
                    <w:rFonts w:ascii="Cambria Math" w:hAnsi="Cambria Math" w:cs="Times New Roman"/>
                  </w:rPr>
                </w:ins>
              </m:ctrlPr>
            </m:funcPr>
            <m:fName>
              <m:r>
                <m:rPr>
                  <m:sty m:val="p"/>
                </m:rPr>
                <w:rPr>
                  <w:rFonts w:ascii="Cambria Math" w:hAnsi="Cambria Math" w:cs="Times New Roman"/>
                </w:rPr>
                <m:t>arccosh</m:t>
              </m:r>
            </m:fName>
            <m:e>
              <m:d>
                <m:dPr>
                  <m:ctrlPr>
                    <w:ins w:id="737" w:author="Valcin, Vieux" w:date="2025-10-24T11:34:00Z" w16du:dateUtc="2025-10-24T15:34:00Z">
                      <w:rPr>
                        <w:rFonts w:ascii="Cambria Math" w:hAnsi="Cambria Math" w:cs="Times New Roman"/>
                        <w:i/>
                      </w:rPr>
                    </w:ins>
                  </m:ctrlPr>
                </m:dPr>
                <m:e>
                  <m:r>
                    <w:rPr>
                      <w:rFonts w:ascii="Cambria Math" w:hAnsi="Cambria Math" w:cs="Times New Roman"/>
                    </w:rPr>
                    <m:t>x</m:t>
                  </m:r>
                </m:e>
              </m:d>
            </m:e>
          </m:func>
          <m:r>
            <w:rPr>
              <w:rFonts w:ascii="Cambria Math" w:hAnsi="Cambria Math" w:cs="Times New Roman"/>
            </w:rPr>
            <m:t>=log1p</m:t>
          </m:r>
          <m:d>
            <m:dPr>
              <m:ctrlPr>
                <w:ins w:id="738" w:author="Valcin, Vieux" w:date="2025-10-24T11:34:00Z" w16du:dateUtc="2025-10-24T15:34:00Z">
                  <w:rPr>
                    <w:rFonts w:ascii="Cambria Math" w:hAnsi="Cambria Math" w:cs="Times New Roman"/>
                    <w:i/>
                  </w:rPr>
                </w:ins>
              </m:ctrlPr>
            </m:dPr>
            <m:e>
              <m:r>
                <w:rPr>
                  <w:rFonts w:ascii="Cambria Math" w:hAnsi="Cambria Math" w:cs="Times New Roman"/>
                </w:rPr>
                <m:t>(x-1)(</m:t>
              </m:r>
              <m:rad>
                <m:radPr>
                  <m:degHide m:val="1"/>
                  <m:ctrlPr>
                    <w:ins w:id="739" w:author="Valcin, Vieux" w:date="2025-10-24T11:34:00Z" w16du:dateUtc="2025-10-24T15:34:00Z">
                      <w:rPr>
                        <w:rFonts w:ascii="Cambria Math" w:hAnsi="Cambria Math" w:cs="Times New Roman"/>
                        <w:i/>
                      </w:rPr>
                    </w:ins>
                  </m:ctrlPr>
                </m:radPr>
                <m:deg/>
                <m:e>
                  <m:d>
                    <m:dPr>
                      <m:ctrlPr>
                        <w:ins w:id="740" w:author="Valcin, Vieux" w:date="2025-10-24T12:18:00Z" w16du:dateUtc="2025-10-24T16:18:00Z">
                          <w:rPr>
                            <w:rFonts w:ascii="Cambria Math" w:hAnsi="Cambria Math" w:cs="Times New Roman"/>
                            <w:i/>
                          </w:rPr>
                        </w:ins>
                      </m:ctrlPr>
                    </m:dPr>
                    <m:e>
                      <m:r>
                        <w:rPr>
                          <w:rFonts w:ascii="Cambria Math" w:hAnsi="Cambria Math" w:cs="Times New Roman"/>
                        </w:rPr>
                        <m:t>x-1</m:t>
                      </m:r>
                    </m:e>
                  </m:d>
                  <m:d>
                    <m:dPr>
                      <m:ctrlPr>
                        <w:ins w:id="741" w:author="Valcin, Vieux" w:date="2025-10-24T12:18:00Z" w16du:dateUtc="2025-10-24T16:18:00Z">
                          <w:rPr>
                            <w:rFonts w:ascii="Cambria Math" w:hAnsi="Cambria Math" w:cs="Times New Roman"/>
                            <w:i/>
                          </w:rPr>
                        </w:ins>
                      </m:ctrlPr>
                    </m:dPr>
                    <m:e>
                      <m:r>
                        <w:rPr>
                          <w:rFonts w:ascii="Cambria Math" w:hAnsi="Cambria Math" w:cs="Times New Roman"/>
                        </w:rPr>
                        <m:t>x+1</m:t>
                      </m:r>
                    </m:e>
                  </m:d>
                </m:e>
              </m:rad>
            </m:e>
          </m:d>
        </m:oMath>
      </m:oMathPara>
    </w:p>
    <w:p w14:paraId="3BBD740D" w14:textId="77777777" w:rsidR="00A37E1C" w:rsidRPr="003D165E" w:rsidRDefault="009F2DB8" w:rsidP="0022241D">
      <w:pPr>
        <w:pStyle w:val="BodyText"/>
        <w:rPr>
          <w:rFonts w:ascii="Times New Roman" w:hAnsi="Times New Roman" w:cs="Times New Roman"/>
          <w:rPrChange w:id="742" w:author="Valcin, Vieux" w:date="2025-10-24T11:35:00Z" w16du:dateUtc="2025-10-24T15:35:00Z">
            <w:rPr/>
          </w:rPrChange>
        </w:rPr>
      </w:pPr>
      <w:r w:rsidRPr="003D165E">
        <w:rPr>
          <w:rFonts w:ascii="Times New Roman" w:hAnsi="Times New Roman" w:cs="Times New Roman"/>
          <w:rPrChange w:id="743" w:author="Valcin, Vieux" w:date="2025-10-24T11:35:00Z" w16du:dateUtc="2025-10-24T15:35:00Z">
            <w:rPr/>
          </w:rPrChange>
        </w:rPr>
        <w:t>T</w:t>
      </w:r>
      <w:r w:rsidR="001C1DCA" w:rsidRPr="003D165E">
        <w:rPr>
          <w:rFonts w:ascii="Times New Roman" w:hAnsi="Times New Roman" w:cs="Times New Roman"/>
          <w:rPrChange w:id="744" w:author="Valcin, Vieux" w:date="2025-10-24T11:35:00Z" w16du:dateUtc="2025-10-24T15:35:00Z">
            <w:rPr/>
          </w:rPrChange>
        </w:rPr>
        <w:t>hus</w:t>
      </w:r>
      <w:r w:rsidRPr="003D165E">
        <w:rPr>
          <w:rFonts w:ascii="Times New Roman" w:hAnsi="Times New Roman" w:cs="Times New Roman"/>
          <w:rPrChange w:id="745" w:author="Valcin, Vieux" w:date="2025-10-24T11:35:00Z" w16du:dateUtc="2025-10-24T15:35:00Z">
            <w:rPr/>
          </w:rPrChange>
        </w:rPr>
        <w:t>,</w:t>
      </w:r>
      <w:r w:rsidR="001C1DCA" w:rsidRPr="003D165E">
        <w:rPr>
          <w:rFonts w:ascii="Times New Roman" w:hAnsi="Times New Roman" w:cs="Times New Roman"/>
          <w:rPrChange w:id="746" w:author="Valcin, Vieux" w:date="2025-10-24T11:35:00Z" w16du:dateUtc="2025-10-24T15:35:00Z">
            <w:rPr/>
          </w:rPrChange>
        </w:rPr>
        <w:t xml:space="preserve"> </w:t>
      </w:r>
      <w:r w:rsidR="00276883" w:rsidRPr="003D165E">
        <w:rPr>
          <w:rFonts w:ascii="Times New Roman" w:hAnsi="Times New Roman" w:cs="Times New Roman"/>
          <w:rPrChange w:id="747" w:author="Valcin, Vieux" w:date="2025-10-24T11:35:00Z" w16du:dateUtc="2025-10-24T15:35:00Z">
            <w:rPr/>
          </w:rPrChange>
        </w:rPr>
        <w:t>the</w:t>
      </w:r>
      <w:r w:rsidR="001C1DCA" w:rsidRPr="003D165E">
        <w:rPr>
          <w:rFonts w:ascii="Times New Roman" w:hAnsi="Times New Roman" w:cs="Times New Roman"/>
          <w:rPrChange w:id="748" w:author="Valcin, Vieux" w:date="2025-10-24T11:35:00Z" w16du:dateUtc="2025-10-24T15:35:00Z">
            <w:rPr/>
          </w:rPrChange>
        </w:rPr>
        <w:t xml:space="preserve"> </w:t>
      </w:r>
      <w:r w:rsidR="00276883" w:rsidRPr="003D165E">
        <w:rPr>
          <w:rFonts w:ascii="Times New Roman" w:hAnsi="Times New Roman" w:cs="Times New Roman"/>
          <w:rPrChange w:id="749" w:author="Valcin, Vieux" w:date="2025-10-24T11:35:00Z" w16du:dateUtc="2025-10-24T15:35:00Z">
            <w:rPr/>
          </w:rPrChange>
        </w:rPr>
        <w:t xml:space="preserve">stable hyperbolic distance </w:t>
      </w:r>
      <w:r w:rsidR="001C1DCA" w:rsidRPr="003D165E">
        <w:rPr>
          <w:rFonts w:ascii="Times New Roman" w:hAnsi="Times New Roman" w:cs="Times New Roman"/>
          <w:rPrChange w:id="750" w:author="Valcin, Vieux" w:date="2025-10-24T11:35:00Z" w16du:dateUtc="2025-10-24T15:35:00Z">
            <w:rPr/>
          </w:rPrChange>
        </w:rPr>
        <w:t>representation</w:t>
      </w:r>
      <w:r w:rsidRPr="003D165E">
        <w:rPr>
          <w:rFonts w:ascii="Times New Roman" w:hAnsi="Times New Roman" w:cs="Times New Roman"/>
          <w:rPrChange w:id="751" w:author="Valcin, Vieux" w:date="2025-10-24T11:35:00Z" w16du:dateUtc="2025-10-24T15:35:00Z">
            <w:rPr/>
          </w:rPrChange>
        </w:rPr>
        <w:t xml:space="preserve"> is yielded</w:t>
      </w:r>
      <w:r w:rsidR="001C1DCA" w:rsidRPr="003D165E">
        <w:rPr>
          <w:rFonts w:ascii="Times New Roman" w:hAnsi="Times New Roman" w:cs="Times New Roman"/>
          <w:rPrChange w:id="752" w:author="Valcin, Vieux" w:date="2025-10-24T11:35:00Z" w16du:dateUtc="2025-10-24T15:35:00Z">
            <w:rPr/>
          </w:rPrChange>
        </w:rPr>
        <w:t>:</w:t>
      </w:r>
    </w:p>
    <w:p w14:paraId="6E19FAF9" w14:textId="18ABBC91" w:rsidR="00A37E1C" w:rsidRPr="003D165E" w:rsidRDefault="00000000" w:rsidP="0022241D">
      <w:pPr>
        <w:pStyle w:val="BodyText"/>
        <w:rPr>
          <w:rFonts w:ascii="Times New Roman" w:hAnsi="Times New Roman" w:cs="Times New Roman"/>
          <w:rPrChange w:id="753" w:author="Valcin, Vieux" w:date="2025-10-24T11:35:00Z" w16du:dateUtc="2025-10-24T15:35:00Z">
            <w:rPr/>
          </w:rPrChange>
        </w:rPr>
      </w:pPr>
      <m:oMathPara>
        <m:oMathParaPr>
          <m:jc m:val="center"/>
        </m:oMathParaPr>
        <m:oMath>
          <m:sSub>
            <m:sSubPr>
              <m:ctrlPr>
                <w:ins w:id="754"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Hyperbolic</m:t>
              </m:r>
            </m:sub>
          </m:sSub>
          <m:d>
            <m:dPr>
              <m:ctrlPr>
                <w:ins w:id="755" w:author="Valcin, Vieux" w:date="2025-10-24T11:34:00Z" w16du:dateUtc="2025-10-24T15:34:00Z">
                  <w:rPr>
                    <w:rFonts w:ascii="Cambria Math" w:hAnsi="Cambria Math" w:cs="Times New Roman"/>
                    <w:i/>
                  </w:rPr>
                </w:ins>
              </m:ctrlPr>
            </m:dPr>
            <m:e>
              <m:sSub>
                <m:sSubPr>
                  <m:ctrlPr>
                    <w:ins w:id="756"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757"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e>
          </m:d>
          <m:r>
            <w:rPr>
              <w:rFonts w:ascii="Cambria Math" w:hAnsi="Cambria Math" w:cs="Times New Roman"/>
            </w:rPr>
            <m:t>=log1p</m:t>
          </m:r>
          <m:d>
            <m:dPr>
              <m:ctrlPr>
                <w:ins w:id="758" w:author="Valcin, Vieux" w:date="2025-10-24T11:34:00Z" w16du:dateUtc="2025-10-24T15:34:00Z">
                  <w:rPr>
                    <w:rFonts w:ascii="Cambria Math" w:hAnsi="Cambria Math" w:cs="Times New Roman"/>
                    <w:i/>
                  </w:rPr>
                </w:ins>
              </m:ctrlPr>
            </m:dPr>
            <m:e>
              <m:r>
                <w:rPr>
                  <w:rFonts w:ascii="Cambria Math" w:hAnsi="Cambria Math" w:cs="Times New Roman"/>
                </w:rPr>
                <m:t>t+</m:t>
              </m:r>
              <m:rad>
                <m:radPr>
                  <m:degHide m:val="1"/>
                  <m:ctrlPr>
                    <w:ins w:id="759" w:author="Valcin, Vieux" w:date="2025-10-24T11:34:00Z" w16du:dateUtc="2025-10-24T15:34:00Z">
                      <w:rPr>
                        <w:rFonts w:ascii="Cambria Math" w:hAnsi="Cambria Math" w:cs="Times New Roman"/>
                        <w:i/>
                      </w:rPr>
                    </w:ins>
                  </m:ctrlPr>
                </m:radPr>
                <m:deg/>
                <m:e>
                  <m:r>
                    <w:rPr>
                      <w:rFonts w:ascii="Cambria Math" w:hAnsi="Cambria Math" w:cs="Times New Roman"/>
                    </w:rPr>
                    <m:t>t</m:t>
                  </m:r>
                  <m:d>
                    <m:dPr>
                      <m:ctrlPr>
                        <w:ins w:id="760" w:author="Valcin, Vieux" w:date="2025-10-24T12:18:00Z" w16du:dateUtc="2025-10-24T16:18:00Z">
                          <w:rPr>
                            <w:rFonts w:ascii="Cambria Math" w:hAnsi="Cambria Math" w:cs="Times New Roman"/>
                            <w:i/>
                          </w:rPr>
                        </w:ins>
                      </m:ctrlPr>
                    </m:dPr>
                    <m:e>
                      <m:r>
                        <w:rPr>
                          <w:rFonts w:ascii="Cambria Math" w:hAnsi="Cambria Math" w:cs="Times New Roman"/>
                        </w:rPr>
                        <m:t>t+2</m:t>
                      </m:r>
                    </m:e>
                  </m:d>
                </m:e>
              </m:rad>
            </m:e>
          </m:d>
        </m:oMath>
      </m:oMathPara>
    </w:p>
    <w:p w14:paraId="75BE2401" w14:textId="77777777" w:rsidR="008B691A" w:rsidRPr="003D165E" w:rsidRDefault="008B691A" w:rsidP="0022241D">
      <w:pPr>
        <w:pStyle w:val="BodyText"/>
        <w:rPr>
          <w:rFonts w:ascii="Times New Roman" w:hAnsi="Times New Roman" w:cs="Times New Roman"/>
          <w:lang w:eastAsia="ja-JP"/>
          <w:rPrChange w:id="761" w:author="Valcin, Vieux" w:date="2025-10-24T11:35:00Z" w16du:dateUtc="2025-10-24T15:35:00Z">
            <w:rPr>
              <w:lang w:eastAsia="ja-JP"/>
            </w:rPr>
          </w:rPrChange>
        </w:rPr>
      </w:pPr>
      <w:r w:rsidRPr="003D165E">
        <w:rPr>
          <w:rFonts w:ascii="Times New Roman" w:hAnsi="Times New Roman" w:cs="Times New Roman"/>
          <w:lang w:eastAsia="ja-JP"/>
          <w:rPrChange w:id="762" w:author="Valcin, Vieux" w:date="2025-10-24T11:35:00Z" w16du:dateUtc="2025-10-24T15:35:00Z">
            <w:rPr>
              <w:lang w:eastAsia="ja-JP"/>
            </w:rPr>
          </w:rPrChange>
        </w:rPr>
        <w:t xml:space="preserve">This </w:t>
      </w:r>
      <w:r w:rsidR="00EB0E0F" w:rsidRPr="003D165E">
        <w:rPr>
          <w:rFonts w:ascii="Times New Roman" w:hAnsi="Times New Roman" w:cs="Times New Roman"/>
          <w:lang w:eastAsia="ja-JP"/>
          <w:rPrChange w:id="763" w:author="Valcin, Vieux" w:date="2025-10-24T11:35:00Z" w16du:dateUtc="2025-10-24T15:35:00Z">
            <w:rPr>
              <w:lang w:eastAsia="ja-JP"/>
            </w:rPr>
          </w:rPrChange>
        </w:rPr>
        <w:t xml:space="preserve">reformation supports </w:t>
      </w:r>
      <w:r w:rsidR="0042589E" w:rsidRPr="003D165E">
        <w:rPr>
          <w:rFonts w:ascii="Times New Roman" w:hAnsi="Times New Roman" w:cs="Times New Roman"/>
          <w:lang w:eastAsia="ja-JP"/>
          <w:rPrChange w:id="764" w:author="Valcin, Vieux" w:date="2025-10-24T11:35:00Z" w16du:dateUtc="2025-10-24T15:35:00Z">
            <w:rPr>
              <w:lang w:eastAsia="ja-JP"/>
            </w:rPr>
          </w:rPrChange>
        </w:rPr>
        <w:t xml:space="preserve">instances where </w:t>
      </w:r>
      <m:oMath>
        <m:r>
          <w:rPr>
            <w:rFonts w:ascii="Cambria Math" w:hAnsi="Cambria Math" w:cs="Times New Roman"/>
          </w:rPr>
          <m:t>t≪1</m:t>
        </m:r>
      </m:oMath>
      <w:r w:rsidR="0042589E" w:rsidRPr="003D165E">
        <w:rPr>
          <w:rFonts w:ascii="Times New Roman" w:hAnsi="Times New Roman" w:cs="Times New Roman"/>
          <w:rPrChange w:id="765" w:author="Valcin, Vieux" w:date="2025-10-24T11:35:00Z" w16du:dateUtc="2025-10-24T15:35:00Z">
            <w:rPr/>
          </w:rPrChange>
        </w:rPr>
        <w:t xml:space="preserve"> </w:t>
      </w:r>
      <w:r w:rsidR="00F761BC" w:rsidRPr="003D165E">
        <w:rPr>
          <w:rFonts w:ascii="Times New Roman" w:hAnsi="Times New Roman" w:cs="Times New Roman"/>
          <w:rPrChange w:id="766" w:author="Valcin, Vieux" w:date="2025-10-24T11:35:00Z" w16du:dateUtc="2025-10-24T15:35:00Z">
            <w:rPr/>
          </w:rPrChange>
        </w:rPr>
        <w:t>and</w:t>
      </w:r>
      <w:r w:rsidR="001E1ED4" w:rsidRPr="003D165E">
        <w:rPr>
          <w:rFonts w:ascii="Times New Roman" w:hAnsi="Times New Roman" w:cs="Times New Roman"/>
          <w:rPrChange w:id="767" w:author="Valcin, Vieux" w:date="2025-10-24T11:35:00Z" w16du:dateUtc="2025-10-24T15:35:00Z">
            <w:rPr/>
          </w:rPrChange>
        </w:rPr>
        <w:t xml:space="preserve"> helps circumnavigate</w:t>
      </w:r>
      <w:r w:rsidR="0042589E" w:rsidRPr="003D165E">
        <w:rPr>
          <w:rFonts w:ascii="Times New Roman" w:hAnsi="Times New Roman" w:cs="Times New Roman"/>
          <w:lang w:eastAsia="ja-JP"/>
          <w:rPrChange w:id="768" w:author="Valcin, Vieux" w:date="2025-10-24T11:35:00Z" w16du:dateUtc="2025-10-24T15:35:00Z">
            <w:rPr>
              <w:lang w:eastAsia="ja-JP"/>
            </w:rPr>
          </w:rPrChange>
        </w:rPr>
        <w:t xml:space="preserve"> </w:t>
      </w:r>
      <m:oMath>
        <m:rad>
          <m:radPr>
            <m:degHide m:val="1"/>
            <m:ctrlPr>
              <w:ins w:id="769" w:author="Valcin, Vieux" w:date="2025-10-24T11:34:00Z" w16du:dateUtc="2025-10-24T15:34:00Z">
                <w:rPr>
                  <w:rFonts w:ascii="Cambria Math" w:hAnsi="Cambria Math" w:cs="Times New Roman"/>
                  <w:i/>
                </w:rPr>
              </w:ins>
            </m:ctrlPr>
          </m:radPr>
          <m:deg/>
          <m:e>
            <m:sSup>
              <m:sSupPr>
                <m:ctrlPr>
                  <w:ins w:id="770" w:author="Valcin, Vieux" w:date="2025-10-24T11:34:00Z" w16du:dateUtc="2025-10-24T15:34:00Z">
                    <w:rPr>
                      <w:rFonts w:ascii="Cambria Math" w:hAnsi="Cambria Math" w:cs="Times New Roman"/>
                      <w:i/>
                    </w:rPr>
                  </w:ins>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-1</m:t>
            </m:r>
          </m:e>
        </m:rad>
      </m:oMath>
      <w:r w:rsidR="00364EEE" w:rsidRPr="003D165E">
        <w:rPr>
          <w:rFonts w:ascii="Times New Roman" w:hAnsi="Times New Roman" w:cs="Times New Roman"/>
          <w:rPrChange w:id="771" w:author="Valcin, Vieux" w:date="2025-10-24T11:35:00Z" w16du:dateUtc="2025-10-24T15:35:00Z">
            <w:rPr/>
          </w:rPrChange>
        </w:rPr>
        <w:t>.</w:t>
      </w:r>
    </w:p>
    <w:p w14:paraId="1A783CD1" w14:textId="77777777" w:rsidR="00677B1A" w:rsidRPr="003D165E" w:rsidRDefault="00FE711A" w:rsidP="0022241D">
      <w:pPr>
        <w:pStyle w:val="BodyText"/>
        <w:rPr>
          <w:rFonts w:ascii="Times New Roman" w:hAnsi="Times New Roman" w:cs="Times New Roman"/>
          <w:rPrChange w:id="772" w:author="Valcin, Vieux" w:date="2025-10-24T11:35:00Z" w16du:dateUtc="2025-10-24T15:35:00Z">
            <w:rPr/>
          </w:rPrChange>
        </w:rPr>
      </w:pPr>
      <w:r w:rsidRPr="003D165E">
        <w:rPr>
          <w:rFonts w:ascii="Times New Roman" w:hAnsi="Times New Roman" w:cs="Times New Roman"/>
          <w:rPrChange w:id="773" w:author="Valcin, Vieux" w:date="2025-10-24T11:35:00Z" w16du:dateUtc="2025-10-24T15:35:00Z">
            <w:rPr/>
          </w:rPrChange>
        </w:rPr>
        <w:lastRenderedPageBreak/>
        <w:t>Subsequently, we introduce Taylor-style approximation to maintain robustness</w:t>
      </w:r>
      <w:r w:rsidR="00C233CE" w:rsidRPr="003D165E">
        <w:rPr>
          <w:rFonts w:ascii="Times New Roman" w:hAnsi="Times New Roman" w:cs="Times New Roman"/>
          <w:rPrChange w:id="774" w:author="Valcin, Vieux" w:date="2025-10-24T11:35:00Z" w16du:dateUtc="2025-10-24T15:35:00Z">
            <w:rPr/>
          </w:rPrChange>
        </w:rPr>
        <w:t xml:space="preserve"> </w:t>
      </w:r>
      <w:r w:rsidRPr="003D165E">
        <w:rPr>
          <w:rFonts w:ascii="Times New Roman" w:hAnsi="Times New Roman" w:cs="Times New Roman"/>
          <w:rPrChange w:id="775" w:author="Valcin, Vieux" w:date="2025-10-24T11:35:00Z" w16du:dateUtc="2025-10-24T15:35:00Z">
            <w:rPr/>
          </w:rPrChange>
        </w:rPr>
        <w:t>for proximal points</w:t>
      </w:r>
      <w:r w:rsidR="005355F1" w:rsidRPr="003D165E">
        <w:rPr>
          <w:rFonts w:ascii="Times New Roman" w:hAnsi="Times New Roman" w:cs="Times New Roman"/>
          <w:rPrChange w:id="776" w:author="Valcin, Vieux" w:date="2025-10-24T11:35:00Z" w16du:dateUtc="2025-10-24T15:35:00Z">
            <w:rPr/>
          </w:rPrChange>
        </w:rPr>
        <w:t xml:space="preserve"> (</w:t>
      </w:r>
      <w:r w:rsidR="00CD0499" w:rsidRPr="003D165E">
        <w:rPr>
          <w:rFonts w:ascii="Times New Roman" w:hAnsi="Times New Roman" w:cs="Times New Roman"/>
          <w:rPrChange w:id="777" w:author="Valcin, Vieux" w:date="2025-10-24T11:35:00Z" w16du:dateUtc="2025-10-24T15:35:00Z">
            <w:rPr/>
          </w:rPrChange>
        </w:rPr>
        <w:t>bounding</w:t>
      </w:r>
      <w:r w:rsidR="005355F1" w:rsidRPr="003D165E">
        <w:rPr>
          <w:rFonts w:ascii="Times New Roman" w:hAnsi="Times New Roman" w:cs="Times New Roman"/>
          <w:rPrChange w:id="778" w:author="Valcin, Vieux" w:date="2025-10-24T11:35:00Z" w16du:dateUtc="2025-10-24T15:35:00Z">
            <w:rPr/>
          </w:rPrChange>
        </w:rPr>
        <w:t xml:space="preserv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Sup>
          <m:sSupPr>
            <m:ctrlPr>
              <w:ins w:id="779" w:author="Valcin, Vieux" w:date="2025-10-24T11:34:00Z" w16du:dateUtc="2025-10-24T15:34:00Z">
                <w:rPr>
                  <w:rFonts w:ascii="Cambria Math" w:hAnsi="Cambria Math" w:cs="Times New Roman"/>
                  <w:i/>
                </w:rPr>
              </w:ins>
            </m:ctrlPr>
          </m:sSupPr>
          <m:e>
            <m:r>
              <w:rPr>
                <w:rFonts w:ascii="Cambria Math" w:hAnsi="Cambria Math" w:cs="Times New Roman"/>
              </w:rPr>
              <m:t>e</m:t>
            </m:r>
          </m:e>
          <m:sup>
            <m:r>
              <w:rPr>
                <w:rFonts w:ascii="Cambria Math" w:hAnsi="Cambria Math" w:cs="Times New Roman"/>
              </w:rPr>
              <m:t>-6</m:t>
            </m:r>
          </m:sup>
        </m:sSup>
      </m:oMath>
      <w:r w:rsidR="005355F1" w:rsidRPr="003D165E">
        <w:rPr>
          <w:rFonts w:ascii="Times New Roman" w:hAnsi="Times New Roman" w:cs="Times New Roman"/>
          <w:rPrChange w:id="780" w:author="Valcin, Vieux" w:date="2025-10-24T11:35:00Z" w16du:dateUtc="2025-10-24T15:35:00Z">
            <w:rPr/>
          </w:rPrChange>
        </w:rPr>
        <w:t>)</w:t>
      </w:r>
      <w:r w:rsidR="00950E8F" w:rsidRPr="003D165E">
        <w:rPr>
          <w:rFonts w:ascii="Times New Roman" w:hAnsi="Times New Roman" w:cs="Times New Roman"/>
          <w:rPrChange w:id="781" w:author="Valcin, Vieux" w:date="2025-10-24T11:35:00Z" w16du:dateUtc="2025-10-24T15:35:00Z">
            <w:rPr/>
          </w:rPrChange>
        </w:rPr>
        <w:t>:</w:t>
      </w:r>
    </w:p>
    <w:p w14:paraId="11C1DA8C" w14:textId="77777777" w:rsidR="002C3C67" w:rsidRPr="003D165E" w:rsidRDefault="00000000" w:rsidP="0022241D">
      <w:pPr>
        <w:pStyle w:val="BodyText"/>
        <w:rPr>
          <w:rFonts w:ascii="Times New Roman" w:hAnsi="Times New Roman" w:cs="Times New Roman"/>
          <w:rPrChange w:id="782" w:author="Valcin, Vieux" w:date="2025-10-24T11:35:00Z" w16du:dateUtc="2025-10-24T15:35:00Z">
            <w:rPr/>
          </w:rPrChange>
        </w:rPr>
      </w:pPr>
      <m:oMathPara>
        <m:oMathParaPr>
          <m:jc m:val="center"/>
        </m:oMathParaPr>
        <m:oMath>
          <m:func>
            <m:funcPr>
              <m:ctrlPr>
                <w:ins w:id="783" w:author="Valcin, Vieux" w:date="2025-10-24T11:34:00Z" w16du:dateUtc="2025-10-24T15:34:00Z">
                  <w:rPr>
                    <w:rFonts w:ascii="Cambria Math" w:hAnsi="Cambria Math" w:cs="Times New Roman"/>
                  </w:rPr>
                </w:ins>
              </m:ctrlPr>
            </m:funcPr>
            <m:fName>
              <m:r>
                <m:rPr>
                  <m:sty m:val="p"/>
                </m:rPr>
                <w:rPr>
                  <w:rFonts w:ascii="Cambria Math" w:hAnsi="Cambria Math" w:cs="Times New Roman"/>
                </w:rPr>
                <m:t>arccosh</m:t>
              </m:r>
            </m:fName>
            <m:e>
              <m:d>
                <m:dPr>
                  <m:ctrlPr>
                    <w:ins w:id="784" w:author="Valcin, Vieux" w:date="2025-10-24T11:34:00Z" w16du:dateUtc="2025-10-24T15:34:00Z">
                      <w:rPr>
                        <w:rFonts w:ascii="Cambria Math" w:hAnsi="Cambria Math" w:cs="Times New Roman"/>
                      </w:rPr>
                    </w:ins>
                  </m:ctrlPr>
                </m:dPr>
                <m:e>
                  <m:r>
                    <m:rPr>
                      <m:sty m:val="p"/>
                    </m:rPr>
                    <w:rPr>
                      <w:rFonts w:ascii="Cambria Math" w:hAnsi="Cambria Math" w:cs="Times New Roman"/>
                    </w:rPr>
                    <m:t>1+</m:t>
                  </m:r>
                  <m:r>
                    <w:rPr>
                      <w:rFonts w:ascii="Cambria Math" w:hAnsi="Cambria Math" w:cs="Times New Roman"/>
                    </w:rPr>
                    <m:t>t</m:t>
                  </m:r>
                  <m:ctrlPr>
                    <w:ins w:id="785" w:author="Valcin, Vieux" w:date="2025-10-24T11:34:00Z" w16du:dateUtc="2025-10-24T15:34:00Z">
                      <w:rPr>
                        <w:rFonts w:ascii="Cambria Math" w:hAnsi="Cambria Math" w:cs="Times New Roman"/>
                        <w:i/>
                        <w:iCs/>
                      </w:rPr>
                    </w:ins>
                  </m:ctrlPr>
                </m:e>
              </m:d>
            </m:e>
          </m:func>
          <m:r>
            <w:rPr>
              <w:rFonts w:ascii="Cambria Math" w:hAnsi="Cambria Math" w:cs="Times New Roman"/>
            </w:rPr>
            <m:t>≈</m:t>
          </m:r>
          <m:rad>
            <m:radPr>
              <m:degHide m:val="1"/>
              <m:ctrlPr>
                <w:ins w:id="786" w:author="Valcin, Vieux" w:date="2025-10-24T11:34:00Z" w16du:dateUtc="2025-10-24T15:34:00Z">
                  <w:rPr>
                    <w:rFonts w:ascii="Cambria Math" w:hAnsi="Cambria Math" w:cs="Times New Roman"/>
                    <w:i/>
                    <w:iCs/>
                  </w:rPr>
                </w:ins>
              </m:ctrlPr>
            </m:radPr>
            <m:deg/>
            <m:e>
              <m:r>
                <w:rPr>
                  <w:rFonts w:ascii="Cambria Math" w:hAnsi="Cambria Math" w:cs="Times New Roman"/>
                </w:rPr>
                <m:t>2t</m:t>
              </m:r>
            </m:e>
          </m:rad>
          <m:d>
            <m:dPr>
              <m:ctrlPr>
                <w:ins w:id="787" w:author="Valcin, Vieux" w:date="2025-10-24T11:34:00Z" w16du:dateUtc="2025-10-24T15:34:00Z">
                  <w:rPr>
                    <w:rFonts w:ascii="Cambria Math" w:hAnsi="Cambria Math" w:cs="Times New Roman"/>
                    <w:i/>
                  </w:rPr>
                </w:ins>
              </m:ctrlPr>
            </m:dPr>
            <m:e>
              <m:r>
                <w:rPr>
                  <w:rFonts w:ascii="Cambria Math" w:hAnsi="Cambria Math" w:cs="Times New Roman"/>
                </w:rPr>
                <m:t>1-</m:t>
              </m:r>
              <m:f>
                <m:fPr>
                  <m:ctrlPr>
                    <w:ins w:id="788" w:author="Valcin, Vieux" w:date="2025-10-24T11:34:00Z" w16du:dateUtc="2025-10-24T15:34:00Z">
                      <w:rPr>
                        <w:rFonts w:ascii="Cambria Math" w:hAnsi="Cambria Math" w:cs="Times New Roman"/>
                        <w:i/>
                      </w:rPr>
                    </w:ins>
                  </m:ctrlPr>
                </m:fPr>
                <m:num>
                  <m:r>
                    <w:rPr>
                      <w:rFonts w:ascii="Cambria Math" w:hAnsi="Cambria Math" w:cs="Times New Roman"/>
                    </w:rPr>
                    <m:t>t</m:t>
                  </m:r>
                </m:num>
                <m:den>
                  <m:r>
                    <w:rPr>
                      <w:rFonts w:ascii="Cambria Math" w:hAnsi="Cambria Math" w:cs="Times New Roman"/>
                    </w:rPr>
                    <m:t>12</m:t>
                  </m:r>
                </m:den>
              </m:f>
              <m:r>
                <w:rPr>
                  <w:rFonts w:ascii="Cambria Math" w:hAnsi="Cambria Math" w:cs="Times New Roman"/>
                </w:rPr>
                <m:t>+</m:t>
              </m:r>
              <m:f>
                <m:fPr>
                  <m:ctrlPr>
                    <w:ins w:id="789" w:author="Valcin, Vieux" w:date="2025-10-24T11:34:00Z" w16du:dateUtc="2025-10-24T15:34:00Z">
                      <w:rPr>
                        <w:rFonts w:ascii="Cambria Math" w:hAnsi="Cambria Math" w:cs="Times New Roman"/>
                        <w:i/>
                      </w:rPr>
                    </w:ins>
                  </m:ctrlPr>
                </m:fPr>
                <m:num>
                  <m:sSup>
                    <m:sSupPr>
                      <m:ctrlPr>
                        <w:ins w:id="790" w:author="Valcin, Vieux" w:date="2025-10-24T11:34:00Z" w16du:dateUtc="2025-10-24T15:34:00Z">
                          <w:rPr>
                            <w:rFonts w:ascii="Cambria Math" w:hAnsi="Cambria Math" w:cs="Times New Roman"/>
                            <w:i/>
                          </w:rPr>
                        </w:ins>
                      </m:ctrlPr>
                    </m:sSupPr>
                    <m:e>
                      <m:r>
                        <w:rPr>
                          <w:rFonts w:ascii="Cambria Math" w:hAnsi="Cambria Math" w:cs="Times New Roman"/>
                        </w:rPr>
                        <m:t>3t</m:t>
                      </m:r>
                    </m:e>
                    <m:sup>
                      <m:r>
                        <w:rPr>
                          <w:rFonts w:ascii="Cambria Math" w:hAnsi="Cambria Math" w:cs="Times New Roman"/>
                        </w:rPr>
                        <m:t>2</m:t>
                      </m:r>
                    </m:sup>
                  </m:sSup>
                </m:num>
                <m:den>
                  <m:r>
                    <w:rPr>
                      <w:rFonts w:ascii="Cambria Math" w:hAnsi="Cambria Math" w:cs="Times New Roman"/>
                    </w:rPr>
                    <m:t>160</m:t>
                  </m:r>
                </m:den>
              </m:f>
            </m:e>
          </m:d>
        </m:oMath>
      </m:oMathPara>
    </w:p>
    <w:p w14:paraId="54E9DE50" w14:textId="77777777" w:rsidR="00700793" w:rsidRPr="003D165E" w:rsidRDefault="00700793" w:rsidP="0022241D">
      <w:pPr>
        <w:pStyle w:val="BodyText"/>
        <w:rPr>
          <w:rFonts w:ascii="Times New Roman" w:hAnsi="Times New Roman" w:cs="Times New Roman"/>
          <w:rPrChange w:id="791" w:author="Valcin, Vieux" w:date="2025-10-24T11:35:00Z" w16du:dateUtc="2025-10-24T15:35:00Z">
            <w:rPr/>
          </w:rPrChange>
        </w:rPr>
      </w:pPr>
      <w:r w:rsidRPr="003D165E">
        <w:rPr>
          <w:rFonts w:ascii="Times New Roman" w:hAnsi="Times New Roman" w:cs="Times New Roman"/>
          <w:rPrChange w:id="792" w:author="Valcin, Vieux" w:date="2025-10-24T11:35:00Z" w16du:dateUtc="2025-10-24T15:35:00Z">
            <w:rPr/>
          </w:rPrChange>
        </w:rPr>
        <w:t xml:space="preserve">Enabling </w:t>
      </w:r>
      <w:r w:rsidR="00616C04" w:rsidRPr="003D165E">
        <w:rPr>
          <w:rFonts w:ascii="Times New Roman" w:hAnsi="Times New Roman" w:cs="Times New Roman"/>
          <w:rPrChange w:id="793" w:author="Valcin, Vieux" w:date="2025-10-24T11:35:00Z" w16du:dateUtc="2025-10-24T15:35:00Z">
            <w:rPr/>
          </w:rPrChange>
        </w:rPr>
        <w:t>continuity</w:t>
      </w:r>
      <w:r w:rsidR="00F0354E" w:rsidRPr="003D165E">
        <w:rPr>
          <w:rFonts w:ascii="Times New Roman" w:hAnsi="Times New Roman" w:cs="Times New Roman"/>
          <w:rPrChange w:id="794" w:author="Valcin, Vieux" w:date="2025-10-24T11:35:00Z" w16du:dateUtc="2025-10-24T15:35:00Z">
            <w:rPr/>
          </w:rPrChange>
        </w:rPr>
        <w:t xml:space="preserve"> </w:t>
      </w:r>
      <w:r w:rsidR="00616C04" w:rsidRPr="003D165E">
        <w:rPr>
          <w:rFonts w:ascii="Times New Roman" w:hAnsi="Times New Roman" w:cs="Times New Roman"/>
          <w:rPrChange w:id="795" w:author="Valcin, Vieux" w:date="2025-10-24T11:35:00Z" w16du:dateUtc="2025-10-24T15:35:00Z">
            <w:rPr/>
          </w:rPrChange>
        </w:rPr>
        <w:t xml:space="preserve">and precision </w:t>
      </w:r>
      <w:r w:rsidR="00F0354E" w:rsidRPr="003D165E">
        <w:rPr>
          <w:rFonts w:ascii="Times New Roman" w:hAnsi="Times New Roman" w:cs="Times New Roman"/>
          <w:rPrChange w:id="796" w:author="Valcin, Vieux" w:date="2025-10-24T11:35:00Z" w16du:dateUtc="2025-10-24T15:35:00Z">
            <w:rPr/>
          </w:rPrChange>
        </w:rPr>
        <w:t>for</w:t>
      </w:r>
      <w:r w:rsidR="00F0354E" w:rsidRPr="003D165E">
        <w:rPr>
          <w:rFonts w:ascii="Times New Roman" w:hAnsi="Times New Roman" w:cs="Times New Roman"/>
          <w:i/>
          <w:iCs/>
          <w:rPrChange w:id="797" w:author="Valcin, Vieux" w:date="2025-10-24T11:35:00Z" w16du:dateUtc="2025-10-24T15:35:00Z">
            <w:rPr>
              <w:rFonts w:ascii="Cambria Math" w:hAnsi="Cambria Math" w:cs="Times New Roman"/>
              <w:i/>
              <w:iCs/>
            </w:rPr>
          </w:rPrChange>
        </w:rPr>
        <w:t xml:space="preserve"> </w:t>
      </w:r>
      <w:r w:rsidR="00F0354E" w:rsidRPr="003D165E">
        <w:rPr>
          <w:rFonts w:ascii="Times New Roman" w:hAnsi="Times New Roman" w:cs="Times New Roman"/>
          <w:rPrChange w:id="798" w:author="Valcin, Vieux" w:date="2025-10-24T11:35:00Z" w16du:dateUtc="2025-10-24T15:35:00Z">
            <w:rPr>
              <w:rFonts w:ascii="Cambria Math" w:hAnsi="Cambria Math" w:cs="Times New Roman"/>
            </w:rPr>
          </w:rPrChange>
        </w:rPr>
        <w:t xml:space="preserve">instances where </w:t>
      </w:r>
      <m:oMath>
        <m:r>
          <w:rPr>
            <w:rFonts w:ascii="Cambria Math" w:hAnsi="Cambria Math" w:cs="Times New Roman"/>
          </w:rPr>
          <m:t>t≈0</m:t>
        </m:r>
      </m:oMath>
      <w:r w:rsidR="00616C04" w:rsidRPr="003D165E">
        <w:rPr>
          <w:rFonts w:ascii="Times New Roman" w:hAnsi="Times New Roman" w:cs="Times New Roman"/>
          <w:rPrChange w:id="799" w:author="Valcin, Vieux" w:date="2025-10-24T11:35:00Z" w16du:dateUtc="2025-10-24T15:35:00Z">
            <w:rPr/>
          </w:rPrChange>
        </w:rPr>
        <w:t>,</w:t>
      </w:r>
      <w:r w:rsidR="00ED3143" w:rsidRPr="003D165E">
        <w:rPr>
          <w:rFonts w:ascii="Times New Roman" w:hAnsi="Times New Roman" w:cs="Times New Roman"/>
          <w:rPrChange w:id="800" w:author="Valcin, Vieux" w:date="2025-10-24T11:35:00Z" w16du:dateUtc="2025-10-24T15:35:00Z">
            <w:rPr/>
          </w:rPrChange>
        </w:rPr>
        <w:t xml:space="preserve"> the full hyperbolic distance is</w:t>
      </w:r>
      <w:r w:rsidR="0073078C" w:rsidRPr="003D165E">
        <w:rPr>
          <w:rFonts w:ascii="Times New Roman" w:hAnsi="Times New Roman" w:cs="Times New Roman"/>
          <w:rPrChange w:id="801" w:author="Valcin, Vieux" w:date="2025-10-24T11:35:00Z" w16du:dateUtc="2025-10-24T15:35:00Z">
            <w:rPr/>
          </w:rPrChange>
        </w:rPr>
        <w:t xml:space="preserve"> hence</w:t>
      </w:r>
      <w:r w:rsidR="00ED3143" w:rsidRPr="003D165E">
        <w:rPr>
          <w:rFonts w:ascii="Times New Roman" w:hAnsi="Times New Roman" w:cs="Times New Roman"/>
          <w:rPrChange w:id="802" w:author="Valcin, Vieux" w:date="2025-10-24T11:35:00Z" w16du:dateUtc="2025-10-24T15:35:00Z">
            <w:rPr/>
          </w:rPrChange>
        </w:rPr>
        <w:t xml:space="preserve"> represented as follows:</w:t>
      </w:r>
    </w:p>
    <w:p w14:paraId="2B027868" w14:textId="77777777" w:rsidR="00ED3143" w:rsidRPr="003D165E" w:rsidRDefault="00000000" w:rsidP="0022241D">
      <w:pPr>
        <w:pStyle w:val="BodyText"/>
        <w:rPr>
          <w:rFonts w:ascii="Times New Roman" w:hAnsi="Times New Roman" w:cs="Times New Roman"/>
          <w:lang w:eastAsia="ja-JP"/>
          <w:rPrChange w:id="803" w:author="Valcin, Vieux" w:date="2025-10-24T11:35:00Z" w16du:dateUtc="2025-10-24T15:35:00Z">
            <w:rPr>
              <w:lang w:eastAsia="ja-JP"/>
            </w:rPr>
          </w:rPrChange>
        </w:rPr>
      </w:pPr>
      <m:oMathPara>
        <m:oMathParaPr>
          <m:jc m:val="center"/>
        </m:oMathParaPr>
        <m:oMath>
          <m:sSub>
            <m:sSubPr>
              <m:ctrlPr>
                <w:ins w:id="804"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Hyperbolic</m:t>
              </m:r>
            </m:sub>
          </m:sSub>
          <m:d>
            <m:dPr>
              <m:ctrlPr>
                <w:ins w:id="805" w:author="Valcin, Vieux" w:date="2025-10-24T11:34:00Z" w16du:dateUtc="2025-10-24T15:34:00Z">
                  <w:rPr>
                    <w:rFonts w:ascii="Cambria Math" w:hAnsi="Cambria Math" w:cs="Times New Roman"/>
                    <w:i/>
                  </w:rPr>
                </w:ins>
              </m:ctrlPr>
            </m:dPr>
            <m:e>
              <m:sSub>
                <m:sSubPr>
                  <m:ctrlPr>
                    <w:ins w:id="806"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807"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e>
          </m:d>
          <m:r>
            <w:rPr>
              <w:rFonts w:ascii="Cambria Math" w:hAnsi="Cambria Math" w:cs="Times New Roman"/>
            </w:rPr>
            <m:t>≈</m:t>
          </m:r>
          <m:rad>
            <m:radPr>
              <m:degHide m:val="1"/>
              <m:ctrlPr>
                <w:ins w:id="808" w:author="Valcin, Vieux" w:date="2025-10-24T11:34:00Z" w16du:dateUtc="2025-10-24T15:34:00Z">
                  <w:rPr>
                    <w:rFonts w:ascii="Cambria Math" w:hAnsi="Cambria Math" w:cs="Times New Roman"/>
                    <w:i/>
                  </w:rPr>
                </w:ins>
              </m:ctrlPr>
            </m:radPr>
            <m:deg/>
            <m:e>
              <m:f>
                <m:fPr>
                  <m:ctrlPr>
                    <w:ins w:id="809" w:author="Valcin, Vieux" w:date="2025-10-24T11:34:00Z" w16du:dateUtc="2025-10-24T15:34:00Z">
                      <w:rPr>
                        <w:rFonts w:ascii="Cambria Math" w:hAnsi="Cambria Math" w:cs="Times New Roman"/>
                        <w:i/>
                      </w:rPr>
                    </w:ins>
                  </m:ctrlPr>
                </m:fPr>
                <m:num>
                  <m:r>
                    <w:rPr>
                      <w:rFonts w:ascii="Cambria Math" w:hAnsi="Cambria Math" w:cs="Times New Roman"/>
                    </w:rPr>
                    <m:t>4∥</m:t>
                  </m:r>
                  <m:sSub>
                    <m:sSubPr>
                      <m:ctrlPr>
                        <w:ins w:id="810"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811"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sSup>
                    <m:sSupPr>
                      <m:ctrlPr>
                        <w:ins w:id="812"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num>
                <m:den>
                  <m:d>
                    <m:dPr>
                      <m:ctrlPr>
                        <w:ins w:id="813" w:author="Valcin, Vieux" w:date="2025-10-24T11:34:00Z" w16du:dateUtc="2025-10-24T15:34:00Z">
                          <w:rPr>
                            <w:rFonts w:ascii="Cambria Math" w:hAnsi="Cambria Math" w:cs="Times New Roman"/>
                            <w:i/>
                          </w:rPr>
                        </w:ins>
                      </m:ctrlPr>
                    </m:dPr>
                    <m:e>
                      <m:r>
                        <w:rPr>
                          <w:rFonts w:ascii="Cambria Math" w:hAnsi="Cambria Math" w:cs="Times New Roman"/>
                        </w:rPr>
                        <m:t>1-∥</m:t>
                      </m:r>
                      <m:sSub>
                        <m:sSubPr>
                          <m:ctrlPr>
                            <w:ins w:id="814"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sSup>
                        <m:sSupPr>
                          <m:ctrlPr>
                            <w:ins w:id="815"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e>
                  </m:d>
                  <m:d>
                    <m:dPr>
                      <m:ctrlPr>
                        <w:ins w:id="816" w:author="Valcin, Vieux" w:date="2025-10-24T11:34:00Z" w16du:dateUtc="2025-10-24T15:34:00Z">
                          <w:rPr>
                            <w:rFonts w:ascii="Cambria Math" w:hAnsi="Cambria Math" w:cs="Times New Roman"/>
                            <w:i/>
                          </w:rPr>
                        </w:ins>
                      </m:ctrlPr>
                    </m:dPr>
                    <m:e>
                      <m:r>
                        <w:rPr>
                          <w:rFonts w:ascii="Cambria Math" w:hAnsi="Cambria Math" w:cs="Times New Roman"/>
                        </w:rPr>
                        <m:t>1-∥</m:t>
                      </m:r>
                      <m:sSub>
                        <m:sSubPr>
                          <m:ctrlPr>
                            <w:ins w:id="817"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sSup>
                        <m:sSupPr>
                          <m:ctrlPr>
                            <w:ins w:id="818"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e>
                  </m:d>
                </m:den>
              </m:f>
            </m:e>
          </m:rad>
          <m:d>
            <m:dPr>
              <m:ctrlPr>
                <w:ins w:id="819" w:author="Valcin, Vieux" w:date="2025-10-24T11:34:00Z" w16du:dateUtc="2025-10-24T15:34:00Z">
                  <w:rPr>
                    <w:rFonts w:ascii="Cambria Math" w:hAnsi="Cambria Math" w:cs="Times New Roman"/>
                    <w:i/>
                  </w:rPr>
                </w:ins>
              </m:ctrlPr>
            </m:dPr>
            <m:e>
              <m:r>
                <w:rPr>
                  <w:rFonts w:ascii="Cambria Math" w:hAnsi="Cambria Math" w:cs="Times New Roman"/>
                </w:rPr>
                <m:t>1-</m:t>
              </m:r>
              <m:f>
                <m:fPr>
                  <m:ctrlPr>
                    <w:ins w:id="820" w:author="Valcin, Vieux" w:date="2025-10-24T11:34:00Z" w16du:dateUtc="2025-10-24T15:34:00Z">
                      <w:rPr>
                        <w:rFonts w:ascii="Cambria Math" w:hAnsi="Cambria Math" w:cs="Times New Roman"/>
                        <w:i/>
                      </w:rPr>
                    </w:ins>
                  </m:ctrlPr>
                </m:fPr>
                <m:num>
                  <m:r>
                    <w:rPr>
                      <w:rFonts w:ascii="Cambria Math" w:hAnsi="Cambria Math" w:cs="Times New Roman"/>
                    </w:rPr>
                    <m:t>1</m:t>
                  </m:r>
                </m:num>
                <m:den>
                  <m:r>
                    <w:rPr>
                      <w:rFonts w:ascii="Cambria Math" w:hAnsi="Cambria Math" w:cs="Times New Roman"/>
                    </w:rPr>
                    <m:t>12</m:t>
                  </m:r>
                </m:den>
              </m:f>
              <m:f>
                <m:fPr>
                  <m:ctrlPr>
                    <w:ins w:id="821" w:author="Valcin, Vieux" w:date="2025-10-24T11:34:00Z" w16du:dateUtc="2025-10-24T15:34:00Z">
                      <w:rPr>
                        <w:rFonts w:ascii="Cambria Math" w:hAnsi="Cambria Math" w:cs="Times New Roman"/>
                      </w:rPr>
                    </w:ins>
                  </m:ctrlPr>
                </m:fPr>
                <m:num>
                  <m:r>
                    <w:rPr>
                      <w:rFonts w:ascii="Cambria Math" w:hAnsi="Cambria Math" w:cs="Times New Roman"/>
                    </w:rPr>
                    <m:t>2∥</m:t>
                  </m:r>
                  <m:sSub>
                    <m:sSubPr>
                      <m:ctrlPr>
                        <w:ins w:id="822"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823"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sSup>
                    <m:sSupPr>
                      <m:ctrlPr>
                        <w:ins w:id="824"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num>
                <m:den>
                  <m:d>
                    <m:dPr>
                      <m:ctrlPr>
                        <w:ins w:id="825" w:author="Valcin, Vieux" w:date="2025-10-24T11:34:00Z" w16du:dateUtc="2025-10-24T15:34:00Z">
                          <w:rPr>
                            <w:rFonts w:ascii="Cambria Math" w:hAnsi="Cambria Math" w:cs="Times New Roman"/>
                            <w:i/>
                          </w:rPr>
                        </w:ins>
                      </m:ctrlPr>
                    </m:dPr>
                    <m:e>
                      <m:r>
                        <w:rPr>
                          <w:rFonts w:ascii="Cambria Math" w:hAnsi="Cambria Math" w:cs="Times New Roman"/>
                        </w:rPr>
                        <m:t>1-∥</m:t>
                      </m:r>
                      <m:sSub>
                        <m:sSubPr>
                          <m:ctrlPr>
                            <w:ins w:id="826"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sSup>
                        <m:sSupPr>
                          <m:ctrlPr>
                            <w:ins w:id="827"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e>
                  </m:d>
                  <m:d>
                    <m:dPr>
                      <m:ctrlPr>
                        <w:ins w:id="828" w:author="Valcin, Vieux" w:date="2025-10-24T11:34:00Z" w16du:dateUtc="2025-10-24T15:34:00Z">
                          <w:rPr>
                            <w:rFonts w:ascii="Cambria Math" w:hAnsi="Cambria Math" w:cs="Times New Roman"/>
                            <w:i/>
                          </w:rPr>
                        </w:ins>
                      </m:ctrlPr>
                    </m:dPr>
                    <m:e>
                      <m:r>
                        <w:rPr>
                          <w:rFonts w:ascii="Cambria Math" w:hAnsi="Cambria Math" w:cs="Times New Roman"/>
                        </w:rPr>
                        <m:t>1-∥</m:t>
                      </m:r>
                      <m:sSub>
                        <m:sSubPr>
                          <m:ctrlPr>
                            <w:ins w:id="829"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sSup>
                        <m:sSupPr>
                          <m:ctrlPr>
                            <w:ins w:id="830"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e>
                  </m:d>
                </m:den>
              </m:f>
            </m:e>
          </m:d>
        </m:oMath>
      </m:oMathPara>
    </w:p>
    <w:p w14:paraId="18D2035A" w14:textId="77777777" w:rsidR="00500EBD" w:rsidRPr="003D165E" w:rsidRDefault="00500EBD">
      <w:pPr>
        <w:pStyle w:val="BodyText"/>
        <w:rPr>
          <w:rFonts w:ascii="Times New Roman" w:hAnsi="Times New Roman" w:cs="Times New Roman"/>
          <w:rPrChange w:id="831" w:author="Valcin, Vieux" w:date="2025-10-24T11:35:00Z" w16du:dateUtc="2025-10-24T15:35:00Z">
            <w:rPr/>
          </w:rPrChange>
        </w:rPr>
      </w:pPr>
    </w:p>
    <w:p w14:paraId="4BD757CE" w14:textId="63EE64CE" w:rsidR="00500EBD" w:rsidRPr="003D165E" w:rsidRDefault="00000000">
      <w:pPr>
        <w:pStyle w:val="BodyText"/>
        <w:rPr>
          <w:rFonts w:ascii="Times New Roman" w:hAnsi="Times New Roman" w:cs="Times New Roman"/>
          <w:rPrChange w:id="832" w:author="Valcin, Vieux" w:date="2025-10-24T11:35:00Z" w16du:dateUtc="2025-10-24T15:35:00Z">
            <w:rPr/>
          </w:rPrChange>
        </w:rPr>
      </w:pPr>
      <w:r w:rsidRPr="003D165E">
        <w:rPr>
          <w:rFonts w:ascii="Times New Roman" w:hAnsi="Times New Roman" w:cs="Times New Roman"/>
          <w:rPrChange w:id="833" w:author="Valcin, Vieux" w:date="2025-10-24T11:35:00Z" w16du:dateUtc="2025-10-24T15:35:00Z">
            <w:rPr/>
          </w:rPrChange>
        </w:rPr>
        <w:t>As boundary points (</w:t>
      </w:r>
      <m:oMath>
        <m:r>
          <w:rPr>
            <w:rFonts w:ascii="Cambria Math" w:hAnsi="Cambria Math" w:cs="Times New Roman"/>
          </w:rPr>
          <m:t>‖y</m:t>
        </m:r>
        <m:r>
          <w:ins w:id="834" w:author="Valcin, Vieux" w:date="2025-10-24T13:10:00Z" w16du:dateUtc="2025-10-24T17:10:00Z">
            <w:rPr>
              <w:rFonts w:ascii="Cambria Math" w:hAnsi="Cambria Math" w:cs="Times New Roman"/>
            </w:rPr>
            <m:t>‖</m:t>
          </w:ins>
        </m:r>
        <m:r>
          <w:ins w:id="835" w:author="Valcin, Vieux" w:date="2025-10-24T13:10:00Z" w16du:dateUtc="2025-10-24T17:10:00Z">
            <m:rPr>
              <m:sty m:val="p"/>
            </m:rPr>
            <w:rPr>
              <w:rFonts w:ascii="Cambria Math" w:hAnsi="Cambria Math" w:cs="Times New Roman" w:hint="eastAsia"/>
            </w:rPr>
            <m:t>→</m:t>
          </w:ins>
        </m:r>
        <m:r>
          <w:ins w:id="836" w:author="Valcin, Vieux" w:date="2025-10-24T13:10:00Z" w16du:dateUtc="2025-10-24T17:10:00Z">
            <m:rPr>
              <m:sty m:val="p"/>
            </m:rPr>
            <w:rPr>
              <w:rFonts w:ascii="Cambria Math" w:hAnsi="Cambria Math" w:cs="Times New Roman"/>
            </w:rPr>
            <m:t xml:space="preserve"> 1</m:t>
          </w:ins>
        </m:r>
        <m:r>
          <w:del w:id="837" w:author="Valcin, Vieux" w:date="2025-10-24T13:10:00Z" w16du:dateUtc="2025-10-24T17:10:00Z">
            <w:rPr>
              <w:rFonts w:ascii="Cambria Math" w:hAnsi="Cambria Math" w:cs="Times New Roman"/>
            </w:rPr>
            <m:t>‖</m:t>
          </w:del>
        </m:r>
      </m:oMath>
      <w:del w:id="838" w:author="Valcin, Vieux" w:date="2025-10-24T13:10:00Z" w16du:dateUtc="2025-10-24T17:10:00Z">
        <w:r w:rsidRPr="003D165E" w:rsidDel="00784752">
          <w:rPr>
            <w:rFonts w:ascii="Times New Roman" w:hAnsi="Times New Roman" w:cs="Times New Roman"/>
            <w:rPrChange w:id="839" w:author="Valcin, Vieux" w:date="2025-10-24T11:35:00Z" w16du:dateUtc="2025-10-24T15:35:00Z">
              <w:rPr/>
            </w:rPrChange>
          </w:rPr>
          <w:delText xml:space="preserve"> </w:delText>
        </w:r>
        <w:r w:rsidRPr="003D165E" w:rsidDel="00784752">
          <w:rPr>
            <w:rFonts w:ascii="Times New Roman" w:hAnsi="Times New Roman" w:cs="Times New Roman" w:hint="eastAsia"/>
            <w:rPrChange w:id="840" w:author="Valcin, Vieux" w:date="2025-10-24T11:35:00Z" w16du:dateUtc="2025-10-24T15:35:00Z">
              <w:rPr>
                <w:rFonts w:hint="eastAsia"/>
              </w:rPr>
            </w:rPrChange>
          </w:rPr>
          <w:delText>→</w:delText>
        </w:r>
        <w:r w:rsidRPr="003D165E" w:rsidDel="00784752">
          <w:rPr>
            <w:rFonts w:ascii="Times New Roman" w:hAnsi="Times New Roman" w:cs="Times New Roman"/>
            <w:rPrChange w:id="841" w:author="Valcin, Vieux" w:date="2025-10-24T11:35:00Z" w16du:dateUtc="2025-10-24T15:35:00Z">
              <w:rPr/>
            </w:rPrChange>
          </w:rPr>
          <w:delText xml:space="preserve"> 1</w:delText>
        </w:r>
      </w:del>
      <w:r w:rsidRPr="003D165E">
        <w:rPr>
          <w:rFonts w:ascii="Times New Roman" w:hAnsi="Times New Roman" w:cs="Times New Roman"/>
          <w:rPrChange w:id="842" w:author="Valcin, Vieux" w:date="2025-10-24T11:35:00Z" w16du:dateUtc="2025-10-24T15:35:00Z">
            <w:rPr/>
          </w:rPrChange>
        </w:rPr>
        <w:t>) are approached, Taylor approximation alone may not maintain gradient flow. Recent advances (Bu et al., 2025; Nickel &amp; Kiela, 2017) highlight the need for explicitly penalizing vanishing or exploding gradients in Poincaré ball optimization. This necessitates additional regularization mechanisms to ensure stable training dynamics near the boundary, where the hyperbolic metric exhibits singular behavior.</w:t>
      </w:r>
    </w:p>
    <w:p w14:paraId="1F5057F3" w14:textId="77777777" w:rsidR="00EF1988" w:rsidRPr="003D165E" w:rsidRDefault="00591BCA">
      <w:pPr>
        <w:pStyle w:val="Heading4"/>
        <w:rPr>
          <w:rFonts w:ascii="Times New Roman" w:hAnsi="Times New Roman" w:cs="Times New Roman"/>
          <w:color w:val="auto"/>
        </w:rPr>
      </w:pPr>
      <w:bookmarkStart w:id="843" w:name="low-dimensional-connection-probability"/>
      <w:r w:rsidRPr="003D165E">
        <w:rPr>
          <w:rFonts w:ascii="Times New Roman" w:hAnsi="Times New Roman" w:cs="Times New Roman"/>
          <w:color w:val="auto"/>
        </w:rPr>
        <w:t>2.2.3 Low-Dimensional Connection Probability</w:t>
      </w:r>
      <w:bookmarkEnd w:id="843"/>
    </w:p>
    <w:p w14:paraId="684ABE25" w14:textId="5FA5704A"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The probability of connection in the low-dimensional space uses a </w:t>
      </w:r>
      <w:proofErr w:type="gramStart"/>
      <w:r w:rsidRPr="003D165E">
        <w:rPr>
          <w:rFonts w:ascii="Times New Roman" w:hAnsi="Times New Roman" w:cs="Times New Roman"/>
        </w:rPr>
        <w:t>Student’s</w:t>
      </w:r>
      <w:proofErr w:type="gramEnd"/>
      <w:r w:rsidRPr="003D165E">
        <w:rPr>
          <w:rFonts w:ascii="Times New Roman" w:hAnsi="Times New Roman" w:cs="Times New Roman"/>
        </w:rPr>
        <w:t xml:space="preserve"> </w:t>
      </w:r>
      <m:oMath>
        <m:r>
          <w:rPr>
            <w:rFonts w:ascii="Cambria Math" w:hAnsi="Cambria Math" w:cs="Times New Roman"/>
          </w:rPr>
          <m:t>t</m:t>
        </m:r>
      </m:oMath>
      <w:r w:rsidRPr="003D165E">
        <w:rPr>
          <w:rFonts w:ascii="Times New Roman" w:hAnsi="Times New Roman" w:cs="Times New Roman"/>
        </w:rPr>
        <w:t>-distribution:</w:t>
      </w:r>
    </w:p>
    <w:p w14:paraId="166D8C7A" w14:textId="110062E9" w:rsidR="00EF1988" w:rsidRPr="003D165E" w:rsidRDefault="00E63460">
      <w:pPr>
        <w:pStyle w:val="BodyText"/>
        <w:rPr>
          <w:rFonts w:ascii="Times New Roman" w:hAnsi="Times New Roman" w:cs="Times New Roman"/>
        </w:rPr>
      </w:pPr>
      <m:oMathPara>
        <m:oMathParaPr>
          <m:jc m:val="center"/>
        </m:oMathParaPr>
        <m:oMath>
          <m:r>
            <w:rPr>
              <w:rFonts w:ascii="Cambria Math" w:hAnsi="Cambria Math" w:cs="Times New Roman"/>
            </w:rPr>
            <m:t>Q</m:t>
          </m:r>
          <m:d>
            <m:dPr>
              <m:ctrlPr>
                <w:ins w:id="844" w:author="Valcin, Vieux" w:date="2025-10-24T12:18:00Z" w16du:dateUtc="2025-10-24T16:18:00Z">
                  <w:rPr>
                    <w:rFonts w:ascii="Cambria Math" w:hAnsi="Cambria Math" w:cs="Times New Roman"/>
                    <w:i/>
                  </w:rPr>
                </w:ins>
              </m:ctrlPr>
            </m:dPr>
            <m:e>
              <m:r>
                <w:rPr>
                  <w:rFonts w:ascii="Cambria Math" w:hAnsi="Cambria Math" w:cs="Times New Roman"/>
                </w:rPr>
                <m:t>i,j</m:t>
              </m:r>
            </m:e>
          </m:d>
          <m:r>
            <w:rPr>
              <w:rFonts w:ascii="Cambria Math" w:hAnsi="Cambria Math" w:cs="Times New Roman"/>
            </w:rPr>
            <m:t>=</m:t>
          </m:r>
          <m:f>
            <m:fPr>
              <m:ctrlPr>
                <w:ins w:id="845" w:author="Valcin, Vieux" w:date="2025-10-24T11:34:00Z" w16du:dateUtc="2025-10-24T15:34:00Z">
                  <w:rPr>
                    <w:rFonts w:ascii="Cambria Math" w:hAnsi="Cambria Math" w:cs="Times New Roman"/>
                  </w:rPr>
                </w:ins>
              </m:ctrlPr>
            </m:fPr>
            <m:num>
              <m:r>
                <w:rPr>
                  <w:rFonts w:ascii="Cambria Math" w:hAnsi="Cambria Math" w:cs="Times New Roman"/>
                </w:rPr>
                <m:t>1</m:t>
              </m:r>
            </m:num>
            <m:den>
              <m:r>
                <w:rPr>
                  <w:rFonts w:ascii="Cambria Math" w:hAnsi="Cambria Math" w:cs="Times New Roman"/>
                </w:rPr>
                <m:t>1+</m:t>
              </m:r>
              <m:sSub>
                <m:sSubPr>
                  <m:ctrlPr>
                    <w:ins w:id="846"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m:t>
                  </m:r>
                </m:sub>
              </m:sSub>
              <m:r>
                <w:rPr>
                  <w:rFonts w:ascii="Cambria Math" w:hAnsi="Cambria Math" w:cs="Times New Roman"/>
                </w:rPr>
                <m:t>(</m:t>
              </m:r>
              <m:sSub>
                <m:sSubPr>
                  <m:ctrlPr>
                    <w:ins w:id="847"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848"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sSup>
                <m:sSupPr>
                  <m:ctrlPr>
                    <w:ins w:id="849"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den>
          </m:f>
        </m:oMath>
      </m:oMathPara>
    </w:p>
    <w:p w14:paraId="03B2E18A"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This heavy-tailed distribution allows for greater separation between dissimilar users compared to Gaussian distributions.</w:t>
      </w:r>
    </w:p>
    <w:p w14:paraId="00832DF9" w14:textId="07EFA61B" w:rsidR="00EF1988" w:rsidRPr="003D165E" w:rsidRDefault="00000000">
      <w:pPr>
        <w:rPr>
          <w:rFonts w:ascii="Times New Roman" w:hAnsi="Times New Roman" w:cs="Times New Roman"/>
        </w:rPr>
      </w:pPr>
      <w:del w:id="850" w:author="Valcin, Vieux" w:date="2025-10-24T12:54:00Z" w16du:dateUtc="2025-10-24T16:54:00Z">
        <w:r>
          <w:rPr>
            <w:rFonts w:ascii="Times New Roman" w:hAnsi="Times New Roman" w:cs="Times New Roman"/>
          </w:rPr>
          <w:pict w14:anchorId="43650A47">
            <v:rect id="_x0000_i1029" style="width:0;height:1.5pt" o:hralign="center" o:hrstd="t" o:hr="t"/>
          </w:pict>
        </w:r>
      </w:del>
    </w:p>
    <w:p w14:paraId="43875DD5" w14:textId="77777777" w:rsidR="00EF1988" w:rsidRPr="003D165E" w:rsidRDefault="00591BCA">
      <w:pPr>
        <w:pStyle w:val="Heading3"/>
        <w:rPr>
          <w:rFonts w:ascii="Times New Roman" w:hAnsi="Times New Roman" w:cs="Times New Roman"/>
          <w:color w:val="auto"/>
        </w:rPr>
      </w:pPr>
      <w:bookmarkStart w:id="851" w:name="stap-v4.0-optimization"/>
      <w:bookmarkStart w:id="852" w:name="_Toc211774009"/>
      <w:r w:rsidRPr="003D165E">
        <w:rPr>
          <w:rFonts w:ascii="Times New Roman" w:hAnsi="Times New Roman" w:cs="Times New Roman"/>
          <w:color w:val="auto"/>
        </w:rPr>
        <w:t>2.3 STAP Optimization</w:t>
      </w:r>
      <w:bookmarkEnd w:id="851"/>
      <w:bookmarkEnd w:id="852"/>
    </w:p>
    <w:p w14:paraId="3B278CF2" w14:textId="77777777" w:rsidR="00EF1988" w:rsidRPr="003D165E" w:rsidRDefault="00591BCA">
      <w:pPr>
        <w:pStyle w:val="Heading4"/>
        <w:rPr>
          <w:rFonts w:ascii="Times New Roman" w:hAnsi="Times New Roman" w:cs="Times New Roman"/>
          <w:color w:val="auto"/>
        </w:rPr>
      </w:pPr>
      <w:bookmarkStart w:id="853" w:name="cross-entropy-objective"/>
      <w:r w:rsidRPr="003D165E">
        <w:rPr>
          <w:rFonts w:ascii="Times New Roman" w:hAnsi="Times New Roman" w:cs="Times New Roman"/>
          <w:color w:val="auto"/>
        </w:rPr>
        <w:t>2.3.1 Cross-Entropy Objective</w:t>
      </w:r>
      <w:bookmarkEnd w:id="853"/>
    </w:p>
    <w:p w14:paraId="7756F9AD"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The STAP objective function minimizes the divergence between high-dimensional and low-dimensional connection probabilities:</w:t>
      </w:r>
    </w:p>
    <w:p w14:paraId="5EB552EA" w14:textId="5158BDF6" w:rsidR="00EF1988" w:rsidRPr="003D165E" w:rsidRDefault="00000000">
      <w:pPr>
        <w:pStyle w:val="BodyText"/>
        <w:rPr>
          <w:rFonts w:ascii="Times New Roman" w:hAnsi="Times New Roman" w:cs="Times New Roman"/>
        </w:rPr>
      </w:pPr>
      <m:oMathPara>
        <m:oMathParaPr>
          <m:jc m:val="center"/>
        </m:oMathParaPr>
        <m:oMath>
          <m:sSub>
            <m:sSubPr>
              <m:ctrlPr>
                <w:ins w:id="854" w:author="Valcin, Vieux" w:date="2025-10-24T11:34:00Z" w16du:dateUtc="2025-10-24T15:34:00Z">
                  <w:rPr>
                    <w:rFonts w:ascii="Cambria Math" w:hAnsi="Cambria Math" w:cs="Times New Roman"/>
                  </w:rPr>
                </w:ins>
              </m:ctrlPr>
            </m:sSubPr>
            <m:e>
              <m:r>
                <w:ins w:id="855" w:author="Valcin, Vieux" w:date="2025-10-24T13:09:00Z" w16du:dateUtc="2025-10-24T17:09:00Z">
                  <m:rPr>
                    <m:scr m:val="script"/>
                  </m:rPr>
                  <w:rPr>
                    <w:rFonts w:ascii="Cambria Math" w:hAnsi="Cambria Math" w:cs="Times New Roman"/>
                  </w:rPr>
                  <m:t>L</m:t>
                </w:ins>
              </m:r>
              <m:r>
                <w:del w:id="856" w:author="Valcin, Vieux" w:date="2025-10-24T13:09:00Z" w16du:dateUtc="2025-10-24T17:09:00Z">
                  <w:rPr>
                    <w:rFonts w:ascii="Cambria Math" w:hAnsi="Cambria Math" w:cs="Times New Roman"/>
                  </w:rPr>
                  <m:t>L</m:t>
                </w:del>
              </m:r>
            </m:e>
            <m:sub>
              <m:r>
                <w:rPr>
                  <w:rFonts w:ascii="Cambria Math" w:hAnsi="Cambria Math" w:cs="Times New Roman"/>
                </w:rPr>
                <m:t>STAP</m:t>
              </m:r>
            </m:sub>
          </m:sSub>
          <m:r>
            <w:rPr>
              <w:rFonts w:ascii="Cambria Math" w:hAnsi="Cambria Math" w:cs="Times New Roman"/>
            </w:rPr>
            <m:t>=</m:t>
          </m:r>
          <m:sSub>
            <m:sSubPr>
              <m:ctrlPr>
                <w:ins w:id="857" w:author="Valcin, Vieux" w:date="2025-10-24T11:34:00Z" w16du:dateUtc="2025-10-24T15:34:00Z">
                  <w:rPr>
                    <w:rFonts w:ascii="Cambria Math" w:hAnsi="Cambria Math" w:cs="Times New Roman"/>
                  </w:rPr>
                </w:ins>
              </m:ctrlPr>
            </m:sSubPr>
            <m:e>
              <m:r>
                <w:ins w:id="858" w:author="Valcin, Vieux" w:date="2025-10-24T13:09:00Z" w16du:dateUtc="2025-10-24T17:09:00Z">
                  <m:rPr>
                    <m:scr m:val="script"/>
                  </m:rPr>
                  <w:rPr>
                    <w:rFonts w:ascii="Cambria Math" w:hAnsi="Cambria Math" w:cs="Times New Roman"/>
                  </w:rPr>
                  <m:t>L</m:t>
                </w:ins>
              </m:r>
              <m:r>
                <w:del w:id="859" w:author="Valcin, Vieux" w:date="2025-10-24T13:09:00Z" w16du:dateUtc="2025-10-24T17:09:00Z">
                  <w:rPr>
                    <w:rFonts w:ascii="Cambria Math" w:hAnsi="Cambria Math" w:cs="Times New Roman"/>
                  </w:rPr>
                  <m:t>L</m:t>
                </w:del>
              </m:r>
            </m:e>
            <m:sub>
              <m:r>
                <w:rPr>
                  <w:rFonts w:ascii="Cambria Math" w:hAnsi="Cambria Math" w:cs="Times New Roman"/>
                </w:rPr>
                <m:t>attract</m:t>
              </m:r>
            </m:sub>
          </m:sSub>
          <m:r>
            <w:rPr>
              <w:rFonts w:ascii="Cambria Math" w:hAnsi="Cambria Math" w:cs="Times New Roman"/>
            </w:rPr>
            <m:t>+</m:t>
          </m:r>
          <m:sSub>
            <m:sSubPr>
              <m:ctrlPr>
                <w:ins w:id="860" w:author="Valcin, Vieux" w:date="2025-10-24T11:34:00Z" w16du:dateUtc="2025-10-24T15:34:00Z">
                  <w:rPr>
                    <w:rFonts w:ascii="Cambria Math" w:hAnsi="Cambria Math" w:cs="Times New Roman"/>
                  </w:rPr>
                </w:ins>
              </m:ctrlPr>
            </m:sSubPr>
            <m:e>
              <m:r>
                <w:ins w:id="861" w:author="Valcin, Vieux" w:date="2025-10-24T13:09:00Z" w16du:dateUtc="2025-10-24T17:09:00Z">
                  <m:rPr>
                    <m:scr m:val="script"/>
                  </m:rPr>
                  <w:rPr>
                    <w:rFonts w:ascii="Cambria Math" w:hAnsi="Cambria Math" w:cs="Times New Roman"/>
                  </w:rPr>
                  <m:t>L</m:t>
                </w:ins>
              </m:r>
              <m:r>
                <w:del w:id="862" w:author="Valcin, Vieux" w:date="2025-10-24T13:09:00Z" w16du:dateUtc="2025-10-24T17:09:00Z">
                  <w:rPr>
                    <w:rFonts w:ascii="Cambria Math" w:hAnsi="Cambria Math" w:cs="Times New Roman"/>
                  </w:rPr>
                  <m:t>L</m:t>
                </w:del>
              </m:r>
            </m:e>
            <m:sub>
              <m:r>
                <w:rPr>
                  <w:rFonts w:ascii="Cambria Math" w:hAnsi="Cambria Math" w:cs="Times New Roman"/>
                </w:rPr>
                <m:t>repel</m:t>
              </m:r>
            </m:sub>
          </m:sSub>
        </m:oMath>
      </m:oMathPara>
    </w:p>
    <w:p w14:paraId="6D3AB897"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b/>
        </w:rPr>
        <w:t>Attractive Component:</w:t>
      </w:r>
    </w:p>
    <w:p w14:paraId="00C8740B" w14:textId="5F6892B8" w:rsidR="00EF1988" w:rsidRPr="003D165E" w:rsidRDefault="00000000">
      <w:pPr>
        <w:pStyle w:val="BodyText"/>
        <w:rPr>
          <w:rFonts w:ascii="Times New Roman" w:hAnsi="Times New Roman" w:cs="Times New Roman"/>
        </w:rPr>
      </w:pPr>
      <m:oMathPara>
        <m:oMathParaPr>
          <m:jc m:val="center"/>
        </m:oMathParaPr>
        <m:oMath>
          <m:sSub>
            <m:sSubPr>
              <m:ctrlPr>
                <w:ins w:id="863" w:author="Valcin, Vieux" w:date="2025-10-24T11:34:00Z" w16du:dateUtc="2025-10-24T15:34:00Z">
                  <w:rPr>
                    <w:rFonts w:ascii="Cambria Math" w:hAnsi="Cambria Math" w:cs="Times New Roman"/>
                  </w:rPr>
                </w:ins>
              </m:ctrlPr>
            </m:sSubPr>
            <m:e>
              <m:r>
                <w:ins w:id="864" w:author="Valcin, Vieux" w:date="2025-10-24T13:09:00Z" w16du:dateUtc="2025-10-24T17:09:00Z">
                  <m:rPr>
                    <m:scr m:val="script"/>
                  </m:rPr>
                  <w:rPr>
                    <w:rFonts w:ascii="Cambria Math" w:hAnsi="Cambria Math" w:cs="Times New Roman"/>
                  </w:rPr>
                  <m:t>L</m:t>
                </w:ins>
              </m:r>
              <m:r>
                <w:del w:id="865" w:author="Valcin, Vieux" w:date="2025-10-24T13:09:00Z" w16du:dateUtc="2025-10-24T17:09:00Z">
                  <w:rPr>
                    <w:rFonts w:ascii="Cambria Math" w:hAnsi="Cambria Math" w:cs="Times New Roman"/>
                  </w:rPr>
                  <m:t>L</m:t>
                </w:del>
              </m:r>
            </m:e>
            <m:sub>
              <m:r>
                <w:rPr>
                  <w:rFonts w:ascii="Cambria Math" w:hAnsi="Cambria Math" w:cs="Times New Roman"/>
                </w:rPr>
                <m:t>attract</m:t>
              </m:r>
            </m:sub>
          </m:sSub>
          <m:r>
            <w:rPr>
              <w:rFonts w:ascii="Cambria Math" w:hAnsi="Cambria Math" w:cs="Times New Roman"/>
            </w:rPr>
            <m:t>=</m:t>
          </m:r>
          <m:nary>
            <m:naryPr>
              <m:chr m:val="∑"/>
              <m:limLoc m:val="undOvr"/>
              <m:supHide m:val="1"/>
              <m:ctrlPr>
                <w:ins w:id="866" w:author="Valcin, Vieux" w:date="2025-10-24T11:34:00Z" w16du:dateUtc="2025-10-24T15:34:00Z">
                  <w:rPr>
                    <w:rFonts w:ascii="Cambria Math" w:hAnsi="Cambria Math" w:cs="Times New Roman"/>
                  </w:rPr>
                </w:ins>
              </m:ctrlPr>
            </m:naryPr>
            <m:sub>
              <m:r>
                <w:rPr>
                  <w:rFonts w:ascii="Cambria Math" w:hAnsi="Cambria Math" w:cs="Times New Roman"/>
                </w:rPr>
                <m:t>i,j∈</m:t>
              </m:r>
              <m:sSub>
                <m:sSubPr>
                  <m:ctrlPr>
                    <w:ins w:id="867" w:author="Valcin, Vieux" w:date="2025-10-24T11:34:00Z" w16du:dateUtc="2025-10-24T15:34:00Z">
                      <w:rPr>
                        <w:rFonts w:ascii="Cambria Math" w:hAnsi="Cambria Math" w:cs="Times New Roman"/>
                      </w:rPr>
                    </w:ins>
                  </m:ctrlPr>
                </m:sSubPr>
                <m:e>
                  <m:r>
                    <m:rPr>
                      <m:scr m:val="script"/>
                      <m:sty m:val="p"/>
                    </m:rPr>
                    <w:rPr>
                      <w:rFonts w:ascii="Cambria Math" w:hAnsi="Cambria Math" w:cs="Times New Roman"/>
                    </w:rPr>
                    <m:t>N</m:t>
                  </m:r>
                </m:e>
                <m:sub>
                  <m:r>
                    <w:rPr>
                      <w:rFonts w:ascii="Cambria Math" w:hAnsi="Cambria Math" w:cs="Times New Roman"/>
                    </w:rPr>
                    <m:t>i</m:t>
                  </m:r>
                </m:sub>
              </m:sSub>
            </m:sub>
            <m:sup>
              <m:r>
                <w:rPr>
                  <w:rFonts w:ascii="Cambria Math" w:hAnsi="Cambria Math" w:cs="Times New Roman"/>
                </w:rPr>
                <m:t>​</m:t>
              </m:r>
            </m:sup>
            <m:e>
              <m:r>
                <w:rPr>
                  <w:rFonts w:ascii="Cambria Math" w:hAnsi="Cambria Math" w:cs="Times New Roman"/>
                </w:rPr>
                <m:t>P</m:t>
              </m:r>
            </m:e>
          </m:nary>
          <m:d>
            <m:dPr>
              <m:ctrlPr>
                <w:ins w:id="868" w:author="Valcin, Vieux" w:date="2025-10-24T12:18:00Z" w16du:dateUtc="2025-10-24T16:18:00Z">
                  <w:rPr>
                    <w:rFonts w:ascii="Cambria Math" w:hAnsi="Cambria Math" w:cs="Times New Roman"/>
                    <w:i/>
                  </w:rPr>
                </w:ins>
              </m:ctrlPr>
            </m:dPr>
            <m:e>
              <m:r>
                <w:rPr>
                  <w:rFonts w:ascii="Cambria Math" w:hAnsi="Cambria Math" w:cs="Times New Roman"/>
                </w:rPr>
                <m:t>i,j</m:t>
              </m:r>
            </m:e>
          </m:d>
          <m:r>
            <m:rPr>
              <m:nor/>
            </m:rPr>
            <w:rPr>
              <w:rFonts w:ascii="Times New Roman" w:hAnsi="Times New Roman" w:cs="Times New Roman"/>
            </w:rPr>
            <m:t>log</m:t>
          </m:r>
          <m:f>
            <m:fPr>
              <m:ctrlPr>
                <w:ins w:id="869" w:author="Valcin, Vieux" w:date="2025-10-24T11:34:00Z" w16du:dateUtc="2025-10-24T15:34:00Z">
                  <w:rPr>
                    <w:rFonts w:ascii="Cambria Math" w:hAnsi="Cambria Math" w:cs="Times New Roman"/>
                  </w:rPr>
                </w:ins>
              </m:ctrlPr>
            </m:fPr>
            <m:num>
              <m:r>
                <w:rPr>
                  <w:rFonts w:ascii="Cambria Math" w:hAnsi="Cambria Math" w:cs="Times New Roman"/>
                </w:rPr>
                <m:t>P</m:t>
              </m:r>
              <m:d>
                <m:dPr>
                  <m:ctrlPr>
                    <w:ins w:id="870" w:author="Valcin, Vieux" w:date="2025-10-24T12:18:00Z" w16du:dateUtc="2025-10-24T16:18:00Z">
                      <w:rPr>
                        <w:rFonts w:ascii="Cambria Math" w:hAnsi="Cambria Math" w:cs="Times New Roman"/>
                        <w:i/>
                      </w:rPr>
                    </w:ins>
                  </m:ctrlPr>
                </m:dPr>
                <m:e>
                  <m:r>
                    <w:rPr>
                      <w:rFonts w:ascii="Cambria Math" w:hAnsi="Cambria Math" w:cs="Times New Roman"/>
                    </w:rPr>
                    <m:t>i,j</m:t>
                  </m:r>
                </m:e>
              </m:d>
            </m:num>
            <m:den>
              <m:r>
                <w:rPr>
                  <w:rFonts w:ascii="Cambria Math" w:hAnsi="Cambria Math" w:cs="Times New Roman"/>
                </w:rPr>
                <m:t>Q</m:t>
              </m:r>
              <m:d>
                <m:dPr>
                  <m:ctrlPr>
                    <w:ins w:id="871" w:author="Valcin, Vieux" w:date="2025-10-24T12:18:00Z" w16du:dateUtc="2025-10-24T16:18:00Z">
                      <w:rPr>
                        <w:rFonts w:ascii="Cambria Math" w:hAnsi="Cambria Math" w:cs="Times New Roman"/>
                        <w:i/>
                      </w:rPr>
                    </w:ins>
                  </m:ctrlPr>
                </m:dPr>
                <m:e>
                  <m:r>
                    <w:rPr>
                      <w:rFonts w:ascii="Cambria Math" w:hAnsi="Cambria Math" w:cs="Times New Roman"/>
                    </w:rPr>
                    <m:t>i,j</m:t>
                  </m:r>
                </m:e>
              </m:d>
            </m:den>
          </m:f>
        </m:oMath>
      </m:oMathPara>
    </w:p>
    <w:p w14:paraId="25186ECA"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where </w:t>
      </w:r>
      <m:oMath>
        <m:sSub>
          <m:sSubPr>
            <m:ctrlPr>
              <w:ins w:id="872" w:author="Valcin, Vieux" w:date="2025-10-24T11:34:00Z" w16du:dateUtc="2025-10-24T15:34:00Z">
                <w:rPr>
                  <w:rFonts w:ascii="Cambria Math" w:hAnsi="Cambria Math" w:cs="Times New Roman"/>
                </w:rPr>
              </w:ins>
            </m:ctrlPr>
          </m:sSubPr>
          <m:e>
            <m:r>
              <m:rPr>
                <m:scr m:val="script"/>
                <m:sty m:val="p"/>
              </m:rPr>
              <w:rPr>
                <w:rFonts w:ascii="Cambria Math" w:hAnsi="Cambria Math" w:cs="Times New Roman"/>
              </w:rPr>
              <m:t>N</m:t>
            </m:r>
          </m:e>
          <m:sub>
            <m:r>
              <w:rPr>
                <w:rFonts w:ascii="Cambria Math" w:hAnsi="Cambria Math" w:cs="Times New Roman"/>
              </w:rPr>
              <m:t>i</m:t>
            </m:r>
          </m:sub>
        </m:sSub>
      </m:oMath>
      <w:r w:rsidRPr="003D165E">
        <w:rPr>
          <w:rFonts w:ascii="Times New Roman" w:hAnsi="Times New Roman" w:cs="Times New Roman"/>
        </w:rPr>
        <w:t xml:space="preserve"> denotes the set of neighbors of user </w:t>
      </w:r>
      <m:oMath>
        <m:r>
          <w:rPr>
            <w:rFonts w:ascii="Cambria Math" w:hAnsi="Cambria Math" w:cs="Times New Roman"/>
          </w:rPr>
          <m:t>i</m:t>
        </m:r>
      </m:oMath>
      <w:r w:rsidRPr="003D165E">
        <w:rPr>
          <w:rFonts w:ascii="Times New Roman" w:hAnsi="Times New Roman" w:cs="Times New Roman"/>
        </w:rPr>
        <w:t>.</w:t>
      </w:r>
    </w:p>
    <w:p w14:paraId="355EF5FB"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Repulsive Component (Negative Sampling):</w:t>
      </w:r>
    </w:p>
    <w:p w14:paraId="170F5ED0" w14:textId="398A66B7" w:rsidR="00EF1988" w:rsidRPr="003D165E" w:rsidRDefault="00000000">
      <w:pPr>
        <w:pStyle w:val="BodyText"/>
        <w:rPr>
          <w:rFonts w:ascii="Times New Roman" w:hAnsi="Times New Roman" w:cs="Times New Roman"/>
        </w:rPr>
      </w:pPr>
      <m:oMathPara>
        <m:oMathParaPr>
          <m:jc m:val="center"/>
        </m:oMathParaPr>
        <m:oMath>
          <m:sSub>
            <m:sSubPr>
              <m:ctrlPr>
                <w:ins w:id="873" w:author="Valcin, Vieux" w:date="2025-10-24T11:34:00Z" w16du:dateUtc="2025-10-24T15:34:00Z">
                  <w:rPr>
                    <w:rFonts w:ascii="Cambria Math" w:hAnsi="Cambria Math" w:cs="Times New Roman"/>
                  </w:rPr>
                </w:ins>
              </m:ctrlPr>
            </m:sSubPr>
            <m:e>
              <m:r>
                <w:ins w:id="874" w:author="Valcin, Vieux" w:date="2025-10-24T13:09:00Z" w16du:dateUtc="2025-10-24T17:09:00Z">
                  <m:rPr>
                    <m:scr m:val="script"/>
                  </m:rPr>
                  <w:rPr>
                    <w:rFonts w:ascii="Cambria Math" w:hAnsi="Cambria Math" w:cs="Times New Roman"/>
                  </w:rPr>
                  <m:t>L</m:t>
                </w:ins>
              </m:r>
              <m:r>
                <w:del w:id="875" w:author="Valcin, Vieux" w:date="2025-10-24T13:09:00Z" w16du:dateUtc="2025-10-24T17:09:00Z">
                  <w:rPr>
                    <w:rFonts w:ascii="Cambria Math" w:hAnsi="Cambria Math" w:cs="Times New Roman"/>
                  </w:rPr>
                  <m:t>L</m:t>
                </w:del>
              </m:r>
            </m:e>
            <m:sub>
              <m:r>
                <w:rPr>
                  <w:rFonts w:ascii="Cambria Math" w:hAnsi="Cambria Math" w:cs="Times New Roman"/>
                </w:rPr>
                <m:t>repel</m:t>
              </m:r>
            </m:sub>
          </m:sSub>
          <m:r>
            <w:rPr>
              <w:rFonts w:ascii="Cambria Math" w:hAnsi="Cambria Math" w:cs="Times New Roman"/>
            </w:rPr>
            <m:t>=</m:t>
          </m:r>
          <m:nary>
            <m:naryPr>
              <m:chr m:val="∑"/>
              <m:limLoc m:val="undOvr"/>
              <m:supHide m:val="1"/>
              <m:ctrlPr>
                <w:ins w:id="876" w:author="Valcin, Vieux" w:date="2025-10-24T11:34:00Z" w16du:dateUtc="2025-10-24T15:34:00Z">
                  <w:rPr>
                    <w:rFonts w:ascii="Cambria Math" w:hAnsi="Cambria Math" w:cs="Times New Roman"/>
                  </w:rPr>
                </w:ins>
              </m:ctrlPr>
            </m:naryPr>
            <m:sub>
              <m:r>
                <w:rPr>
                  <w:rFonts w:ascii="Cambria Math" w:hAnsi="Cambria Math" w:cs="Times New Roman"/>
                </w:rPr>
                <m:t>i</m:t>
              </m:r>
            </m:sub>
            <m:sup>
              <m:r>
                <w:rPr>
                  <w:rFonts w:ascii="Cambria Math" w:hAnsi="Cambria Math" w:cs="Times New Roman"/>
                </w:rPr>
                <m:t>​</m:t>
              </m:r>
            </m:sup>
            <m:e>
              <m:nary>
                <m:naryPr>
                  <m:chr m:val="∑"/>
                  <m:limLoc m:val="undOvr"/>
                  <m:supHide m:val="1"/>
                  <m:ctrlPr>
                    <w:ins w:id="877" w:author="Valcin, Vieux" w:date="2025-10-24T11:34:00Z" w16du:dateUtc="2025-10-24T15:34:00Z">
                      <w:rPr>
                        <w:rFonts w:ascii="Cambria Math" w:hAnsi="Cambria Math" w:cs="Times New Roman"/>
                      </w:rPr>
                    </w:ins>
                  </m:ctrlPr>
                </m:naryPr>
                <m:sub>
                  <m:r>
                    <w:rPr>
                      <w:rFonts w:ascii="Cambria Math" w:hAnsi="Cambria Math" w:cs="Times New Roman"/>
                    </w:rPr>
                    <m:t>k∈</m:t>
                  </m:r>
                  <m:sSub>
                    <m:sSubPr>
                      <m:ctrlPr>
                        <w:ins w:id="878" w:author="Valcin, Vieux" w:date="2025-10-24T11:34:00Z" w16du:dateUtc="2025-10-24T15:34:00Z">
                          <w:rPr>
                            <w:rFonts w:ascii="Cambria Math" w:hAnsi="Cambria Math" w:cs="Times New Roman"/>
                          </w:rPr>
                        </w:ins>
                      </m:ctrlPr>
                    </m:sSubPr>
                    <m:e>
                      <m:r>
                        <m:rPr>
                          <m:scr m:val="script"/>
                          <m:sty m:val="p"/>
                        </m:rPr>
                        <w:rPr>
                          <w:rFonts w:ascii="Cambria Math" w:hAnsi="Cambria Math" w:cs="Times New Roman"/>
                        </w:rPr>
                        <m:t>S</m:t>
                      </m:r>
                    </m:e>
                    <m:sub>
                      <m:r>
                        <w:rPr>
                          <w:rFonts w:ascii="Cambria Math" w:hAnsi="Cambria Math" w:cs="Times New Roman"/>
                        </w:rPr>
                        <m:t>i</m:t>
                      </m:r>
                    </m:sub>
                  </m:sSub>
                </m:sub>
                <m:sup>
                  <m:r>
                    <w:rPr>
                      <w:rFonts w:ascii="Cambria Math" w:hAnsi="Cambria Math" w:cs="Times New Roman"/>
                    </w:rPr>
                    <m:t>​</m:t>
                  </m:r>
                </m:sup>
                <m:e>
                  <m:r>
                    <w:rPr>
                      <w:rFonts w:ascii="Cambria Math" w:hAnsi="Cambria Math" w:cs="Times New Roman"/>
                    </w:rPr>
                    <m:t>(</m:t>
                  </m:r>
                </m:e>
              </m:nary>
            </m:e>
          </m:nary>
          <m:r>
            <w:rPr>
              <w:rFonts w:ascii="Cambria Math" w:hAnsi="Cambria Math" w:cs="Times New Roman"/>
            </w:rPr>
            <m:t>1-P(i,k))</m:t>
          </m:r>
          <m:r>
            <m:rPr>
              <m:nor/>
            </m:rPr>
            <w:rPr>
              <w:rFonts w:ascii="Times New Roman" w:hAnsi="Times New Roman" w:cs="Times New Roman"/>
            </w:rPr>
            <m:t>log</m:t>
          </m:r>
          <m:f>
            <m:fPr>
              <m:ctrlPr>
                <w:ins w:id="879" w:author="Valcin, Vieux" w:date="2025-10-24T11:34:00Z" w16du:dateUtc="2025-10-24T15:34:00Z">
                  <w:rPr>
                    <w:rFonts w:ascii="Cambria Math" w:hAnsi="Cambria Math" w:cs="Times New Roman"/>
                  </w:rPr>
                </w:ins>
              </m:ctrlPr>
            </m:fPr>
            <m:num>
              <m:r>
                <w:rPr>
                  <w:rFonts w:ascii="Cambria Math" w:hAnsi="Cambria Math" w:cs="Times New Roman"/>
                </w:rPr>
                <m:t>1-P</m:t>
              </m:r>
              <m:d>
                <m:dPr>
                  <m:ctrlPr>
                    <w:ins w:id="880" w:author="Valcin, Vieux" w:date="2025-10-24T12:18:00Z" w16du:dateUtc="2025-10-24T16:18:00Z">
                      <w:rPr>
                        <w:rFonts w:ascii="Cambria Math" w:hAnsi="Cambria Math" w:cs="Times New Roman"/>
                        <w:i/>
                      </w:rPr>
                    </w:ins>
                  </m:ctrlPr>
                </m:dPr>
                <m:e>
                  <m:r>
                    <w:rPr>
                      <w:rFonts w:ascii="Cambria Math" w:hAnsi="Cambria Math" w:cs="Times New Roman"/>
                    </w:rPr>
                    <m:t>i,k</m:t>
                  </m:r>
                </m:e>
              </m:d>
            </m:num>
            <m:den>
              <m:r>
                <w:rPr>
                  <w:rFonts w:ascii="Cambria Math" w:hAnsi="Cambria Math" w:cs="Times New Roman"/>
                </w:rPr>
                <m:t>1-Q</m:t>
              </m:r>
              <m:d>
                <m:dPr>
                  <m:ctrlPr>
                    <w:ins w:id="881" w:author="Valcin, Vieux" w:date="2025-10-24T12:18:00Z" w16du:dateUtc="2025-10-24T16:18:00Z">
                      <w:rPr>
                        <w:rFonts w:ascii="Cambria Math" w:hAnsi="Cambria Math" w:cs="Times New Roman"/>
                        <w:i/>
                      </w:rPr>
                    </w:ins>
                  </m:ctrlPr>
                </m:dPr>
                <m:e>
                  <m:r>
                    <w:rPr>
                      <w:rFonts w:ascii="Cambria Math" w:hAnsi="Cambria Math" w:cs="Times New Roman"/>
                    </w:rPr>
                    <m:t>i,k</m:t>
                  </m:r>
                </m:e>
              </m:d>
            </m:den>
          </m:f>
        </m:oMath>
      </m:oMathPara>
    </w:p>
    <w:p w14:paraId="43B50B5F"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where </w:t>
      </w:r>
      <m:oMath>
        <m:sSub>
          <m:sSubPr>
            <m:ctrlPr>
              <w:ins w:id="882" w:author="Valcin, Vieux" w:date="2025-10-24T11:34:00Z" w16du:dateUtc="2025-10-24T15:34:00Z">
                <w:rPr>
                  <w:rFonts w:ascii="Cambria Math" w:hAnsi="Cambria Math" w:cs="Times New Roman"/>
                </w:rPr>
              </w:ins>
            </m:ctrlPr>
          </m:sSubPr>
          <m:e>
            <m:r>
              <m:rPr>
                <m:scr m:val="script"/>
                <m:sty m:val="p"/>
              </m:rPr>
              <w:rPr>
                <w:rFonts w:ascii="Cambria Math" w:hAnsi="Cambria Math" w:cs="Times New Roman"/>
              </w:rPr>
              <m:t>S</m:t>
            </m:r>
          </m:e>
          <m:sub>
            <m:r>
              <w:rPr>
                <w:rFonts w:ascii="Cambria Math" w:hAnsi="Cambria Math" w:cs="Times New Roman"/>
              </w:rPr>
              <m:t>i</m:t>
            </m:r>
          </m:sub>
        </m:sSub>
      </m:oMath>
      <w:r w:rsidRPr="003D165E">
        <w:rPr>
          <w:rFonts w:ascii="Times New Roman" w:hAnsi="Times New Roman" w:cs="Times New Roman"/>
        </w:rPr>
        <w:t xml:space="preserve"> is a set of negatively sampled users for </w:t>
      </w:r>
      <m:oMath>
        <m:r>
          <w:rPr>
            <w:rFonts w:ascii="Cambria Math" w:hAnsi="Cambria Math" w:cs="Times New Roman"/>
          </w:rPr>
          <m:t>i</m:t>
        </m:r>
      </m:oMath>
      <w:r w:rsidRPr="003D165E">
        <w:rPr>
          <w:rFonts w:ascii="Times New Roman" w:hAnsi="Times New Roman" w:cs="Times New Roman"/>
        </w:rPr>
        <w:t>.</w:t>
      </w:r>
    </w:p>
    <w:p w14:paraId="13820761" w14:textId="77777777" w:rsidR="00EF1988" w:rsidRPr="003D165E" w:rsidRDefault="00591BCA">
      <w:pPr>
        <w:pStyle w:val="Heading4"/>
        <w:rPr>
          <w:rFonts w:ascii="Times New Roman" w:hAnsi="Times New Roman" w:cs="Times New Roman"/>
          <w:color w:val="auto"/>
        </w:rPr>
      </w:pPr>
      <w:bookmarkStart w:id="883" w:name="contrastive-loss"/>
      <w:r w:rsidRPr="003D165E">
        <w:rPr>
          <w:rFonts w:ascii="Times New Roman" w:hAnsi="Times New Roman" w:cs="Times New Roman"/>
          <w:color w:val="auto"/>
        </w:rPr>
        <w:t>2.3.2 Contrastive Loss</w:t>
      </w:r>
      <w:bookmarkEnd w:id="883"/>
    </w:p>
    <w:p w14:paraId="7E61D785"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To sharpen boundaries between semantic niches, we introduce a contrastive loss:</w:t>
      </w:r>
    </w:p>
    <w:p w14:paraId="0A960DDE" w14:textId="3B676ABB" w:rsidR="00EF1988" w:rsidRPr="003D165E" w:rsidRDefault="00000000">
      <w:pPr>
        <w:pStyle w:val="BodyText"/>
        <w:rPr>
          <w:rFonts w:ascii="Times New Roman" w:hAnsi="Times New Roman" w:cs="Times New Roman"/>
          <w:lang w:val="fr-FR"/>
        </w:rPr>
      </w:pPr>
      <m:oMathPara>
        <m:oMathParaPr>
          <m:jc m:val="center"/>
        </m:oMathParaPr>
        <m:oMath>
          <m:sSub>
            <m:sSubPr>
              <m:ctrlPr>
                <w:ins w:id="884" w:author="Valcin, Vieux" w:date="2025-10-24T11:34:00Z" w16du:dateUtc="2025-10-24T15:34:00Z">
                  <w:rPr>
                    <w:rFonts w:ascii="Cambria Math" w:hAnsi="Cambria Math" w:cs="Times New Roman"/>
                  </w:rPr>
                </w:ins>
              </m:ctrlPr>
            </m:sSubPr>
            <m:e>
              <m:r>
                <w:ins w:id="885" w:author="Valcin, Vieux" w:date="2025-10-24T13:09:00Z" w16du:dateUtc="2025-10-24T17:09:00Z">
                  <m:rPr>
                    <m:scr m:val="script"/>
                  </m:rPr>
                  <w:rPr>
                    <w:rFonts w:ascii="Cambria Math" w:hAnsi="Cambria Math" w:cs="Times New Roman"/>
                    <w:lang w:val="fr-FR"/>
                    <w:rPrChange w:id="886" w:author="Valcin, Vieux" w:date="2025-10-24T13:39:00Z" w16du:dateUtc="2025-10-24T17:39:00Z">
                      <w:rPr>
                        <w:rFonts w:ascii="Cambria Math" w:hAnsi="Cambria Math" w:cs="Times New Roman"/>
                      </w:rPr>
                    </w:rPrChange>
                  </w:rPr>
                  <m:t>L</m:t>
                </w:ins>
              </m:r>
              <m:r>
                <w:del w:id="887" w:author="Valcin, Vieux" w:date="2025-10-24T13:09:00Z" w16du:dateUtc="2025-10-24T17:09:00Z">
                  <w:rPr>
                    <w:rFonts w:ascii="Cambria Math" w:hAnsi="Cambria Math" w:cs="Times New Roman"/>
                  </w:rPr>
                  <m:t>L</m:t>
                </w:del>
              </m:r>
            </m:e>
            <m:sub>
              <m:r>
                <w:rPr>
                  <w:rFonts w:ascii="Cambria Math" w:hAnsi="Cambria Math" w:cs="Times New Roman"/>
                </w:rPr>
                <m:t>contrast</m:t>
              </m:r>
            </m:sub>
          </m:sSub>
          <m:r>
            <w:rPr>
              <w:rFonts w:ascii="Cambria Math" w:hAnsi="Cambria Math" w:cs="Times New Roman"/>
              <w:lang w:val="fr-FR"/>
            </w:rPr>
            <m:t>=</m:t>
          </m:r>
          <m:nary>
            <m:naryPr>
              <m:chr m:val="∑"/>
              <m:limLoc m:val="undOvr"/>
              <m:supHide m:val="1"/>
              <m:ctrlPr>
                <w:ins w:id="888" w:author="Valcin, Vieux" w:date="2025-10-24T11:34:00Z" w16du:dateUtc="2025-10-24T15:34:00Z">
                  <w:rPr>
                    <w:rFonts w:ascii="Cambria Math" w:hAnsi="Cambria Math" w:cs="Times New Roman"/>
                  </w:rPr>
                </w:ins>
              </m:ctrlPr>
            </m:naryPr>
            <m:sub>
              <m:d>
                <m:dPr>
                  <m:ctrlPr>
                    <w:ins w:id="889" w:author="Valcin, Vieux" w:date="2025-10-24T12:18:00Z" w16du:dateUtc="2025-10-24T16:18:00Z">
                      <w:rPr>
                        <w:rFonts w:ascii="Cambria Math" w:hAnsi="Cambria Math" w:cs="Times New Roman"/>
                        <w:i/>
                        <w:lang w:val="fr-FR"/>
                      </w:rPr>
                    </w:ins>
                  </m:ctrlPr>
                </m:dPr>
                <m:e>
                  <m:r>
                    <w:rPr>
                      <w:rFonts w:ascii="Cambria Math" w:hAnsi="Cambria Math" w:cs="Times New Roman"/>
                    </w:rPr>
                    <m:t>i</m:t>
                  </m:r>
                  <m:r>
                    <w:rPr>
                      <w:rFonts w:ascii="Cambria Math" w:hAnsi="Cambria Math" w:cs="Times New Roman"/>
                      <w:lang w:val="fr-FR"/>
                    </w:rPr>
                    <m:t>,</m:t>
                  </m:r>
                  <m:r>
                    <w:rPr>
                      <w:rFonts w:ascii="Cambria Math" w:hAnsi="Cambria Math" w:cs="Times New Roman"/>
                    </w:rPr>
                    <m:t>j</m:t>
                  </m:r>
                </m:e>
              </m:d>
              <m:r>
                <w:rPr>
                  <w:rFonts w:ascii="Cambria Math" w:hAnsi="Cambria Math" w:cs="Times New Roman"/>
                  <w:lang w:val="fr-FR"/>
                </w:rPr>
                <m:t>∈</m:t>
              </m:r>
              <m:r>
                <m:rPr>
                  <m:scr m:val="script"/>
                  <m:sty m:val="p"/>
                </m:rPr>
                <w:rPr>
                  <w:rFonts w:ascii="Cambria Math" w:hAnsi="Cambria Math" w:cs="Times New Roman"/>
                </w:rPr>
                <m:t>S</m:t>
              </m:r>
            </m:sub>
            <m:sup>
              <m:r>
                <w:rPr>
                  <w:rFonts w:ascii="Cambria Math" w:hAnsi="Cambria Math" w:cs="Times New Roman"/>
                  <w:lang w:val="fr-FR"/>
                </w:rPr>
                <m:t>​</m:t>
              </m:r>
            </m:sup>
            <m:e>
              <m:sSub>
                <m:sSubPr>
                  <m:ctrlPr>
                    <w:ins w:id="890"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m:t>
                  </m:r>
                </m:sub>
              </m:sSub>
            </m:e>
          </m:nary>
          <m:r>
            <w:rPr>
              <w:rFonts w:ascii="Cambria Math" w:hAnsi="Cambria Math" w:cs="Times New Roman"/>
              <w:lang w:val="fr-FR"/>
            </w:rPr>
            <m:t>(</m:t>
          </m:r>
          <m:sSub>
            <m:sSubPr>
              <m:ctrlPr>
                <w:ins w:id="891"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fr-FR"/>
            </w:rPr>
            <m:t>,</m:t>
          </m:r>
          <m:sSub>
            <m:sSubPr>
              <m:ctrlPr>
                <w:ins w:id="892"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sSup>
            <m:sSupPr>
              <m:ctrlPr>
                <w:ins w:id="893" w:author="Valcin, Vieux" w:date="2025-10-24T11:34:00Z" w16du:dateUtc="2025-10-24T15:34:00Z">
                  <w:rPr>
                    <w:rFonts w:ascii="Cambria Math" w:hAnsi="Cambria Math" w:cs="Times New Roman"/>
                  </w:rPr>
                </w:ins>
              </m:ctrlPr>
            </m:sSupPr>
            <m:e>
              <m:r>
                <w:rPr>
                  <w:rFonts w:ascii="Cambria Math" w:hAnsi="Cambria Math" w:cs="Times New Roman"/>
                  <w:lang w:val="fr-FR"/>
                </w:rPr>
                <m:t>)</m:t>
              </m:r>
            </m:e>
            <m:sup>
              <m:r>
                <w:rPr>
                  <w:rFonts w:ascii="Cambria Math" w:hAnsi="Cambria Math" w:cs="Times New Roman"/>
                  <w:lang w:val="fr-FR"/>
                </w:rPr>
                <m:t>2</m:t>
              </m:r>
            </m:sup>
          </m:sSup>
          <m:r>
            <w:rPr>
              <w:rFonts w:ascii="Cambria Math" w:hAnsi="Cambria Math" w:cs="Times New Roman"/>
              <w:lang w:val="fr-FR"/>
            </w:rPr>
            <m:t>+</m:t>
          </m:r>
          <m:nary>
            <m:naryPr>
              <m:chr m:val="∑"/>
              <m:limLoc m:val="undOvr"/>
              <m:supHide m:val="1"/>
              <m:ctrlPr>
                <w:ins w:id="894" w:author="Valcin, Vieux" w:date="2025-10-24T11:34:00Z" w16du:dateUtc="2025-10-24T15:34:00Z">
                  <w:rPr>
                    <w:rFonts w:ascii="Cambria Math" w:hAnsi="Cambria Math" w:cs="Times New Roman"/>
                  </w:rPr>
                </w:ins>
              </m:ctrlPr>
            </m:naryPr>
            <m:sub>
              <m:d>
                <m:dPr>
                  <m:ctrlPr>
                    <w:ins w:id="895" w:author="Valcin, Vieux" w:date="2025-10-24T12:18:00Z" w16du:dateUtc="2025-10-24T16:18:00Z">
                      <w:rPr>
                        <w:rFonts w:ascii="Cambria Math" w:hAnsi="Cambria Math" w:cs="Times New Roman"/>
                        <w:i/>
                        <w:lang w:val="fr-FR"/>
                      </w:rPr>
                    </w:ins>
                  </m:ctrlPr>
                </m:dPr>
                <m:e>
                  <m:r>
                    <w:rPr>
                      <w:rFonts w:ascii="Cambria Math" w:hAnsi="Cambria Math" w:cs="Times New Roman"/>
                    </w:rPr>
                    <m:t>i</m:t>
                  </m:r>
                  <m:r>
                    <w:rPr>
                      <w:rFonts w:ascii="Cambria Math" w:hAnsi="Cambria Math" w:cs="Times New Roman"/>
                      <w:lang w:val="fr-FR"/>
                    </w:rPr>
                    <m:t>,</m:t>
                  </m:r>
                  <m:r>
                    <w:rPr>
                      <w:rFonts w:ascii="Cambria Math" w:hAnsi="Cambria Math" w:cs="Times New Roman"/>
                    </w:rPr>
                    <m:t>k</m:t>
                  </m:r>
                </m:e>
              </m:d>
              <m:r>
                <w:rPr>
                  <w:rFonts w:ascii="Cambria Math" w:hAnsi="Cambria Math" w:cs="Times New Roman"/>
                  <w:lang w:val="fr-FR"/>
                </w:rPr>
                <m:t>∈</m:t>
              </m:r>
              <m:r>
                <m:rPr>
                  <m:scr m:val="script"/>
                  <m:sty m:val="p"/>
                </m:rPr>
                <w:rPr>
                  <w:rFonts w:ascii="Cambria Math" w:hAnsi="Cambria Math" w:cs="Times New Roman"/>
                </w:rPr>
                <m:t>D</m:t>
              </m:r>
            </m:sub>
            <m:sup>
              <m:r>
                <w:rPr>
                  <w:rFonts w:ascii="Cambria Math" w:hAnsi="Cambria Math" w:cs="Times New Roman"/>
                  <w:lang w:val="fr-FR"/>
                </w:rPr>
                <m:t>​</m:t>
              </m:r>
            </m:sup>
            <m:e>
              <m:r>
                <m:rPr>
                  <m:nor/>
                </m:rPr>
                <w:rPr>
                  <w:rFonts w:ascii="Times New Roman" w:hAnsi="Times New Roman" w:cs="Times New Roman"/>
                  <w:lang w:val="fr-FR"/>
                </w:rPr>
                <m:t>max</m:t>
              </m:r>
            </m:e>
          </m:nary>
          <m:r>
            <w:rPr>
              <w:rFonts w:ascii="Cambria Math" w:hAnsi="Cambria Math" w:cs="Times New Roman"/>
              <w:lang w:val="fr-FR"/>
            </w:rPr>
            <m:t>(0,</m:t>
          </m:r>
          <m:r>
            <w:rPr>
              <w:rFonts w:ascii="Cambria Math" w:hAnsi="Cambria Math" w:cs="Times New Roman"/>
            </w:rPr>
            <m:t>γ</m:t>
          </m:r>
          <m:r>
            <w:rPr>
              <w:rFonts w:ascii="Cambria Math" w:hAnsi="Cambria Math" w:cs="Times New Roman"/>
              <w:lang w:val="fr-FR"/>
            </w:rPr>
            <m:t>-</m:t>
          </m:r>
          <m:sSub>
            <m:sSubPr>
              <m:ctrlPr>
                <w:ins w:id="896"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m:t>
              </m:r>
            </m:sub>
          </m:sSub>
          <m:r>
            <w:rPr>
              <w:rFonts w:ascii="Cambria Math" w:hAnsi="Cambria Math" w:cs="Times New Roman"/>
              <w:lang w:val="fr-FR"/>
            </w:rPr>
            <m:t>(</m:t>
          </m:r>
          <m:sSub>
            <m:sSubPr>
              <m:ctrlPr>
                <w:ins w:id="897"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fr-FR"/>
            </w:rPr>
            <m:t>,</m:t>
          </m:r>
          <m:sSub>
            <m:sSubPr>
              <m:ctrlPr>
                <w:ins w:id="898"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k</m:t>
              </m:r>
            </m:sub>
          </m:sSub>
          <m:r>
            <w:rPr>
              <w:rFonts w:ascii="Cambria Math" w:hAnsi="Cambria Math" w:cs="Times New Roman"/>
              <w:lang w:val="fr-FR"/>
            </w:rPr>
            <m:t>)</m:t>
          </m:r>
          <m:sSup>
            <m:sSupPr>
              <m:ctrlPr>
                <w:ins w:id="899" w:author="Valcin, Vieux" w:date="2025-10-24T11:34:00Z" w16du:dateUtc="2025-10-24T15:34:00Z">
                  <w:rPr>
                    <w:rFonts w:ascii="Cambria Math" w:hAnsi="Cambria Math" w:cs="Times New Roman"/>
                  </w:rPr>
                </w:ins>
              </m:ctrlPr>
            </m:sSupPr>
            <m:e>
              <m:r>
                <w:rPr>
                  <w:rFonts w:ascii="Cambria Math" w:hAnsi="Cambria Math" w:cs="Times New Roman"/>
                  <w:lang w:val="fr-FR"/>
                </w:rPr>
                <m:t>)</m:t>
              </m:r>
            </m:e>
            <m:sup>
              <m:r>
                <w:rPr>
                  <w:rFonts w:ascii="Cambria Math" w:hAnsi="Cambria Math" w:cs="Times New Roman"/>
                  <w:lang w:val="fr-FR"/>
                </w:rPr>
                <m:t>2</m:t>
              </m:r>
            </m:sup>
          </m:sSup>
        </m:oMath>
      </m:oMathPara>
    </w:p>
    <w:p w14:paraId="399EBD90" w14:textId="0B27250B"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where: - </w:t>
      </w:r>
      <m:oMath>
        <m:r>
          <m:rPr>
            <m:scr m:val="script"/>
            <m:sty m:val="p"/>
          </m:rPr>
          <w:rPr>
            <w:rFonts w:ascii="Cambria Math" w:hAnsi="Cambria Math" w:cs="Times New Roman"/>
          </w:rPr>
          <m:t>S</m:t>
        </m:r>
      </m:oMath>
      <w:r w:rsidRPr="003D165E">
        <w:rPr>
          <w:rFonts w:ascii="Times New Roman" w:hAnsi="Times New Roman" w:cs="Times New Roman"/>
        </w:rPr>
        <w:t xml:space="preserve"> = set of similar pairs (</w:t>
      </w:r>
      <m:oMath>
        <m:r>
          <w:rPr>
            <w:rFonts w:ascii="Cambria Math" w:hAnsi="Cambria Math" w:cs="Times New Roman"/>
          </w:rPr>
          <m:t>k</m:t>
        </m:r>
      </m:oMath>
      <w:r w:rsidRPr="003D165E">
        <w:rPr>
          <w:rFonts w:ascii="Times New Roman" w:hAnsi="Times New Roman" w:cs="Times New Roman"/>
        </w:rPr>
        <w:t xml:space="preserve">-nearest neighbors in high-dimensional space) - </w:t>
      </w:r>
      <m:oMath>
        <m:r>
          <m:rPr>
            <m:scr m:val="script"/>
            <m:sty m:val="p"/>
          </m:rPr>
          <w:rPr>
            <w:rFonts w:ascii="Cambria Math" w:hAnsi="Cambria Math" w:cs="Times New Roman"/>
          </w:rPr>
          <m:t>D</m:t>
        </m:r>
      </m:oMath>
      <w:r w:rsidRPr="003D165E">
        <w:rPr>
          <w:rFonts w:ascii="Times New Roman" w:hAnsi="Times New Roman" w:cs="Times New Roman"/>
        </w:rPr>
        <w:t xml:space="preserve"> = set of dissimilar pairs (random sampling excluding neighbors) - </w:t>
      </w:r>
      <m:oMath>
        <m:r>
          <w:rPr>
            <w:rFonts w:ascii="Cambria Math" w:hAnsi="Cambria Math" w:cs="Times New Roman"/>
          </w:rPr>
          <m:t>γ</m:t>
        </m:r>
      </m:oMath>
      <w:r w:rsidRPr="003D165E">
        <w:rPr>
          <w:rFonts w:ascii="Times New Roman" w:hAnsi="Times New Roman" w:cs="Times New Roman"/>
        </w:rPr>
        <w:t xml:space="preserve"> = margin for dissimilar pairs (default: 2.0)</w:t>
      </w:r>
    </w:p>
    <w:p w14:paraId="19DB14D5"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Combined Objective:</w:t>
      </w:r>
    </w:p>
    <w:p w14:paraId="04BAE8DA" w14:textId="046A1E94" w:rsidR="00EF1988" w:rsidRPr="003D165E" w:rsidRDefault="00000000">
      <w:pPr>
        <w:pStyle w:val="BodyText"/>
        <w:rPr>
          <w:rFonts w:ascii="Times New Roman" w:hAnsi="Times New Roman" w:cs="Times New Roman"/>
        </w:rPr>
      </w:pPr>
      <m:oMathPara>
        <m:oMathParaPr>
          <m:jc m:val="center"/>
        </m:oMathParaPr>
        <m:oMath>
          <m:sSub>
            <m:sSubPr>
              <m:ctrlPr>
                <w:ins w:id="900" w:author="Valcin, Vieux" w:date="2025-10-24T11:34:00Z" w16du:dateUtc="2025-10-24T15:34:00Z">
                  <w:rPr>
                    <w:rFonts w:ascii="Cambria Math" w:hAnsi="Cambria Math" w:cs="Times New Roman"/>
                  </w:rPr>
                </w:ins>
              </m:ctrlPr>
            </m:sSubPr>
            <m:e>
              <m:r>
                <w:ins w:id="901" w:author="Valcin, Vieux" w:date="2025-10-24T13:08:00Z" w16du:dateUtc="2025-10-24T17:08:00Z">
                  <m:rPr>
                    <m:scr m:val="script"/>
                  </m:rPr>
                  <w:rPr>
                    <w:rFonts w:ascii="Cambria Math" w:hAnsi="Cambria Math" w:cs="Times New Roman"/>
                  </w:rPr>
                  <m:t>L</m:t>
                </w:ins>
              </m:r>
              <m:r>
                <w:del w:id="902" w:author="Valcin, Vieux" w:date="2025-10-24T13:08:00Z" w16du:dateUtc="2025-10-24T17:08:00Z">
                  <w:rPr>
                    <w:rFonts w:ascii="Cambria Math" w:hAnsi="Cambria Math" w:cs="Times New Roman"/>
                  </w:rPr>
                  <m:t>L</m:t>
                </w:del>
              </m:r>
            </m:e>
            <m:sub>
              <m:r>
                <w:rPr>
                  <w:rFonts w:ascii="Cambria Math" w:hAnsi="Cambria Math" w:cs="Times New Roman"/>
                </w:rPr>
                <m:t>total</m:t>
              </m:r>
            </m:sub>
          </m:sSub>
          <m:r>
            <w:rPr>
              <w:rFonts w:ascii="Cambria Math" w:hAnsi="Cambria Math" w:cs="Times New Roman"/>
            </w:rPr>
            <m:t>=</m:t>
          </m:r>
          <m:sSub>
            <m:sSubPr>
              <m:ctrlPr>
                <w:ins w:id="903" w:author="Valcin, Vieux" w:date="2025-10-24T11:34:00Z" w16du:dateUtc="2025-10-24T15:34:00Z">
                  <w:rPr>
                    <w:rFonts w:ascii="Cambria Math" w:hAnsi="Cambria Math" w:cs="Times New Roman"/>
                  </w:rPr>
                </w:ins>
              </m:ctrlPr>
            </m:sSubPr>
            <m:e>
              <m:r>
                <w:ins w:id="904" w:author="Valcin, Vieux" w:date="2025-10-24T13:08:00Z" w16du:dateUtc="2025-10-24T17:08:00Z">
                  <m:rPr>
                    <m:scr m:val="script"/>
                  </m:rPr>
                  <w:rPr>
                    <w:rFonts w:ascii="Cambria Math" w:hAnsi="Cambria Math" w:cs="Times New Roman"/>
                  </w:rPr>
                  <m:t>L</m:t>
                </w:ins>
              </m:r>
              <m:r>
                <w:del w:id="905" w:author="Valcin, Vieux" w:date="2025-10-24T13:08:00Z" w16du:dateUtc="2025-10-24T17:08:00Z">
                  <w:rPr>
                    <w:rFonts w:ascii="Cambria Math" w:hAnsi="Cambria Math" w:cs="Times New Roman"/>
                  </w:rPr>
                  <m:t>L</m:t>
                </w:del>
              </m:r>
            </m:e>
            <m:sub>
              <m:r>
                <w:rPr>
                  <w:rFonts w:ascii="Cambria Math" w:hAnsi="Cambria Math" w:cs="Times New Roman"/>
                </w:rPr>
                <m:t>STAP</m:t>
              </m:r>
            </m:sub>
          </m:sSub>
          <m:r>
            <w:rPr>
              <w:rFonts w:ascii="Cambria Math" w:hAnsi="Cambria Math" w:cs="Times New Roman"/>
            </w:rPr>
            <m:t>+</m:t>
          </m:r>
          <m:sSub>
            <m:sSubPr>
              <m:ctrlPr>
                <w:ins w:id="906" w:author="Valcin, Vieux" w:date="2025-10-24T11:34:00Z" w16du:dateUtc="2025-10-24T15:34:00Z">
                  <w:rPr>
                    <w:rFonts w:ascii="Cambria Math" w:hAnsi="Cambria Math" w:cs="Times New Roman"/>
                  </w:rPr>
                </w:ins>
              </m:ctrlPr>
            </m:sSubPr>
            <m:e>
              <m:r>
                <w:rPr>
                  <w:rFonts w:ascii="Cambria Math" w:hAnsi="Cambria Math" w:cs="Times New Roman"/>
                </w:rPr>
                <m:t>λ</m:t>
              </m:r>
            </m:e>
            <m:sub>
              <m:r>
                <w:rPr>
                  <w:rFonts w:ascii="Cambria Math" w:hAnsi="Cambria Math" w:cs="Times New Roman"/>
                </w:rPr>
                <m:t>contrast</m:t>
              </m:r>
            </m:sub>
          </m:sSub>
          <m:sSub>
            <m:sSubPr>
              <m:ctrlPr>
                <w:ins w:id="907" w:author="Valcin, Vieux" w:date="2025-10-24T11:34:00Z" w16du:dateUtc="2025-10-24T15:34:00Z">
                  <w:rPr>
                    <w:rFonts w:ascii="Cambria Math" w:hAnsi="Cambria Math" w:cs="Times New Roman"/>
                  </w:rPr>
                </w:ins>
              </m:ctrlPr>
            </m:sSubPr>
            <m:e>
              <m:r>
                <w:ins w:id="908" w:author="Valcin, Vieux" w:date="2025-10-24T13:08:00Z" w16du:dateUtc="2025-10-24T17:08:00Z">
                  <m:rPr>
                    <m:scr m:val="script"/>
                  </m:rPr>
                  <w:rPr>
                    <w:rFonts w:ascii="Cambria Math" w:hAnsi="Cambria Math" w:cs="Times New Roman"/>
                  </w:rPr>
                  <m:t>L</m:t>
                </w:ins>
              </m:r>
              <m:r>
                <w:del w:id="909" w:author="Valcin, Vieux" w:date="2025-10-24T13:08:00Z" w16du:dateUtc="2025-10-24T17:08:00Z">
                  <w:rPr>
                    <w:rFonts w:ascii="Cambria Math" w:hAnsi="Cambria Math" w:cs="Times New Roman"/>
                  </w:rPr>
                  <m:t>L</m:t>
                </w:del>
              </m:r>
            </m:e>
            <m:sub>
              <m:r>
                <w:rPr>
                  <w:rFonts w:ascii="Cambria Math" w:hAnsi="Cambria Math" w:cs="Times New Roman"/>
                </w:rPr>
                <m:t>contrast</m:t>
              </m:r>
            </m:sub>
          </m:sSub>
          <m:r>
            <w:rPr>
              <w:rFonts w:ascii="Cambria Math" w:hAnsi="Cambria Math" w:cs="Times New Roman"/>
            </w:rPr>
            <m:t>+</m:t>
          </m:r>
          <m:sSub>
            <m:sSubPr>
              <m:ctrlPr>
                <w:ins w:id="910" w:author="Valcin, Vieux" w:date="2025-10-24T11:34:00Z" w16du:dateUtc="2025-10-24T15:34:00Z">
                  <w:rPr>
                    <w:rFonts w:ascii="Cambria Math" w:hAnsi="Cambria Math" w:cs="Times New Roman"/>
                  </w:rPr>
                </w:ins>
              </m:ctrlPr>
            </m:sSubPr>
            <m:e>
              <m:r>
                <w:rPr>
                  <w:rFonts w:ascii="Cambria Math" w:hAnsi="Cambria Math" w:cs="Times New Roman"/>
                </w:rPr>
                <m:t>λ</m:t>
              </m:r>
            </m:e>
            <m:sub>
              <m:r>
                <w:rPr>
                  <w:rFonts w:ascii="Cambria Math" w:hAnsi="Cambria Math" w:cs="Times New Roman"/>
                </w:rPr>
                <m:t>boundary</m:t>
              </m:r>
            </m:sub>
          </m:sSub>
          <m:sSub>
            <m:sSubPr>
              <m:ctrlPr>
                <w:ins w:id="911" w:author="Valcin, Vieux" w:date="2025-10-24T11:34:00Z" w16du:dateUtc="2025-10-24T15:34:00Z">
                  <w:rPr>
                    <w:rFonts w:ascii="Cambria Math" w:hAnsi="Cambria Math" w:cs="Times New Roman"/>
                  </w:rPr>
                </w:ins>
              </m:ctrlPr>
            </m:sSubPr>
            <m:e>
              <m:r>
                <w:ins w:id="912" w:author="Valcin, Vieux" w:date="2025-10-24T13:08:00Z" w16du:dateUtc="2025-10-24T17:08:00Z">
                  <m:rPr>
                    <m:scr m:val="script"/>
                  </m:rPr>
                  <w:rPr>
                    <w:rFonts w:ascii="Cambria Math" w:hAnsi="Cambria Math" w:cs="Times New Roman"/>
                  </w:rPr>
                  <m:t>L</m:t>
                </w:ins>
              </m:r>
              <m:r>
                <w:del w:id="913" w:author="Valcin, Vieux" w:date="2025-10-24T13:08:00Z" w16du:dateUtc="2025-10-24T17:08:00Z">
                  <w:rPr>
                    <w:rFonts w:ascii="Cambria Math" w:hAnsi="Cambria Math" w:cs="Times New Roman"/>
                  </w:rPr>
                  <m:t>L</m:t>
                </w:del>
              </m:r>
            </m:e>
            <m:sub>
              <m:r>
                <w:rPr>
                  <w:rFonts w:ascii="Cambria Math" w:hAnsi="Cambria Math" w:cs="Times New Roman"/>
                </w:rPr>
                <m:t>boundary</m:t>
              </m:r>
            </m:sub>
          </m:sSub>
        </m:oMath>
      </m:oMathPara>
    </w:p>
    <w:p w14:paraId="1183B2E3" w14:textId="31ED982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where </w:t>
      </w:r>
      <m:oMath>
        <m:sSub>
          <m:sSubPr>
            <m:ctrlPr>
              <w:ins w:id="914" w:author="Valcin, Vieux" w:date="2025-10-24T11:34:00Z" w16du:dateUtc="2025-10-24T15:34:00Z">
                <w:rPr>
                  <w:rFonts w:ascii="Cambria Math" w:hAnsi="Cambria Math" w:cs="Times New Roman"/>
                </w:rPr>
              </w:ins>
            </m:ctrlPr>
          </m:sSubPr>
          <m:e>
            <m:r>
              <w:ins w:id="915" w:author="Valcin, Vieux" w:date="2025-10-24T13:08:00Z" w16du:dateUtc="2025-10-24T17:08:00Z">
                <m:rPr>
                  <m:scr m:val="script"/>
                </m:rPr>
                <w:rPr>
                  <w:rFonts w:ascii="Cambria Math" w:hAnsi="Cambria Math" w:cs="Times New Roman"/>
                </w:rPr>
                <m:t>L</m:t>
              </w:ins>
            </m:r>
            <m:r>
              <w:del w:id="916" w:author="Valcin, Vieux" w:date="2025-10-24T13:08:00Z" w16du:dateUtc="2025-10-24T17:08:00Z">
                <w:rPr>
                  <w:rFonts w:ascii="Cambria Math" w:hAnsi="Cambria Math" w:cs="Times New Roman"/>
                </w:rPr>
                <m:t>L</m:t>
              </w:del>
            </m:r>
          </m:e>
          <m:sub>
            <m:r>
              <w:rPr>
                <w:rFonts w:ascii="Cambria Math" w:hAnsi="Cambria Math" w:cs="Times New Roman"/>
              </w:rPr>
              <m:t>boundary</m:t>
            </m:r>
          </m:sub>
        </m:sSub>
        <m:r>
          <w:rPr>
            <w:rFonts w:ascii="Cambria Math" w:hAnsi="Cambria Math" w:cs="Times New Roman"/>
          </w:rPr>
          <m:t>=</m:t>
        </m:r>
        <m:nary>
          <m:naryPr>
            <m:chr m:val="∑"/>
            <m:limLoc m:val="undOvr"/>
            <m:supHide m:val="1"/>
            <m:ctrlPr>
              <w:ins w:id="917" w:author="Valcin, Vieux" w:date="2025-10-24T11:34:00Z" w16du:dateUtc="2025-10-24T15:34:00Z">
                <w:rPr>
                  <w:rFonts w:ascii="Cambria Math" w:hAnsi="Cambria Math" w:cs="Times New Roman"/>
                </w:rPr>
              </w:ins>
            </m:ctrlPr>
          </m:naryPr>
          <m:sub>
            <m:r>
              <w:rPr>
                <w:rFonts w:ascii="Cambria Math" w:hAnsi="Cambria Math" w:cs="Times New Roman"/>
              </w:rPr>
              <m:t>i</m:t>
            </m:r>
          </m:sub>
          <m:sup>
            <m:r>
              <w:rPr>
                <w:rFonts w:ascii="Cambria Math" w:hAnsi="Cambria Math" w:cs="Times New Roman"/>
              </w:rPr>
              <m:t>​</m:t>
            </m:r>
          </m:sup>
          <m:e>
            <m:r>
              <m:rPr>
                <m:nor/>
              </m:rPr>
              <w:rPr>
                <w:rFonts w:ascii="Times New Roman" w:hAnsi="Times New Roman" w:cs="Times New Roman"/>
              </w:rPr>
              <m:t>max</m:t>
            </m:r>
          </m:e>
        </m:nary>
        <m:r>
          <w:rPr>
            <w:rFonts w:ascii="Cambria Math" w:hAnsi="Cambria Math" w:cs="Times New Roman"/>
          </w:rPr>
          <m:t>(0,∥</m:t>
        </m:r>
        <m:sSub>
          <m:sSubPr>
            <m:ctrlPr>
              <w:ins w:id="918"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∥-τ</m:t>
        </m:r>
        <m:sSup>
          <m:sSupPr>
            <m:ctrlPr>
              <w:ins w:id="919"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oMath>
      <w:r w:rsidRPr="003D165E">
        <w:rPr>
          <w:rFonts w:ascii="Times New Roman" w:hAnsi="Times New Roman" w:cs="Times New Roman"/>
        </w:rPr>
        <w:t xml:space="preserve"> penalizes points approaching the boundary (</w:t>
      </w:r>
      <m:oMath>
        <m:r>
          <w:rPr>
            <w:rFonts w:ascii="Cambria Math" w:hAnsi="Cambria Math" w:cs="Times New Roman"/>
          </w:rPr>
          <m:t>τ=0.95</m:t>
        </m:r>
      </m:oMath>
      <w:r w:rsidRPr="003D165E">
        <w:rPr>
          <w:rFonts w:ascii="Times New Roman" w:hAnsi="Times New Roman" w:cs="Times New Roman"/>
        </w:rPr>
        <w:t>).</w:t>
      </w:r>
    </w:p>
    <w:p w14:paraId="04727114" w14:textId="77777777" w:rsidR="00EF1988" w:rsidRPr="003D165E" w:rsidRDefault="00591BCA">
      <w:pPr>
        <w:pStyle w:val="Heading4"/>
        <w:rPr>
          <w:rFonts w:ascii="Times New Roman" w:hAnsi="Times New Roman" w:cs="Times New Roman"/>
          <w:color w:val="auto"/>
        </w:rPr>
      </w:pPr>
      <w:bookmarkStart w:id="920" w:name="riemannian-gradient-descent"/>
      <w:r w:rsidRPr="003D165E">
        <w:rPr>
          <w:rFonts w:ascii="Times New Roman" w:hAnsi="Times New Roman" w:cs="Times New Roman"/>
          <w:color w:val="auto"/>
        </w:rPr>
        <w:t>2.3.3 Riemannian Gradient Descent</w:t>
      </w:r>
      <w:bookmarkEnd w:id="920"/>
    </w:p>
    <w:p w14:paraId="3568D21A"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Optimization in hyperbolic space requires Riemannian gradient descent. The Euclidean gradient is converted to a Riemannian gradient via:</w:t>
      </w:r>
    </w:p>
    <w:p w14:paraId="1150EE03" w14:textId="4B14B7CF" w:rsidR="00EF1988" w:rsidRPr="003D165E" w:rsidRDefault="00000000">
      <w:pPr>
        <w:pStyle w:val="BodyText"/>
        <w:rPr>
          <w:rFonts w:ascii="Times New Roman" w:hAnsi="Times New Roman" w:cs="Times New Roman"/>
        </w:rPr>
      </w:pPr>
      <m:oMathPara>
        <m:oMathParaPr>
          <m:jc m:val="center"/>
        </m:oMathParaPr>
        <m:oMath>
          <m:sSubSup>
            <m:sSubSupPr>
              <m:ctrlPr>
                <w:ins w:id="921" w:author="Valcin, Vieux" w:date="2025-10-24T11:34:00Z" w16du:dateUtc="2025-10-24T15:34:00Z">
                  <w:rPr>
                    <w:rFonts w:ascii="Cambria Math" w:hAnsi="Cambria Math" w:cs="Times New Roman"/>
                  </w:rPr>
                </w:ins>
              </m:ctrlPr>
            </m:sSubSupPr>
            <m:e>
              <m:r>
                <w:rPr>
                  <w:rFonts w:ascii="Cambria Math" w:hAnsi="Cambria Math" w:cs="Times New Roman"/>
                </w:rPr>
                <m:t>∇</m:t>
              </m:r>
            </m:e>
            <m:sub>
              <m:sSub>
                <m:sSubPr>
                  <m:ctrlPr>
                    <w:ins w:id="922"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sub>
            <m:sup>
              <m:r>
                <w:rPr>
                  <w:rFonts w:ascii="Cambria Math" w:hAnsi="Cambria Math" w:cs="Times New Roman"/>
                </w:rPr>
                <m:t>R</m:t>
              </m:r>
            </m:sup>
          </m:sSubSup>
          <m:r>
            <w:ins w:id="923" w:author="Valcin, Vieux" w:date="2025-10-24T13:08:00Z" w16du:dateUtc="2025-10-24T17:08:00Z">
              <m:rPr>
                <m:scr m:val="script"/>
              </m:rPr>
              <w:rPr>
                <w:rFonts w:ascii="Cambria Math" w:hAnsi="Cambria Math" w:cs="Times New Roman"/>
              </w:rPr>
              <m:t>L</m:t>
            </w:ins>
          </m:r>
          <m:r>
            <w:del w:id="924" w:author="Valcin, Vieux" w:date="2025-10-24T13:08:00Z" w16du:dateUtc="2025-10-24T17:08:00Z">
              <w:rPr>
                <w:rFonts w:ascii="Cambria Math" w:hAnsi="Cambria Math" w:cs="Times New Roman"/>
              </w:rPr>
              <m:t>L</m:t>
            </w:del>
          </m:r>
          <m:r>
            <w:rPr>
              <w:rFonts w:ascii="Cambria Math" w:hAnsi="Cambria Math" w:cs="Times New Roman"/>
            </w:rPr>
            <m:t>=</m:t>
          </m:r>
          <m:sSup>
            <m:sSupPr>
              <m:ctrlPr>
                <w:ins w:id="925" w:author="Valcin, Vieux" w:date="2025-10-24T11:34:00Z" w16du:dateUtc="2025-10-24T15:34:00Z">
                  <w:rPr>
                    <w:rFonts w:ascii="Cambria Math" w:hAnsi="Cambria Math" w:cs="Times New Roman"/>
                  </w:rPr>
                </w:ins>
              </m:ctrlPr>
            </m:sSupPr>
            <m:e>
              <m:d>
                <m:dPr>
                  <m:ctrlPr>
                    <w:ins w:id="926" w:author="Valcin, Vieux" w:date="2025-10-24T11:34:00Z" w16du:dateUtc="2025-10-24T15:34:00Z">
                      <w:rPr>
                        <w:rFonts w:ascii="Cambria Math" w:hAnsi="Cambria Math" w:cs="Times New Roman"/>
                      </w:rPr>
                    </w:ins>
                  </m:ctrlPr>
                </m:dPr>
                <m:e>
                  <m:f>
                    <m:fPr>
                      <m:ctrlPr>
                        <w:ins w:id="927" w:author="Valcin, Vieux" w:date="2025-10-24T11:34:00Z" w16du:dateUtc="2025-10-24T15:34:00Z">
                          <w:rPr>
                            <w:rFonts w:ascii="Cambria Math" w:hAnsi="Cambria Math" w:cs="Times New Roman"/>
                          </w:rPr>
                        </w:ins>
                      </m:ctrlPr>
                    </m:fPr>
                    <m:num>
                      <m:r>
                        <w:rPr>
                          <w:rFonts w:ascii="Cambria Math" w:hAnsi="Cambria Math" w:cs="Times New Roman"/>
                        </w:rPr>
                        <m:t>1-∥</m:t>
                      </m:r>
                      <m:sSub>
                        <m:sSubPr>
                          <m:ctrlPr>
                            <w:ins w:id="928"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sSup>
                        <m:sSupPr>
                          <m:ctrlPr>
                            <w:ins w:id="929"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den>
                  </m:f>
                </m:e>
              </m:d>
            </m:e>
            <m:sup>
              <m:r>
                <w:rPr>
                  <w:rFonts w:ascii="Cambria Math" w:hAnsi="Cambria Math" w:cs="Times New Roman"/>
                </w:rPr>
                <m:t>2</m:t>
              </m:r>
            </m:sup>
          </m:sSup>
          <m:sSubSup>
            <m:sSubSupPr>
              <m:ctrlPr>
                <w:ins w:id="930" w:author="Valcin, Vieux" w:date="2025-10-24T11:34:00Z" w16du:dateUtc="2025-10-24T15:34:00Z">
                  <w:rPr>
                    <w:rFonts w:ascii="Cambria Math" w:hAnsi="Cambria Math" w:cs="Times New Roman"/>
                  </w:rPr>
                </w:ins>
              </m:ctrlPr>
            </m:sSubSupPr>
            <m:e>
              <m:r>
                <w:rPr>
                  <w:rFonts w:ascii="Cambria Math" w:hAnsi="Cambria Math" w:cs="Times New Roman"/>
                </w:rPr>
                <m:t>∇</m:t>
              </m:r>
            </m:e>
            <m:sub>
              <m:sSub>
                <m:sSubPr>
                  <m:ctrlPr>
                    <w:ins w:id="931"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sub>
            <m:sup>
              <m:r>
                <w:rPr>
                  <w:rFonts w:ascii="Cambria Math" w:hAnsi="Cambria Math" w:cs="Times New Roman"/>
                </w:rPr>
                <m:t>E</m:t>
              </m:r>
            </m:sup>
          </m:sSubSup>
          <m:r>
            <w:ins w:id="932" w:author="Valcin, Vieux" w:date="2025-10-24T13:08:00Z" w16du:dateUtc="2025-10-24T17:08:00Z">
              <m:rPr>
                <m:scr m:val="script"/>
              </m:rPr>
              <w:rPr>
                <w:rFonts w:ascii="Cambria Math" w:hAnsi="Cambria Math" w:cs="Times New Roman"/>
              </w:rPr>
              <m:t>L</m:t>
            </w:ins>
          </m:r>
          <m:r>
            <w:del w:id="933" w:author="Valcin, Vieux" w:date="2025-10-24T13:08:00Z" w16du:dateUtc="2025-10-24T17:08:00Z">
              <w:rPr>
                <w:rFonts w:ascii="Cambria Math" w:hAnsi="Cambria Math" w:cs="Times New Roman"/>
              </w:rPr>
              <m:t>L</m:t>
            </w:del>
          </m:r>
        </m:oMath>
      </m:oMathPara>
    </w:p>
    <w:p w14:paraId="68C7B644" w14:textId="7C2FFFEB"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where </w:t>
      </w:r>
      <m:oMath>
        <m:sSubSup>
          <m:sSubSupPr>
            <m:ctrlPr>
              <w:ins w:id="934" w:author="Valcin, Vieux" w:date="2025-10-24T11:34:00Z" w16du:dateUtc="2025-10-24T15:34:00Z">
                <w:rPr>
                  <w:rFonts w:ascii="Cambria Math" w:hAnsi="Cambria Math" w:cs="Times New Roman"/>
                </w:rPr>
              </w:ins>
            </m:ctrlPr>
          </m:sSubSupPr>
          <m:e>
            <m:r>
              <w:rPr>
                <w:rFonts w:ascii="Cambria Math" w:hAnsi="Cambria Math" w:cs="Times New Roman"/>
              </w:rPr>
              <m:t>∇</m:t>
            </m:r>
          </m:e>
          <m:sub>
            <m:sSub>
              <m:sSubPr>
                <m:ctrlPr>
                  <w:ins w:id="935"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sub>
          <m:sup>
            <m:r>
              <w:rPr>
                <w:rFonts w:ascii="Cambria Math" w:hAnsi="Cambria Math" w:cs="Times New Roman"/>
              </w:rPr>
              <m:t>E</m:t>
            </m:r>
          </m:sup>
        </m:sSubSup>
        <m:r>
          <w:ins w:id="936" w:author="Valcin, Vieux" w:date="2025-10-24T13:08:00Z" w16du:dateUtc="2025-10-24T17:08:00Z">
            <m:rPr>
              <m:scr m:val="script"/>
            </m:rPr>
            <w:rPr>
              <w:rFonts w:ascii="Cambria Math" w:hAnsi="Cambria Math" w:cs="Times New Roman"/>
            </w:rPr>
            <m:t>L</m:t>
          </w:ins>
        </m:r>
        <m:r>
          <w:del w:id="937" w:author="Valcin, Vieux" w:date="2025-10-24T13:08:00Z" w16du:dateUtc="2025-10-24T17:08:00Z">
            <w:rPr>
              <w:rFonts w:ascii="Cambria Math" w:hAnsi="Cambria Math" w:cs="Times New Roman"/>
            </w:rPr>
            <m:t>L</m:t>
          </w:del>
        </m:r>
      </m:oMath>
      <w:r w:rsidRPr="003D165E">
        <w:rPr>
          <w:rFonts w:ascii="Times New Roman" w:hAnsi="Times New Roman" w:cs="Times New Roman"/>
        </w:rPr>
        <w:t xml:space="preserve"> is the standard Euclidean gradient.</w:t>
      </w:r>
    </w:p>
    <w:p w14:paraId="50A82BFD"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Update Rule:</w:t>
      </w:r>
    </w:p>
    <w:p w14:paraId="5EAC6838" w14:textId="7ACF9CB7" w:rsidR="00EF1988" w:rsidRPr="003D165E" w:rsidRDefault="00000000">
      <w:pPr>
        <w:pStyle w:val="BodyText"/>
        <w:rPr>
          <w:rFonts w:ascii="Times New Roman" w:hAnsi="Times New Roman" w:cs="Times New Roman"/>
        </w:rPr>
      </w:pPr>
      <m:oMathPara>
        <m:oMathParaPr>
          <m:jc m:val="center"/>
        </m:oMathParaPr>
        <m:oMath>
          <m:sSubSup>
            <m:sSubSupPr>
              <m:ctrlPr>
                <w:ins w:id="938" w:author="Valcin, Vieux" w:date="2025-10-24T11:34:00Z" w16du:dateUtc="2025-10-24T15:34:00Z">
                  <w:rPr>
                    <w:rFonts w:ascii="Cambria Math" w:hAnsi="Cambria Math" w:cs="Times New Roman"/>
                  </w:rPr>
                </w:ins>
              </m:ctrlPr>
            </m:sSubSupPr>
            <m:e>
              <m:r>
                <w:rPr>
                  <w:rFonts w:ascii="Cambria Math" w:hAnsi="Cambria Math" w:cs="Times New Roman"/>
                </w:rPr>
                <m:t>y</m:t>
              </m:r>
            </m:e>
            <m:sub>
              <m:r>
                <w:rPr>
                  <w:rFonts w:ascii="Cambria Math" w:hAnsi="Cambria Math" w:cs="Times New Roman"/>
                </w:rPr>
                <m:t>i</m:t>
              </m:r>
            </m:sub>
            <m:sup>
              <m:d>
                <m:dPr>
                  <m:ctrlPr>
                    <w:ins w:id="939" w:author="Valcin, Vieux" w:date="2025-10-24T12:18:00Z" w16du:dateUtc="2025-10-24T16:18:00Z">
                      <w:rPr>
                        <w:rFonts w:ascii="Cambria Math" w:hAnsi="Cambria Math" w:cs="Times New Roman"/>
                        <w:i/>
                      </w:rPr>
                    </w:ins>
                  </m:ctrlPr>
                </m:dPr>
                <m:e>
                  <m:r>
                    <w:rPr>
                      <w:rFonts w:ascii="Cambria Math" w:hAnsi="Cambria Math" w:cs="Times New Roman"/>
                    </w:rPr>
                    <m:t>t+1</m:t>
                  </m:r>
                </m:e>
              </m:d>
            </m:sup>
          </m:sSubSup>
          <m:r>
            <w:rPr>
              <w:rFonts w:ascii="Cambria Math" w:hAnsi="Cambria Math" w:cs="Times New Roman"/>
            </w:rPr>
            <m:t>=</m:t>
          </m:r>
          <m:sSub>
            <m:sSubPr>
              <m:ctrlPr>
                <w:ins w:id="940" w:author="Valcin, Vieux" w:date="2025-10-24T11:34:00Z" w16du:dateUtc="2025-10-24T15:34:00Z">
                  <w:rPr>
                    <w:rFonts w:ascii="Cambria Math" w:hAnsi="Cambria Math" w:cs="Times New Roman"/>
                  </w:rPr>
                </w:ins>
              </m:ctrlPr>
            </m:sSubPr>
            <m:e>
              <m:r>
                <m:rPr>
                  <m:nor/>
                </m:rPr>
                <w:rPr>
                  <w:rFonts w:ascii="Times New Roman" w:hAnsi="Times New Roman" w:cs="Times New Roman"/>
                </w:rPr>
                <m:t>exp</m:t>
              </m:r>
            </m:e>
            <m:sub>
              <m:sSubSup>
                <m:sSubSupPr>
                  <m:ctrlPr>
                    <w:ins w:id="941" w:author="Valcin, Vieux" w:date="2025-10-24T11:34:00Z" w16du:dateUtc="2025-10-24T15:34:00Z">
                      <w:rPr>
                        <w:rFonts w:ascii="Cambria Math" w:hAnsi="Cambria Math" w:cs="Times New Roman"/>
                      </w:rPr>
                    </w:ins>
                  </m:ctrlPr>
                </m:sSubSupPr>
                <m:e>
                  <m:r>
                    <w:rPr>
                      <w:rFonts w:ascii="Cambria Math" w:hAnsi="Cambria Math" w:cs="Times New Roman"/>
                    </w:rPr>
                    <m:t>y</m:t>
                  </m:r>
                </m:e>
                <m:sub>
                  <m:r>
                    <w:rPr>
                      <w:rFonts w:ascii="Cambria Math" w:hAnsi="Cambria Math" w:cs="Times New Roman"/>
                    </w:rPr>
                    <m:t>i</m:t>
                  </m:r>
                </m:sub>
                <m:sup>
                  <m:d>
                    <m:dPr>
                      <m:ctrlPr>
                        <w:ins w:id="942" w:author="Valcin, Vieux" w:date="2025-10-24T12:18:00Z" w16du:dateUtc="2025-10-24T16:18:00Z">
                          <w:rPr>
                            <w:rFonts w:ascii="Cambria Math" w:hAnsi="Cambria Math" w:cs="Times New Roman"/>
                            <w:i/>
                          </w:rPr>
                        </w:ins>
                      </m:ctrlPr>
                    </m:dPr>
                    <m:e>
                      <m:r>
                        <w:rPr>
                          <w:rFonts w:ascii="Cambria Math" w:hAnsi="Cambria Math" w:cs="Times New Roman"/>
                        </w:rPr>
                        <m:t>t</m:t>
                      </m:r>
                    </m:e>
                  </m:d>
                </m:sup>
              </m:sSubSup>
            </m:sub>
          </m:sSub>
          <m:d>
            <m:dPr>
              <m:ctrlPr>
                <w:ins w:id="943" w:author="Valcin, Vieux" w:date="2025-10-24T11:34:00Z" w16du:dateUtc="2025-10-24T15:34:00Z">
                  <w:rPr>
                    <w:rFonts w:ascii="Cambria Math" w:hAnsi="Cambria Math" w:cs="Times New Roman"/>
                  </w:rPr>
                </w:ins>
              </m:ctrlPr>
            </m:dPr>
            <m:e>
              <m:r>
                <w:rPr>
                  <w:rFonts w:ascii="Cambria Math" w:hAnsi="Cambria Math" w:cs="Times New Roman"/>
                </w:rPr>
                <m:t>-η</m:t>
              </m:r>
              <m:sSubSup>
                <m:sSubSupPr>
                  <m:ctrlPr>
                    <w:ins w:id="944" w:author="Valcin, Vieux" w:date="2025-10-24T11:34:00Z" w16du:dateUtc="2025-10-24T15:34:00Z">
                      <w:rPr>
                        <w:rFonts w:ascii="Cambria Math" w:hAnsi="Cambria Math" w:cs="Times New Roman"/>
                      </w:rPr>
                    </w:ins>
                  </m:ctrlPr>
                </m:sSubSupPr>
                <m:e>
                  <m:r>
                    <w:rPr>
                      <w:rFonts w:ascii="Cambria Math" w:hAnsi="Cambria Math" w:cs="Times New Roman"/>
                    </w:rPr>
                    <m:t>∇</m:t>
                  </m:r>
                </m:e>
                <m:sub>
                  <m:sSub>
                    <m:sSubPr>
                      <m:ctrlPr>
                        <w:ins w:id="945"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sub>
                <m:sup>
                  <m:r>
                    <w:rPr>
                      <w:rFonts w:ascii="Cambria Math" w:hAnsi="Cambria Math" w:cs="Times New Roman"/>
                    </w:rPr>
                    <m:t>R</m:t>
                  </m:r>
                </m:sup>
              </m:sSubSup>
              <m:r>
                <w:rPr>
                  <w:rFonts w:ascii="Cambria Math" w:hAnsi="Cambria Math" w:cs="Times New Roman"/>
                </w:rPr>
                <m:t>L</m:t>
              </m:r>
            </m:e>
          </m:d>
        </m:oMath>
      </m:oMathPara>
    </w:p>
    <w:p w14:paraId="172707FC" w14:textId="1C861788"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where </w:t>
      </w:r>
      <m:oMath>
        <m:sSub>
          <m:sSubPr>
            <m:ctrlPr>
              <w:ins w:id="946" w:author="Valcin, Vieux" w:date="2025-10-24T11:34:00Z" w16du:dateUtc="2025-10-24T15:34:00Z">
                <w:rPr>
                  <w:rFonts w:ascii="Cambria Math" w:hAnsi="Cambria Math" w:cs="Times New Roman"/>
                </w:rPr>
              </w:ins>
            </m:ctrlPr>
          </m:sSubPr>
          <m:e>
            <m:r>
              <m:rPr>
                <m:nor/>
              </m:rPr>
              <w:rPr>
                <w:rFonts w:ascii="Times New Roman" w:hAnsi="Times New Roman" w:cs="Times New Roman"/>
              </w:rPr>
              <m:t>exp</m:t>
            </m:r>
          </m:e>
          <m:sub>
            <m:r>
              <w:rPr>
                <w:rFonts w:ascii="Cambria Math" w:hAnsi="Cambria Math" w:cs="Times New Roman"/>
              </w:rPr>
              <m:t>y</m:t>
            </m:r>
          </m:sub>
        </m:sSub>
        <m:d>
          <m:dPr>
            <m:ctrlPr>
              <w:ins w:id="947" w:author="Valcin, Vieux" w:date="2025-10-24T12:18:00Z" w16du:dateUtc="2025-10-24T16:18:00Z">
                <w:rPr>
                  <w:rFonts w:ascii="Cambria Math" w:hAnsi="Cambria Math" w:cs="Times New Roman"/>
                  <w:i/>
                </w:rPr>
              </w:ins>
            </m:ctrlPr>
          </m:dPr>
          <m:e>
            <m:r>
              <w:rPr>
                <w:rFonts w:ascii="Cambria Math" w:hAnsi="Cambria Math" w:cs="Times New Roman"/>
              </w:rPr>
              <m:t>v</m:t>
            </m:r>
          </m:e>
        </m:d>
      </m:oMath>
      <w:r w:rsidRPr="003D165E">
        <w:rPr>
          <w:rFonts w:ascii="Times New Roman" w:hAnsi="Times New Roman" w:cs="Times New Roman"/>
        </w:rPr>
        <w:t xml:space="preserve"> is the exponential map in the Poincaré ball:</w:t>
      </w:r>
    </w:p>
    <w:p w14:paraId="4F6A07A4" w14:textId="6173696F" w:rsidR="00EF1988" w:rsidRPr="003D165E" w:rsidRDefault="00000000">
      <w:pPr>
        <w:pStyle w:val="BodyText"/>
        <w:rPr>
          <w:rFonts w:ascii="Times New Roman" w:hAnsi="Times New Roman" w:cs="Times New Roman"/>
        </w:rPr>
      </w:pPr>
      <m:oMathPara>
        <m:oMathParaPr>
          <m:jc m:val="center"/>
        </m:oMathParaPr>
        <m:oMath>
          <m:sSub>
            <m:sSubPr>
              <m:ctrlPr>
                <w:ins w:id="948" w:author="Valcin, Vieux" w:date="2025-10-24T11:34:00Z" w16du:dateUtc="2025-10-24T15:34:00Z">
                  <w:rPr>
                    <w:rFonts w:ascii="Cambria Math" w:hAnsi="Cambria Math" w:cs="Times New Roman"/>
                  </w:rPr>
                </w:ins>
              </m:ctrlPr>
            </m:sSubPr>
            <m:e>
              <m:r>
                <m:rPr>
                  <m:nor/>
                </m:rPr>
                <w:rPr>
                  <w:rFonts w:ascii="Times New Roman" w:hAnsi="Times New Roman" w:cs="Times New Roman"/>
                </w:rPr>
                <m:t>exp</m:t>
              </m:r>
            </m:e>
            <m:sub>
              <m:r>
                <w:rPr>
                  <w:rFonts w:ascii="Cambria Math" w:hAnsi="Cambria Math" w:cs="Times New Roman"/>
                </w:rPr>
                <m:t>y</m:t>
              </m:r>
            </m:sub>
          </m:sSub>
          <m:d>
            <m:dPr>
              <m:ctrlPr>
                <w:ins w:id="949" w:author="Valcin, Vieux" w:date="2025-10-24T12:18:00Z" w16du:dateUtc="2025-10-24T16:18:00Z">
                  <w:rPr>
                    <w:rFonts w:ascii="Cambria Math" w:hAnsi="Cambria Math" w:cs="Times New Roman"/>
                    <w:i/>
                  </w:rPr>
                </w:ins>
              </m:ctrlPr>
            </m:dPr>
            <m:e>
              <m:r>
                <w:rPr>
                  <w:rFonts w:ascii="Cambria Math" w:hAnsi="Cambria Math" w:cs="Times New Roman"/>
                </w:rPr>
                <m:t>v</m:t>
              </m:r>
            </m:e>
          </m:d>
          <m:r>
            <w:rPr>
              <w:rFonts w:ascii="Cambria Math" w:hAnsi="Cambria Math" w:cs="Times New Roman"/>
            </w:rPr>
            <m:t>=y⊕</m:t>
          </m:r>
          <m:r>
            <m:rPr>
              <m:nor/>
            </m:rPr>
            <w:rPr>
              <w:rFonts w:ascii="Times New Roman" w:hAnsi="Times New Roman" w:cs="Times New Roman"/>
            </w:rPr>
            <m:t>tanh</m:t>
          </m:r>
          <m:d>
            <m:dPr>
              <m:ctrlPr>
                <w:ins w:id="950" w:author="Valcin, Vieux" w:date="2025-10-24T11:34:00Z" w16du:dateUtc="2025-10-24T15:34:00Z">
                  <w:rPr>
                    <w:rFonts w:ascii="Cambria Math" w:hAnsi="Cambria Math" w:cs="Times New Roman"/>
                  </w:rPr>
                </w:ins>
              </m:ctrlPr>
            </m:dPr>
            <m:e>
              <m:f>
                <m:fPr>
                  <m:ctrlPr>
                    <w:ins w:id="951" w:author="Valcin, Vieux" w:date="2025-10-24T11:34:00Z" w16du:dateUtc="2025-10-24T15:34:00Z">
                      <w:rPr>
                        <w:rFonts w:ascii="Cambria Math" w:hAnsi="Cambria Math" w:cs="Times New Roman"/>
                      </w:rPr>
                    </w:ins>
                  </m:ctrlPr>
                </m:fPr>
                <m:num>
                  <m:sSub>
                    <m:sSubPr>
                      <m:ctrlPr>
                        <w:ins w:id="952" w:author="Valcin, Vieux" w:date="2025-10-24T11:34:00Z" w16du:dateUtc="2025-10-24T15:34:00Z">
                          <w:rPr>
                            <w:rFonts w:ascii="Cambria Math" w:hAnsi="Cambria Math" w:cs="Times New Roman"/>
                          </w:rPr>
                        </w:ins>
                      </m:ctrlPr>
                    </m:sSubPr>
                    <m:e>
                      <m:r>
                        <w:rPr>
                          <w:rFonts w:ascii="Cambria Math" w:hAnsi="Cambria Math" w:cs="Times New Roman"/>
                        </w:rPr>
                        <m:t>λ</m:t>
                      </m:r>
                    </m:e>
                    <m:sub>
                      <m:r>
                        <w:rPr>
                          <w:rFonts w:ascii="Cambria Math" w:hAnsi="Cambria Math" w:cs="Times New Roman"/>
                        </w:rPr>
                        <m:t>y</m:t>
                      </m:r>
                    </m:sub>
                  </m:sSub>
                  <m:r>
                    <w:rPr>
                      <w:rFonts w:ascii="Cambria Math" w:hAnsi="Cambria Math" w:cs="Times New Roman"/>
                    </w:rPr>
                    <m:t>∥v∥</m:t>
                  </m:r>
                </m:num>
                <m:den>
                  <m:r>
                    <w:rPr>
                      <w:rFonts w:ascii="Cambria Math" w:hAnsi="Cambria Math" w:cs="Times New Roman"/>
                    </w:rPr>
                    <m:t>2</m:t>
                  </m:r>
                </m:den>
              </m:f>
            </m:e>
          </m:d>
          <m:f>
            <m:fPr>
              <m:ctrlPr>
                <w:ins w:id="953" w:author="Valcin, Vieux" w:date="2025-10-24T11:34:00Z" w16du:dateUtc="2025-10-24T15:34:00Z">
                  <w:rPr>
                    <w:rFonts w:ascii="Cambria Math" w:hAnsi="Cambria Math" w:cs="Times New Roman"/>
                  </w:rPr>
                </w:ins>
              </m:ctrlPr>
            </m:fPr>
            <m:num>
              <m:r>
                <w:rPr>
                  <w:rFonts w:ascii="Cambria Math" w:hAnsi="Cambria Math" w:cs="Times New Roman"/>
                </w:rPr>
                <m:t>v</m:t>
              </m:r>
            </m:num>
            <m:den>
              <m:r>
                <w:rPr>
                  <w:rFonts w:ascii="Cambria Math" w:hAnsi="Cambria Math" w:cs="Times New Roman"/>
                </w:rPr>
                <m:t>∥v∥</m:t>
              </m:r>
            </m:den>
          </m:f>
        </m:oMath>
      </m:oMathPara>
    </w:p>
    <w:p w14:paraId="31B40827"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with </w:t>
      </w:r>
      <m:oMath>
        <m:sSub>
          <m:sSubPr>
            <m:ctrlPr>
              <w:ins w:id="954" w:author="Valcin, Vieux" w:date="2025-10-24T11:34:00Z" w16du:dateUtc="2025-10-24T15:34:00Z">
                <w:rPr>
                  <w:rFonts w:ascii="Cambria Math" w:hAnsi="Cambria Math" w:cs="Times New Roman"/>
                </w:rPr>
              </w:ins>
            </m:ctrlPr>
          </m:sSubPr>
          <m:e>
            <m:r>
              <w:rPr>
                <w:rFonts w:ascii="Cambria Math" w:hAnsi="Cambria Math" w:cs="Times New Roman"/>
              </w:rPr>
              <m:t>λ</m:t>
            </m:r>
          </m:e>
          <m:sub>
            <m:r>
              <w:rPr>
                <w:rFonts w:ascii="Cambria Math" w:hAnsi="Cambria Math" w:cs="Times New Roman"/>
              </w:rPr>
              <m:t>y</m:t>
            </m:r>
          </m:sub>
        </m:sSub>
        <m:r>
          <w:rPr>
            <w:rFonts w:ascii="Cambria Math" w:hAnsi="Cambria Math" w:cs="Times New Roman"/>
          </w:rPr>
          <m:t>=</m:t>
        </m:r>
        <m:f>
          <m:fPr>
            <m:ctrlPr>
              <w:ins w:id="955" w:author="Valcin, Vieux" w:date="2025-10-24T11:34:00Z" w16du:dateUtc="2025-10-24T15:34:00Z">
                <w:rPr>
                  <w:rFonts w:ascii="Cambria Math" w:hAnsi="Cambria Math" w:cs="Times New Roman"/>
                </w:rPr>
              </w:ins>
            </m:ctrlPr>
          </m:fPr>
          <m:num>
            <m:r>
              <w:rPr>
                <w:rFonts w:ascii="Cambria Math" w:hAnsi="Cambria Math" w:cs="Times New Roman"/>
              </w:rPr>
              <m:t>2</m:t>
            </m:r>
          </m:num>
          <m:den>
            <m:r>
              <w:rPr>
                <w:rFonts w:ascii="Cambria Math" w:hAnsi="Cambria Math" w:cs="Times New Roman"/>
              </w:rPr>
              <m:t>1-∥y</m:t>
            </m:r>
            <m:sSup>
              <m:sSupPr>
                <m:ctrlPr>
                  <w:ins w:id="956"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den>
        </m:f>
      </m:oMath>
      <w:r w:rsidRPr="003D165E">
        <w:rPr>
          <w:rFonts w:ascii="Times New Roman" w:hAnsi="Times New Roman" w:cs="Times New Roman"/>
        </w:rPr>
        <w:t xml:space="preserve"> and </w:t>
      </w:r>
      <m:oMath>
        <m:r>
          <w:rPr>
            <w:rFonts w:ascii="Cambria Math" w:hAnsi="Cambria Math" w:cs="Times New Roman"/>
          </w:rPr>
          <m:t>⊕</m:t>
        </m:r>
      </m:oMath>
      <w:r w:rsidRPr="003D165E">
        <w:rPr>
          <w:rFonts w:ascii="Times New Roman" w:hAnsi="Times New Roman" w:cs="Times New Roman"/>
        </w:rPr>
        <w:t xml:space="preserve"> denoting Möbius addition.</w:t>
      </w:r>
    </w:p>
    <w:p w14:paraId="62A99762"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Gradients:</w:t>
      </w:r>
    </w:p>
    <w:p w14:paraId="1F2174ED"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rPr>
        <w:t>For the attractive component:</w:t>
      </w:r>
    </w:p>
    <w:p w14:paraId="618F7845" w14:textId="3FB0AA74" w:rsidR="00EF1988" w:rsidRPr="003D165E" w:rsidRDefault="00000000">
      <w:pPr>
        <w:pStyle w:val="BodyText"/>
        <w:rPr>
          <w:rFonts w:ascii="Times New Roman" w:hAnsi="Times New Roman" w:cs="Times New Roman"/>
        </w:rPr>
      </w:pPr>
      <m:oMathPara>
        <m:oMathParaPr>
          <m:jc m:val="center"/>
        </m:oMathParaPr>
        <m:oMath>
          <m:f>
            <m:fPr>
              <m:ctrlPr>
                <w:ins w:id="957" w:author="Valcin, Vieux" w:date="2025-10-24T11:34:00Z" w16du:dateUtc="2025-10-24T15:34:00Z">
                  <w:rPr>
                    <w:rFonts w:ascii="Cambria Math" w:hAnsi="Cambria Math" w:cs="Times New Roman"/>
                  </w:rPr>
                </w:ins>
              </m:ctrlPr>
            </m:fPr>
            <m:num>
              <m:r>
                <w:rPr>
                  <w:rFonts w:ascii="Cambria Math" w:hAnsi="Cambria Math" w:cs="Times New Roman"/>
                </w:rPr>
                <m:t>∂</m:t>
              </m:r>
              <m:sSub>
                <m:sSubPr>
                  <m:ctrlPr>
                    <w:ins w:id="958" w:author="Valcin, Vieux" w:date="2025-10-24T11:34:00Z" w16du:dateUtc="2025-10-24T15:34:00Z">
                      <w:rPr>
                        <w:rFonts w:ascii="Cambria Math" w:hAnsi="Cambria Math" w:cs="Times New Roman"/>
                      </w:rPr>
                    </w:ins>
                  </m:ctrlPr>
                </m:sSubPr>
                <m:e>
                  <m:r>
                    <w:ins w:id="959" w:author="Valcin, Vieux" w:date="2025-10-24T13:07:00Z" w16du:dateUtc="2025-10-24T17:07:00Z">
                      <m:rPr>
                        <m:scr m:val="script"/>
                      </m:rPr>
                      <w:rPr>
                        <w:rFonts w:ascii="Cambria Math" w:hAnsi="Cambria Math" w:cs="Times New Roman"/>
                      </w:rPr>
                      <m:t>L</m:t>
                    </w:ins>
                  </m:r>
                  <m:r>
                    <w:del w:id="960" w:author="Valcin, Vieux" w:date="2025-10-24T13:07:00Z" w16du:dateUtc="2025-10-24T17:07:00Z">
                      <w:rPr>
                        <w:rFonts w:ascii="Cambria Math" w:hAnsi="Cambria Math" w:cs="Times New Roman"/>
                      </w:rPr>
                      <m:t>L</m:t>
                    </w:del>
                  </m:r>
                </m:e>
                <m:sub>
                  <m:r>
                    <w:rPr>
                      <w:rFonts w:ascii="Cambria Math" w:hAnsi="Cambria Math" w:cs="Times New Roman"/>
                    </w:rPr>
                    <m:t>attract</m:t>
                  </m:r>
                </m:sub>
              </m:sSub>
            </m:num>
            <m:den>
              <m:r>
                <w:rPr>
                  <w:rFonts w:ascii="Cambria Math" w:hAnsi="Cambria Math" w:cs="Times New Roman"/>
                </w:rPr>
                <m:t>∂</m:t>
              </m:r>
              <m:sSub>
                <m:sSubPr>
                  <m:ctrlPr>
                    <w:ins w:id="961"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=-2ab</m:t>
          </m:r>
          <m:nary>
            <m:naryPr>
              <m:chr m:val="∑"/>
              <m:limLoc m:val="undOvr"/>
              <m:supHide m:val="1"/>
              <m:ctrlPr>
                <w:ins w:id="962" w:author="Valcin, Vieux" w:date="2025-10-24T11:34:00Z" w16du:dateUtc="2025-10-24T15:34:00Z">
                  <w:rPr>
                    <w:rFonts w:ascii="Cambria Math" w:hAnsi="Cambria Math" w:cs="Times New Roman"/>
                  </w:rPr>
                </w:ins>
              </m:ctrlPr>
            </m:naryPr>
            <m:sub>
              <m:r>
                <w:rPr>
                  <w:rFonts w:ascii="Cambria Math" w:hAnsi="Cambria Math" w:cs="Times New Roman"/>
                </w:rPr>
                <m:t>j∈</m:t>
              </m:r>
              <m:sSub>
                <m:sSubPr>
                  <m:ctrlPr>
                    <w:ins w:id="963" w:author="Valcin, Vieux" w:date="2025-10-24T11:34:00Z" w16du:dateUtc="2025-10-24T15:34:00Z">
                      <w:rPr>
                        <w:rFonts w:ascii="Cambria Math" w:hAnsi="Cambria Math" w:cs="Times New Roman"/>
                      </w:rPr>
                    </w:ins>
                  </m:ctrlPr>
                </m:sSubPr>
                <m:e>
                  <m:r>
                    <m:rPr>
                      <m:scr m:val="script"/>
                      <m:sty m:val="p"/>
                    </m:rPr>
                    <w:rPr>
                      <w:rFonts w:ascii="Cambria Math" w:hAnsi="Cambria Math" w:cs="Times New Roman"/>
                    </w:rPr>
                    <m:t>N</m:t>
                  </m:r>
                </m:e>
                <m:sub>
                  <m:r>
                    <w:rPr>
                      <w:rFonts w:ascii="Cambria Math" w:hAnsi="Cambria Math" w:cs="Times New Roman"/>
                    </w:rPr>
                    <m:t>i</m:t>
                  </m:r>
                </m:sub>
              </m:sSub>
            </m:sub>
            <m:sup>
              <m:r>
                <w:rPr>
                  <w:rFonts w:ascii="Cambria Math" w:hAnsi="Cambria Math" w:cs="Times New Roman"/>
                </w:rPr>
                <m:t>​</m:t>
              </m:r>
            </m:sup>
            <m:e>
              <m:r>
                <w:rPr>
                  <w:rFonts w:ascii="Cambria Math" w:hAnsi="Cambria Math" w:cs="Times New Roman"/>
                </w:rPr>
                <m:t>P</m:t>
              </m:r>
            </m:e>
          </m:nary>
          <m:d>
            <m:dPr>
              <m:ctrlPr>
                <w:ins w:id="964" w:author="Valcin, Vieux" w:date="2025-10-24T12:18:00Z" w16du:dateUtc="2025-10-24T16:18:00Z">
                  <w:rPr>
                    <w:rFonts w:ascii="Cambria Math" w:hAnsi="Cambria Math" w:cs="Times New Roman"/>
                    <w:i/>
                  </w:rPr>
                </w:ins>
              </m:ctrlPr>
            </m:dPr>
            <m:e>
              <m:r>
                <w:rPr>
                  <w:rFonts w:ascii="Cambria Math" w:hAnsi="Cambria Math" w:cs="Times New Roman"/>
                </w:rPr>
                <m:t>i,j</m:t>
              </m:r>
            </m:e>
          </m:d>
          <m:d>
            <m:dPr>
              <m:ctrlPr>
                <w:ins w:id="965" w:author="Valcin, Vieux" w:date="2025-10-24T12:18:00Z" w16du:dateUtc="2025-10-24T16:18:00Z">
                  <w:rPr>
                    <w:rFonts w:ascii="Cambria Math" w:hAnsi="Cambria Math" w:cs="Times New Roman"/>
                    <w:i/>
                  </w:rPr>
                </w:ins>
              </m:ctrlPr>
            </m:dPr>
            <m:e>
              <m:r>
                <w:rPr>
                  <w:rFonts w:ascii="Cambria Math" w:hAnsi="Cambria Math" w:cs="Times New Roman"/>
                </w:rPr>
                <m:t>1-Q</m:t>
              </m:r>
              <m:d>
                <m:dPr>
                  <m:ctrlPr>
                    <w:ins w:id="966" w:author="Valcin, Vieux" w:date="2025-10-24T12:18:00Z" w16du:dateUtc="2025-10-24T16:18:00Z">
                      <w:rPr>
                        <w:rFonts w:ascii="Cambria Math" w:hAnsi="Cambria Math" w:cs="Times New Roman"/>
                        <w:i/>
                      </w:rPr>
                    </w:ins>
                  </m:ctrlPr>
                </m:dPr>
                <m:e>
                  <m:r>
                    <w:rPr>
                      <w:rFonts w:ascii="Cambria Math" w:hAnsi="Cambria Math" w:cs="Times New Roman"/>
                    </w:rPr>
                    <m:t>i,j</m:t>
                  </m:r>
                </m:e>
              </m:d>
            </m:e>
          </m:d>
          <m:r>
            <w:rPr>
              <w:rFonts w:ascii="Cambria Math" w:hAnsi="Cambria Math" w:cs="Times New Roman"/>
            </w:rPr>
            <m:t>⋅</m:t>
          </m:r>
          <m:sSubSup>
            <m:sSubSupPr>
              <m:ctrlPr>
                <w:ins w:id="967" w:author="Valcin, Vieux" w:date="2025-10-24T11:34:00Z" w16du:dateUtc="2025-10-24T15:34:00Z">
                  <w:rPr>
                    <w:rFonts w:ascii="Cambria Math" w:hAnsi="Cambria Math" w:cs="Times New Roman"/>
                  </w:rPr>
                </w:ins>
              </m:ctrlPr>
            </m:sSubSupPr>
            <m:e>
              <m:r>
                <w:rPr>
                  <w:rFonts w:ascii="Cambria Math" w:hAnsi="Cambria Math" w:cs="Times New Roman"/>
                </w:rPr>
                <m:t>d</m:t>
              </m:r>
            </m:e>
            <m:sub>
              <m:r>
                <w:rPr>
                  <w:rFonts w:ascii="Cambria Math" w:hAnsi="Cambria Math" w:cs="Times New Roman"/>
                </w:rPr>
                <m:t>ij</m:t>
              </m:r>
            </m:sub>
            <m:sup>
              <m:r>
                <w:rPr>
                  <w:rFonts w:ascii="Cambria Math" w:hAnsi="Cambria Math" w:cs="Times New Roman"/>
                </w:rPr>
                <m:t>2b-2</m:t>
              </m:r>
            </m:sup>
          </m:sSubSup>
          <m:r>
            <w:rPr>
              <w:rFonts w:ascii="Cambria Math" w:hAnsi="Cambria Math" w:cs="Times New Roman"/>
            </w:rPr>
            <m:t>⋅</m:t>
          </m:r>
          <m:d>
            <m:dPr>
              <m:ctrlPr>
                <w:ins w:id="968" w:author="Valcin, Vieux" w:date="2025-10-24T12:18:00Z" w16du:dateUtc="2025-10-24T16:18:00Z">
                  <w:rPr>
                    <w:rFonts w:ascii="Cambria Math" w:hAnsi="Cambria Math" w:cs="Times New Roman"/>
                    <w:i/>
                  </w:rPr>
                </w:ins>
              </m:ctrlPr>
            </m:dPr>
            <m:e>
              <m:sSub>
                <m:sSubPr>
                  <m:ctrlPr>
                    <w:ins w:id="969"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970"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e>
          </m:d>
        </m:oMath>
      </m:oMathPara>
    </w:p>
    <w:p w14:paraId="5805D68B"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For the repulsive component:</w:t>
      </w:r>
    </w:p>
    <w:p w14:paraId="7304666A" w14:textId="0451C93A" w:rsidR="00EF1988" w:rsidRPr="003D165E" w:rsidRDefault="00000000">
      <w:pPr>
        <w:pStyle w:val="BodyText"/>
        <w:rPr>
          <w:rFonts w:ascii="Times New Roman" w:hAnsi="Times New Roman" w:cs="Times New Roman"/>
        </w:rPr>
      </w:pPr>
      <m:oMathPara>
        <m:oMathParaPr>
          <m:jc m:val="center"/>
        </m:oMathParaPr>
        <m:oMath>
          <m:f>
            <m:fPr>
              <m:ctrlPr>
                <w:ins w:id="971" w:author="Valcin, Vieux" w:date="2025-10-24T11:34:00Z" w16du:dateUtc="2025-10-24T15:34:00Z">
                  <w:rPr>
                    <w:rFonts w:ascii="Cambria Math" w:hAnsi="Cambria Math" w:cs="Times New Roman"/>
                  </w:rPr>
                </w:ins>
              </m:ctrlPr>
            </m:fPr>
            <m:num>
              <m:r>
                <w:rPr>
                  <w:rFonts w:ascii="Cambria Math" w:hAnsi="Cambria Math" w:cs="Times New Roman"/>
                </w:rPr>
                <m:t>∂</m:t>
              </m:r>
              <m:sSub>
                <m:sSubPr>
                  <m:ctrlPr>
                    <w:ins w:id="972" w:author="Valcin, Vieux" w:date="2025-10-24T11:34:00Z" w16du:dateUtc="2025-10-24T15:34:00Z">
                      <w:rPr>
                        <w:rFonts w:ascii="Cambria Math" w:hAnsi="Cambria Math" w:cs="Times New Roman"/>
                      </w:rPr>
                    </w:ins>
                  </m:ctrlPr>
                </m:sSubPr>
                <m:e>
                  <m:r>
                    <w:ins w:id="973" w:author="Valcin, Vieux" w:date="2025-10-24T13:07:00Z" w16du:dateUtc="2025-10-24T17:07:00Z">
                      <m:rPr>
                        <m:scr m:val="script"/>
                      </m:rPr>
                      <w:rPr>
                        <w:rFonts w:ascii="Cambria Math" w:hAnsi="Cambria Math" w:cs="Times New Roman"/>
                      </w:rPr>
                      <m:t>L</m:t>
                    </w:ins>
                  </m:r>
                  <m:r>
                    <w:del w:id="974" w:author="Valcin, Vieux" w:date="2025-10-24T13:07:00Z" w16du:dateUtc="2025-10-24T17:07:00Z">
                      <w:rPr>
                        <w:rFonts w:ascii="Cambria Math" w:hAnsi="Cambria Math" w:cs="Times New Roman"/>
                      </w:rPr>
                      <m:t>L</m:t>
                    </w:del>
                  </m:r>
                </m:e>
                <m:sub>
                  <m:r>
                    <w:rPr>
                      <w:rFonts w:ascii="Cambria Math" w:hAnsi="Cambria Math" w:cs="Times New Roman"/>
                    </w:rPr>
                    <m:t>repel</m:t>
                  </m:r>
                </m:sub>
              </m:sSub>
            </m:num>
            <m:den>
              <m:r>
                <w:rPr>
                  <w:rFonts w:ascii="Cambria Math" w:hAnsi="Cambria Math" w:cs="Times New Roman"/>
                </w:rPr>
                <m:t>∂</m:t>
              </m:r>
              <m:sSub>
                <m:sSubPr>
                  <m:ctrlPr>
                    <w:ins w:id="975"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=2ab</m:t>
          </m:r>
          <m:nary>
            <m:naryPr>
              <m:chr m:val="∑"/>
              <m:limLoc m:val="undOvr"/>
              <m:supHide m:val="1"/>
              <m:ctrlPr>
                <w:ins w:id="976" w:author="Valcin, Vieux" w:date="2025-10-24T11:34:00Z" w16du:dateUtc="2025-10-24T15:34:00Z">
                  <w:rPr>
                    <w:rFonts w:ascii="Cambria Math" w:hAnsi="Cambria Math" w:cs="Times New Roman"/>
                  </w:rPr>
                </w:ins>
              </m:ctrlPr>
            </m:naryPr>
            <m:sub>
              <m:r>
                <w:rPr>
                  <w:rFonts w:ascii="Cambria Math" w:hAnsi="Cambria Math" w:cs="Times New Roman"/>
                </w:rPr>
                <m:t>k∈</m:t>
              </m:r>
              <m:sSub>
                <m:sSubPr>
                  <m:ctrlPr>
                    <w:ins w:id="977" w:author="Valcin, Vieux" w:date="2025-10-24T11:34:00Z" w16du:dateUtc="2025-10-24T15:34:00Z">
                      <w:rPr>
                        <w:rFonts w:ascii="Cambria Math" w:hAnsi="Cambria Math" w:cs="Times New Roman"/>
                      </w:rPr>
                    </w:ins>
                  </m:ctrlPr>
                </m:sSubPr>
                <m:e>
                  <m:r>
                    <m:rPr>
                      <m:scr m:val="script"/>
                      <m:sty m:val="p"/>
                    </m:rPr>
                    <w:rPr>
                      <w:rFonts w:ascii="Cambria Math" w:hAnsi="Cambria Math" w:cs="Times New Roman"/>
                    </w:rPr>
                    <m:t>S</m:t>
                  </m:r>
                </m:e>
                <m:sub>
                  <m:r>
                    <w:rPr>
                      <w:rFonts w:ascii="Cambria Math" w:hAnsi="Cambria Math" w:cs="Times New Roman"/>
                    </w:rPr>
                    <m:t>i</m:t>
                  </m:r>
                </m:sub>
              </m:sSub>
            </m:sub>
            <m:sup>
              <m:r>
                <w:rPr>
                  <w:rFonts w:ascii="Cambria Math" w:hAnsi="Cambria Math" w:cs="Times New Roman"/>
                </w:rPr>
                <m:t>​</m:t>
              </m:r>
            </m:sup>
            <m:e>
              <m:r>
                <w:rPr>
                  <w:rFonts w:ascii="Cambria Math" w:hAnsi="Cambria Math" w:cs="Times New Roman"/>
                </w:rPr>
                <m:t>(</m:t>
              </m:r>
            </m:e>
          </m:nary>
          <m:r>
            <w:rPr>
              <w:rFonts w:ascii="Cambria Math" w:hAnsi="Cambria Math" w:cs="Times New Roman"/>
            </w:rPr>
            <m:t>1-P(i,k))Q(i,k)⋅</m:t>
          </m:r>
          <m:sSubSup>
            <m:sSubSupPr>
              <m:ctrlPr>
                <w:ins w:id="978" w:author="Valcin, Vieux" w:date="2025-10-24T11:34:00Z" w16du:dateUtc="2025-10-24T15:34:00Z">
                  <w:rPr>
                    <w:rFonts w:ascii="Cambria Math" w:hAnsi="Cambria Math" w:cs="Times New Roman"/>
                  </w:rPr>
                </w:ins>
              </m:ctrlPr>
            </m:sSubSupPr>
            <m:e>
              <m:r>
                <w:rPr>
                  <w:rFonts w:ascii="Cambria Math" w:hAnsi="Cambria Math" w:cs="Times New Roman"/>
                </w:rPr>
                <m:t>d</m:t>
              </m:r>
            </m:e>
            <m:sub>
              <m:r>
                <w:rPr>
                  <w:rFonts w:ascii="Cambria Math" w:hAnsi="Cambria Math" w:cs="Times New Roman"/>
                </w:rPr>
                <m:t>ik</m:t>
              </m:r>
            </m:sub>
            <m:sup>
              <m:r>
                <w:rPr>
                  <w:rFonts w:ascii="Cambria Math" w:hAnsi="Cambria Math" w:cs="Times New Roman"/>
                </w:rPr>
                <m:t>2b-2</m:t>
              </m:r>
            </m:sup>
          </m:sSubSup>
          <m:r>
            <w:rPr>
              <w:rFonts w:ascii="Cambria Math" w:hAnsi="Cambria Math" w:cs="Times New Roman"/>
            </w:rPr>
            <m:t>⋅(</m:t>
          </m:r>
          <m:sSub>
            <m:sSubPr>
              <m:ctrlPr>
                <w:ins w:id="979"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980"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k</m:t>
              </m:r>
            </m:sub>
          </m:sSub>
          <m:r>
            <w:rPr>
              <w:rFonts w:ascii="Cambria Math" w:hAnsi="Cambria Math" w:cs="Times New Roman"/>
            </w:rPr>
            <m:t>)</m:t>
          </m:r>
        </m:oMath>
      </m:oMathPara>
    </w:p>
    <w:p w14:paraId="0AD9DB22" w14:textId="60C553F5"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where </w:t>
      </w:r>
      <m:oMath>
        <m:sSub>
          <m:sSubPr>
            <m:ctrlPr>
              <w:ins w:id="981"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m:t>
        </m:r>
        <m:sSub>
          <m:sSubPr>
            <m:ctrlPr>
              <w:ins w:id="982"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m:t>
            </m:r>
          </m:sub>
        </m:sSub>
        <m:d>
          <m:dPr>
            <m:ctrlPr>
              <w:ins w:id="983" w:author="Valcin, Vieux" w:date="2025-10-24T12:18:00Z" w16du:dateUtc="2025-10-24T16:18:00Z">
                <w:rPr>
                  <w:rFonts w:ascii="Cambria Math" w:hAnsi="Cambria Math" w:cs="Times New Roman"/>
                  <w:i/>
                </w:rPr>
              </w:ins>
            </m:ctrlPr>
          </m:dPr>
          <m:e>
            <m:sSub>
              <m:sSubPr>
                <m:ctrlPr>
                  <w:ins w:id="984"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ins w:id="985" w:author="Valcin, Vieux" w:date="2025-10-24T11:34:00Z" w16du:dateUtc="2025-10-24T15:34:00Z">
                    <w:rPr>
                      <w:rFonts w:ascii="Cambria Math" w:hAnsi="Cambria Math" w:cs="Times New Roman"/>
                    </w:rPr>
                  </w:ins>
                </m:ctrlPr>
              </m:sSubPr>
              <m:e>
                <m:r>
                  <w:rPr>
                    <w:rFonts w:ascii="Cambria Math" w:hAnsi="Cambria Math" w:cs="Times New Roman"/>
                  </w:rPr>
                  <m:t>y</m:t>
                </m:r>
              </m:e>
              <m:sub>
                <m:r>
                  <w:rPr>
                    <w:rFonts w:ascii="Cambria Math" w:hAnsi="Cambria Math" w:cs="Times New Roman"/>
                  </w:rPr>
                  <m:t>j</m:t>
                </m:r>
              </m:sub>
            </m:sSub>
          </m:e>
        </m:d>
      </m:oMath>
      <w:r w:rsidRPr="003D165E">
        <w:rPr>
          <w:rFonts w:ascii="Times New Roman" w:hAnsi="Times New Roman" w:cs="Times New Roman"/>
        </w:rPr>
        <w:t xml:space="preserve"> and parameters </w:t>
      </w:r>
      <m:oMath>
        <m:r>
          <w:rPr>
            <w:rFonts w:ascii="Cambria Math" w:hAnsi="Cambria Math" w:cs="Times New Roman"/>
          </w:rPr>
          <m:t>a=1.577</m:t>
        </m:r>
      </m:oMath>
      <w:r w:rsidRPr="003D165E">
        <w:rPr>
          <w:rFonts w:ascii="Times New Roman" w:hAnsi="Times New Roman" w:cs="Times New Roman"/>
        </w:rPr>
        <w:t xml:space="preserve">, </w:t>
      </w:r>
      <m:oMath>
        <m:r>
          <w:rPr>
            <w:rFonts w:ascii="Cambria Math" w:hAnsi="Cambria Math" w:cs="Times New Roman"/>
          </w:rPr>
          <m:t>b=0.895</m:t>
        </m:r>
      </m:oMath>
      <w:r w:rsidRPr="003D165E">
        <w:rPr>
          <w:rFonts w:ascii="Times New Roman" w:hAnsi="Times New Roman" w:cs="Times New Roman"/>
        </w:rPr>
        <w:t xml:space="preserve"> control the distribution shape.</w:t>
      </w:r>
    </w:p>
    <w:p w14:paraId="62B86D1C" w14:textId="4CF55F6B" w:rsidR="00EF1988" w:rsidRPr="003D165E" w:rsidDel="00117005" w:rsidRDefault="00000000">
      <w:pPr>
        <w:rPr>
          <w:del w:id="986" w:author="Valcin, Vieux" w:date="2025-10-24T12:19:00Z" w16du:dateUtc="2025-10-24T16:19:00Z"/>
          <w:rFonts w:ascii="Times New Roman" w:hAnsi="Times New Roman" w:cs="Times New Roman"/>
        </w:rPr>
      </w:pPr>
      <w:del w:id="987" w:author="Valcin, Vieux" w:date="2025-10-24T12:19:00Z" w16du:dateUtc="2025-10-24T16:19:00Z">
        <w:r>
          <w:rPr>
            <w:rFonts w:ascii="Times New Roman" w:hAnsi="Times New Roman" w:cs="Times New Roman"/>
          </w:rPr>
          <w:pict w14:anchorId="1648264E">
            <v:rect id="_x0000_i1030" style="width:0;height:1.5pt" o:hralign="center" o:hrstd="t" o:hr="t"/>
          </w:pict>
        </w:r>
      </w:del>
    </w:p>
    <w:p w14:paraId="583EA921" w14:textId="77777777" w:rsidR="00500EBD" w:rsidRPr="00117005" w:rsidRDefault="00500EBD">
      <w:pPr>
        <w:pPrChange w:id="988" w:author="Valcin, Vieux" w:date="2025-10-24T12:19:00Z" w16du:dateUtc="2025-10-24T16:19:00Z">
          <w:pPr>
            <w:pStyle w:val="BodyText"/>
          </w:pPr>
        </w:pPrChange>
      </w:pPr>
    </w:p>
    <w:p w14:paraId="76EB4EA5" w14:textId="77777777" w:rsidR="00500EBD" w:rsidRPr="003D165E" w:rsidRDefault="00000000">
      <w:pPr>
        <w:pStyle w:val="Heading4"/>
        <w:rPr>
          <w:rFonts w:ascii="Times New Roman" w:hAnsi="Times New Roman" w:cs="Times New Roman"/>
          <w:color w:val="auto"/>
          <w:rPrChange w:id="989" w:author="Valcin, Vieux" w:date="2025-10-24T11:35:00Z" w16du:dateUtc="2025-10-24T15:35:00Z">
            <w:rPr/>
          </w:rPrChange>
        </w:rPr>
      </w:pPr>
      <w:r w:rsidRPr="003D165E">
        <w:rPr>
          <w:rFonts w:ascii="Times New Roman" w:hAnsi="Times New Roman" w:cs="Times New Roman"/>
          <w:color w:val="auto"/>
          <w:rPrChange w:id="990" w:author="Valcin, Vieux" w:date="2025-10-24T11:35:00Z" w16du:dateUtc="2025-10-24T15:35:00Z">
            <w:rPr/>
          </w:rPrChange>
        </w:rPr>
        <w:t>2.3.4 Integrated Objective Function</w:t>
      </w:r>
    </w:p>
    <w:p w14:paraId="3C351337" w14:textId="758DBEAB" w:rsidR="00500EBD" w:rsidRPr="00E63460" w:rsidDel="003D165E" w:rsidRDefault="00000000">
      <w:pPr>
        <w:pStyle w:val="BodyText"/>
        <w:rPr>
          <w:del w:id="991" w:author="Valcin, Vieux" w:date="2025-10-24T11:36:00Z" w16du:dateUtc="2025-10-24T15:36:00Z"/>
          <w:rFonts w:ascii="Times New Roman" w:hAnsi="Times New Roman" w:cs="Times New Roman"/>
          <w:rPrChange w:id="992" w:author="Valcin, Vieux" w:date="2025-10-24T11:50:00Z" w16du:dateUtc="2025-10-24T15:50:00Z">
            <w:rPr>
              <w:del w:id="993" w:author="Valcin, Vieux" w:date="2025-10-24T11:36:00Z" w16du:dateUtc="2025-10-24T15:36:00Z"/>
            </w:rPr>
          </w:rPrChange>
        </w:rPr>
      </w:pPr>
      <w:r w:rsidRPr="003D165E">
        <w:rPr>
          <w:rFonts w:ascii="Times New Roman" w:hAnsi="Times New Roman" w:cs="Times New Roman"/>
          <w:rPrChange w:id="994" w:author="Valcin, Vieux" w:date="2025-10-24T11:35:00Z" w16du:dateUtc="2025-10-24T15:35:00Z">
            <w:rPr/>
          </w:rPrChange>
        </w:rPr>
        <w:t xml:space="preserve">To ensure stable optimization in hyperbolic space, we augment the standard STAP objective with manifold-aware regularization addressing boundary stability, gradient enhancement, and </w:t>
      </w:r>
      <w:r w:rsidRPr="00E63460">
        <w:rPr>
          <w:rFonts w:ascii="Times New Roman" w:hAnsi="Times New Roman" w:cs="Times New Roman"/>
          <w:rPrChange w:id="995" w:author="Valcin, Vieux" w:date="2025-10-24T11:50:00Z" w16du:dateUtc="2025-10-24T15:50:00Z">
            <w:rPr/>
          </w:rPrChange>
        </w:rPr>
        <w:t>geometric consistency (Nickel &amp; Kiela, 2017; Chami et al., 2019; Bu et al., 2025)</w:t>
      </w:r>
      <w:ins w:id="996" w:author="Valcin, Vieux" w:date="2025-10-24T11:36:00Z" w16du:dateUtc="2025-10-24T15:36:00Z">
        <w:r w:rsidR="003D165E" w:rsidRPr="00E63460">
          <w:rPr>
            <w:rFonts w:ascii="Times New Roman" w:hAnsi="Times New Roman" w:cs="Times New Roman"/>
            <w:lang w:eastAsia="ja-JP"/>
          </w:rPr>
          <w:t>:</w:t>
        </w:r>
      </w:ins>
      <w:del w:id="997" w:author="Valcin, Vieux" w:date="2025-10-24T11:36:00Z" w16du:dateUtc="2025-10-24T15:36:00Z">
        <w:r w:rsidRPr="00E63460" w:rsidDel="003D165E">
          <w:rPr>
            <w:rFonts w:ascii="Times New Roman" w:hAnsi="Times New Roman" w:cs="Times New Roman"/>
            <w:rPrChange w:id="998" w:author="Valcin, Vieux" w:date="2025-10-24T11:50:00Z" w16du:dateUtc="2025-10-24T15:50:00Z">
              <w:rPr/>
            </w:rPrChange>
          </w:rPr>
          <w:delText>.</w:delText>
        </w:r>
      </w:del>
    </w:p>
    <w:p w14:paraId="5B2F07CF" w14:textId="77777777" w:rsidR="00500EBD" w:rsidRPr="00E63460" w:rsidRDefault="00500EBD">
      <w:pPr>
        <w:pStyle w:val="BodyText"/>
        <w:rPr>
          <w:rFonts w:ascii="Times New Roman" w:hAnsi="Times New Roman" w:cs="Times New Roman"/>
          <w:lang w:eastAsia="ja-JP"/>
          <w:rPrChange w:id="999" w:author="Valcin, Vieux" w:date="2025-10-24T11:50:00Z" w16du:dateUtc="2025-10-24T15:50:00Z">
            <w:rPr/>
          </w:rPrChange>
        </w:rPr>
      </w:pPr>
    </w:p>
    <w:p w14:paraId="364B8071" w14:textId="4F175092" w:rsidR="00500EBD" w:rsidRPr="00E63460" w:rsidDel="003D165E" w:rsidRDefault="00000000">
      <w:pPr>
        <w:rPr>
          <w:del w:id="1000" w:author="Valcin, Vieux" w:date="2025-10-24T11:38:00Z" w16du:dateUtc="2025-10-24T15:38:00Z"/>
          <w:rFonts w:ascii="Times New Roman" w:hAnsi="Times New Roman" w:cs="Times New Roman"/>
          <w:rPrChange w:id="1001" w:author="Valcin, Vieux" w:date="2025-10-24T11:50:00Z" w16du:dateUtc="2025-10-24T15:50:00Z">
            <w:rPr>
              <w:del w:id="1002" w:author="Valcin, Vieux" w:date="2025-10-24T11:38:00Z" w16du:dateUtc="2025-10-24T15:38:00Z"/>
            </w:rPr>
          </w:rPrChange>
        </w:rPr>
        <w:pPrChange w:id="1003" w:author="Valcin, Vieux" w:date="2025-10-24T11:38:00Z" w16du:dateUtc="2025-10-24T15:38:00Z">
          <w:pPr>
            <w:pStyle w:val="BodyText"/>
          </w:pPr>
        </w:pPrChange>
      </w:pPr>
      <m:oMath>
        <m:sSub>
          <m:sSubPr>
            <m:ctrlPr>
              <w:ins w:id="1004" w:author="Valcin, Vieux" w:date="2025-10-24T11:38:00Z" w16du:dateUtc="2025-10-24T15:38:00Z">
                <w:rPr>
                  <w:rFonts w:ascii="Cambria Math" w:hAnsi="Cambria Math" w:cs="Times New Roman"/>
                  <w:i/>
                </w:rPr>
              </w:ins>
            </m:ctrlPr>
          </m:sSubPr>
          <m:e>
            <m:r>
              <w:ins w:id="1005" w:author="Valcin, Vieux" w:date="2025-10-24T13:07:00Z" w16du:dateUtc="2025-10-24T17:07:00Z">
                <m:rPr>
                  <m:scr m:val="script"/>
                </m:rPr>
                <w:rPr>
                  <w:rFonts w:ascii="Cambria Math" w:hAnsi="Cambria Math" w:cs="Times New Roman"/>
                </w:rPr>
                <m:t>L</m:t>
              </w:ins>
            </m:r>
          </m:e>
          <m:sub>
            <m:r>
              <w:ins w:id="1006" w:author="Valcin, Vieux" w:date="2025-10-24T11:38:00Z" w16du:dateUtc="2025-10-24T15:38:00Z">
                <w:rPr>
                  <w:rFonts w:ascii="Cambria Math" w:hAnsi="Cambria Math" w:cs="Times New Roman"/>
                </w:rPr>
                <m:t>total</m:t>
              </w:ins>
            </m:r>
          </m:sub>
        </m:sSub>
        <m:r>
          <w:ins w:id="1007" w:author="Valcin, Vieux" w:date="2025-10-24T11:38:00Z" w16du:dateUtc="2025-10-24T15:38:00Z">
            <w:rPr>
              <w:rFonts w:ascii="Cambria Math" w:hAnsi="Cambria Math" w:cs="Times New Roman"/>
            </w:rPr>
            <m:t>=</m:t>
          </w:ins>
        </m:r>
        <m:sSub>
          <m:sSubPr>
            <m:ctrlPr>
              <w:ins w:id="1008" w:author="Valcin, Vieux" w:date="2025-10-24T11:38:00Z" w16du:dateUtc="2025-10-24T15:38:00Z">
                <w:rPr>
                  <w:rFonts w:ascii="Cambria Math" w:hAnsi="Cambria Math" w:cs="Times New Roman"/>
                  <w:i/>
                </w:rPr>
              </w:ins>
            </m:ctrlPr>
          </m:sSubPr>
          <m:e>
            <m:r>
              <w:ins w:id="1009" w:author="Valcin, Vieux" w:date="2025-10-24T13:07:00Z" w16du:dateUtc="2025-10-24T17:07:00Z">
                <m:rPr>
                  <m:scr m:val="script"/>
                </m:rPr>
                <w:rPr>
                  <w:rFonts w:ascii="Cambria Math" w:hAnsi="Cambria Math" w:cs="Times New Roman"/>
                </w:rPr>
                <m:t>L</m:t>
              </w:ins>
            </m:r>
          </m:e>
          <m:sub>
            <m:r>
              <w:ins w:id="1010" w:author="Valcin, Vieux" w:date="2025-10-24T11:38:00Z" w16du:dateUtc="2025-10-24T15:38:00Z">
                <m:rPr>
                  <m:sty m:val="p"/>
                </m:rPr>
                <w:rPr>
                  <w:rFonts w:ascii="Cambria Math" w:hAnsi="Cambria Math" w:cs="Times New Roman"/>
                </w:rPr>
                <m:t>STAP</m:t>
              </w:ins>
            </m:r>
          </m:sub>
        </m:sSub>
        <m:r>
          <w:ins w:id="1011" w:author="Valcin, Vieux" w:date="2025-10-24T11:38:00Z" w16du:dateUtc="2025-10-24T15:38:00Z">
            <w:rPr>
              <w:rFonts w:ascii="Cambria Math" w:hAnsi="Cambria Math" w:cs="Times New Roman"/>
            </w:rPr>
            <m:t>+α</m:t>
          </w:ins>
        </m:r>
        <m:sSub>
          <m:sSubPr>
            <m:ctrlPr>
              <w:ins w:id="1012" w:author="Valcin, Vieux" w:date="2025-10-24T11:38:00Z" w16du:dateUtc="2025-10-24T15:38:00Z">
                <w:rPr>
                  <w:rFonts w:ascii="Cambria Math" w:hAnsi="Cambria Math" w:cs="Times New Roman"/>
                  <w:i/>
                </w:rPr>
              </w:ins>
            </m:ctrlPr>
          </m:sSubPr>
          <m:e>
            <m:r>
              <w:ins w:id="1013" w:author="Valcin, Vieux" w:date="2025-10-24T13:06:00Z" w16du:dateUtc="2025-10-24T17:06:00Z">
                <m:rPr>
                  <m:scr m:val="script"/>
                </m:rPr>
                <w:rPr>
                  <w:rFonts w:ascii="Cambria Math" w:hAnsi="Cambria Math" w:cs="Times New Roman"/>
                </w:rPr>
                <m:t>L</m:t>
              </w:ins>
            </m:r>
          </m:e>
          <m:sub>
            <m:r>
              <w:ins w:id="1014" w:author="Valcin, Vieux" w:date="2025-10-24T11:38:00Z" w16du:dateUtc="2025-10-24T15:38:00Z">
                <m:rPr>
                  <m:sty m:val="p"/>
                </m:rPr>
                <w:rPr>
                  <w:rFonts w:ascii="Cambria Math" w:hAnsi="Cambria Math" w:cs="Times New Roman"/>
                </w:rPr>
                <m:t>contrast</m:t>
              </w:ins>
            </m:r>
          </m:sub>
        </m:sSub>
        <m:r>
          <w:ins w:id="1015" w:author="Valcin, Vieux" w:date="2025-10-24T11:38:00Z" w16du:dateUtc="2025-10-24T15:38:00Z">
            <w:rPr>
              <w:rFonts w:ascii="Cambria Math" w:hAnsi="Cambria Math" w:cs="Times New Roman"/>
            </w:rPr>
            <m:t>+β</m:t>
          </w:ins>
        </m:r>
        <m:sSub>
          <m:sSubPr>
            <m:ctrlPr>
              <w:ins w:id="1016" w:author="Valcin, Vieux" w:date="2025-10-24T11:38:00Z" w16du:dateUtc="2025-10-24T15:38:00Z">
                <w:rPr>
                  <w:rFonts w:ascii="Cambria Math" w:hAnsi="Cambria Math" w:cs="Times New Roman"/>
                  <w:i/>
                </w:rPr>
              </w:ins>
            </m:ctrlPr>
          </m:sSubPr>
          <m:e>
            <m:r>
              <w:ins w:id="1017" w:author="Valcin, Vieux" w:date="2025-10-24T13:06:00Z" w16du:dateUtc="2025-10-24T17:06:00Z">
                <m:rPr>
                  <m:scr m:val="script"/>
                </m:rPr>
                <w:rPr>
                  <w:rFonts w:ascii="Cambria Math" w:hAnsi="Cambria Math" w:cs="Times New Roman"/>
                </w:rPr>
                <m:t>L</m:t>
              </w:ins>
            </m:r>
          </m:e>
          <m:sub>
            <m:r>
              <w:ins w:id="1018" w:author="Valcin, Vieux" w:date="2025-10-24T11:38:00Z" w16du:dateUtc="2025-10-24T15:38:00Z">
                <m:rPr>
                  <m:sty m:val="p"/>
                </m:rPr>
                <w:rPr>
                  <w:rFonts w:ascii="Cambria Math" w:hAnsi="Cambria Math" w:cs="Times New Roman"/>
                </w:rPr>
                <m:t>boundary</m:t>
              </w:ins>
            </m:r>
          </m:sub>
        </m:sSub>
        <m:r>
          <w:ins w:id="1019" w:author="Valcin, Vieux" w:date="2025-10-24T11:38:00Z" w16du:dateUtc="2025-10-24T15:38:00Z">
            <w:rPr>
              <w:rFonts w:ascii="Cambria Math" w:hAnsi="Cambria Math" w:cs="Times New Roman"/>
            </w:rPr>
            <m:t>+γ</m:t>
          </w:ins>
        </m:r>
        <m:sSub>
          <m:sSubPr>
            <m:ctrlPr>
              <w:ins w:id="1020" w:author="Valcin, Vieux" w:date="2025-10-24T11:38:00Z" w16du:dateUtc="2025-10-24T15:38:00Z">
                <w:rPr>
                  <w:rFonts w:ascii="Cambria Math" w:hAnsi="Cambria Math" w:cs="Times New Roman"/>
                  <w:i/>
                </w:rPr>
              </w:ins>
            </m:ctrlPr>
          </m:sSubPr>
          <m:e>
            <m:r>
              <w:ins w:id="1021" w:author="Valcin, Vieux" w:date="2025-10-24T11:38:00Z" w16du:dateUtc="2025-10-24T15:38:00Z">
                <w:rPr>
                  <w:rFonts w:ascii="Cambria Math" w:hAnsi="Cambria Math" w:cs="Times New Roman"/>
                </w:rPr>
                <m:t>(</m:t>
              </w:ins>
            </m:r>
            <m:r>
              <w:ins w:id="1022" w:author="Valcin, Vieux" w:date="2025-10-24T13:06:00Z" w16du:dateUtc="2025-10-24T17:06:00Z">
                <m:rPr>
                  <m:scr m:val="script"/>
                </m:rPr>
                <w:rPr>
                  <w:rFonts w:ascii="Cambria Math" w:hAnsi="Cambria Math" w:cs="Times New Roman"/>
                </w:rPr>
                <m:t>L</m:t>
              </w:ins>
            </m:r>
          </m:e>
          <m:sub>
            <m:r>
              <w:ins w:id="1023" w:author="Valcin, Vieux" w:date="2025-10-24T11:38:00Z" w16du:dateUtc="2025-10-24T15:38:00Z">
                <w:rPr>
                  <w:rFonts w:ascii="Cambria Math" w:hAnsi="Cambria Math" w:cs="Times New Roman"/>
                </w:rPr>
                <m:t>curv</m:t>
              </w:ins>
            </m:r>
          </m:sub>
        </m:sSub>
        <m:r>
          <w:ins w:id="1024" w:author="Valcin, Vieux" w:date="2025-10-24T11:38:00Z" w16du:dateUtc="2025-10-24T15:38:00Z">
            <w:rPr>
              <w:rFonts w:ascii="Cambria Math" w:hAnsi="Cambria Math" w:cs="Times New Roman"/>
            </w:rPr>
            <m:t>+</m:t>
          </w:ins>
        </m:r>
        <m:sSub>
          <m:sSubPr>
            <m:ctrlPr>
              <w:ins w:id="1025" w:author="Valcin, Vieux" w:date="2025-10-24T11:38:00Z" w16du:dateUtc="2025-10-24T15:38:00Z">
                <w:rPr>
                  <w:rFonts w:ascii="Cambria Math" w:hAnsi="Cambria Math" w:cs="Times New Roman"/>
                  <w:i/>
                </w:rPr>
              </w:ins>
            </m:ctrlPr>
          </m:sSubPr>
          <m:e>
            <m:r>
              <w:ins w:id="1026" w:author="Valcin, Vieux" w:date="2025-10-24T13:06:00Z" w16du:dateUtc="2025-10-24T17:06:00Z">
                <m:rPr>
                  <m:scr m:val="script"/>
                </m:rPr>
                <w:rPr>
                  <w:rFonts w:ascii="Cambria Math" w:hAnsi="Cambria Math" w:cs="Times New Roman"/>
                </w:rPr>
                <m:t>L</m:t>
              </w:ins>
            </m:r>
          </m:e>
          <m:sub>
            <m:r>
              <w:ins w:id="1027" w:author="Valcin, Vieux" w:date="2025-10-24T11:38:00Z" w16du:dateUtc="2025-10-24T15:38:00Z">
                <w:rPr>
                  <w:rFonts w:ascii="Cambria Math" w:hAnsi="Cambria Math" w:cs="Times New Roman"/>
                </w:rPr>
                <m:t>jac</m:t>
              </w:ins>
            </m:r>
          </m:sub>
        </m:sSub>
        <m:r>
          <w:ins w:id="1028" w:author="Valcin, Vieux" w:date="2025-10-24T11:38:00Z" w16du:dateUtc="2025-10-24T15:38:00Z">
            <w:rPr>
              <w:rFonts w:ascii="Cambria Math" w:hAnsi="Cambria Math" w:cs="Times New Roman"/>
            </w:rPr>
            <m:t>+</m:t>
          </w:ins>
        </m:r>
        <m:sSub>
          <m:sSubPr>
            <m:ctrlPr>
              <w:ins w:id="1029" w:author="Valcin, Vieux" w:date="2025-10-24T11:38:00Z" w16du:dateUtc="2025-10-24T15:38:00Z">
                <w:rPr>
                  <w:rFonts w:ascii="Cambria Math" w:hAnsi="Cambria Math" w:cs="Times New Roman"/>
                  <w:i/>
                </w:rPr>
              </w:ins>
            </m:ctrlPr>
          </m:sSubPr>
          <m:e>
            <m:r>
              <w:ins w:id="1030" w:author="Valcin, Vieux" w:date="2025-10-24T13:06:00Z" w16du:dateUtc="2025-10-24T17:06:00Z">
                <m:rPr>
                  <m:scr m:val="script"/>
                </m:rPr>
                <w:rPr>
                  <w:rFonts w:ascii="Cambria Math" w:hAnsi="Cambria Math" w:cs="Times New Roman"/>
                </w:rPr>
                <m:t>L</m:t>
              </w:ins>
            </m:r>
          </m:e>
          <m:sub>
            <m:r>
              <w:ins w:id="1031" w:author="Valcin, Vieux" w:date="2025-10-24T11:38:00Z" w16du:dateUtc="2025-10-24T15:38:00Z">
                <w:rPr>
                  <w:rFonts w:ascii="Cambria Math" w:hAnsi="Cambria Math" w:cs="Times New Roman"/>
                </w:rPr>
                <m:t>conf</m:t>
              </w:ins>
            </m:r>
          </m:sub>
        </m:sSub>
        <m:r>
          <w:ins w:id="1032" w:author="Valcin, Vieux" w:date="2025-10-24T11:38:00Z" w16du:dateUtc="2025-10-24T15:38:00Z">
            <w:rPr>
              <w:rFonts w:ascii="Cambria Math" w:hAnsi="Cambria Math" w:cs="Times New Roman"/>
            </w:rPr>
            <m:t>+</m:t>
          </w:ins>
        </m:r>
        <m:sSub>
          <m:sSubPr>
            <m:ctrlPr>
              <w:ins w:id="1033" w:author="Valcin, Vieux" w:date="2025-10-24T11:38:00Z" w16du:dateUtc="2025-10-24T15:38:00Z">
                <w:rPr>
                  <w:rFonts w:ascii="Cambria Math" w:hAnsi="Cambria Math" w:cs="Times New Roman"/>
                  <w:i/>
                </w:rPr>
              </w:ins>
            </m:ctrlPr>
          </m:sSubPr>
          <m:e>
            <m:r>
              <w:ins w:id="1034" w:author="Valcin, Vieux" w:date="2025-10-24T13:06:00Z" w16du:dateUtc="2025-10-24T17:06:00Z">
                <m:rPr>
                  <m:scr m:val="script"/>
                </m:rPr>
                <w:rPr>
                  <w:rFonts w:ascii="Cambria Math" w:hAnsi="Cambria Math" w:cs="Times New Roman"/>
                </w:rPr>
                <m:t>L</m:t>
              </w:ins>
            </m:r>
          </m:e>
          <m:sub>
            <m:r>
              <w:ins w:id="1035" w:author="Valcin, Vieux" w:date="2025-10-24T11:38:00Z" w16du:dateUtc="2025-10-24T15:38:00Z">
                <w:rPr>
                  <w:rFonts w:ascii="Cambria Math" w:hAnsi="Cambria Math" w:cs="Times New Roman"/>
                </w:rPr>
                <m:t>rad</m:t>
              </w:ins>
            </m:r>
          </m:sub>
        </m:sSub>
        <m:r>
          <w:ins w:id="1036" w:author="Valcin, Vieux" w:date="2025-10-24T11:38:00Z" w16du:dateUtc="2025-10-24T15:38:00Z">
            <w:rPr>
              <w:rFonts w:ascii="Cambria Math" w:hAnsi="Cambria Math" w:cs="Times New Roman"/>
            </w:rPr>
            <m:t>+</m:t>
          </w:ins>
        </m:r>
        <m:sSub>
          <m:sSubPr>
            <m:ctrlPr>
              <w:ins w:id="1037" w:author="Valcin, Vieux" w:date="2025-10-24T11:38:00Z" w16du:dateUtc="2025-10-24T15:38:00Z">
                <w:rPr>
                  <w:rFonts w:ascii="Cambria Math" w:hAnsi="Cambria Math" w:cs="Times New Roman"/>
                  <w:i/>
                </w:rPr>
              </w:ins>
            </m:ctrlPr>
          </m:sSubPr>
          <m:e>
            <m:r>
              <w:ins w:id="1038" w:author="Valcin, Vieux" w:date="2025-10-24T13:06:00Z" w16du:dateUtc="2025-10-24T17:06:00Z">
                <m:rPr>
                  <m:scr m:val="script"/>
                </m:rPr>
                <w:rPr>
                  <w:rFonts w:ascii="Cambria Math" w:hAnsi="Cambria Math" w:cs="Times New Roman"/>
                </w:rPr>
                <m:t>L</m:t>
              </w:ins>
            </m:r>
          </m:e>
          <m:sub>
            <m:r>
              <w:ins w:id="1039" w:author="Valcin, Vieux" w:date="2025-10-24T11:38:00Z" w16du:dateUtc="2025-10-24T15:38:00Z">
                <w:rPr>
                  <w:rFonts w:ascii="Cambria Math" w:hAnsi="Cambria Math" w:cs="Times New Roman"/>
                </w:rPr>
                <m:t>entropy</m:t>
              </w:ins>
            </m:r>
          </m:sub>
        </m:sSub>
        <m:r>
          <w:ins w:id="1040" w:author="Valcin, Vieux" w:date="2025-10-24T11:38:00Z" w16du:dateUtc="2025-10-24T15:38:00Z">
            <w:rPr>
              <w:rFonts w:ascii="Cambria Math" w:hAnsi="Cambria Math" w:cs="Times New Roman"/>
            </w:rPr>
            <m:t>)</m:t>
          </w:ins>
        </m:r>
      </m:oMath>
      <w:del w:id="1041" w:author="Valcin, Vieux" w:date="2025-10-24T11:36:00Z" w16du:dateUtc="2025-10-24T15:36:00Z">
        <w:r w:rsidR="003D165E" w:rsidRPr="00E63460" w:rsidDel="003D165E">
          <w:rPr>
            <w:rFonts w:ascii="Times New Roman" w:hAnsi="Times New Roman" w:cs="Times New Roman"/>
            <w:rPrChange w:id="1042" w:author="Valcin, Vieux" w:date="2025-10-24T11:50:00Z" w16du:dateUtc="2025-10-24T15:50:00Z">
              <w:rPr/>
            </w:rPrChange>
          </w:rPr>
          <w:delText xml:space="preserve">[EQUATION 18: </w:delText>
        </w:r>
      </w:del>
      <w:del w:id="1043" w:author="Valcin, Vieux" w:date="2025-10-24T11:38:00Z" w16du:dateUtc="2025-10-24T15:38:00Z">
        <w:r w:rsidR="003D165E" w:rsidRPr="00E63460" w:rsidDel="003D165E">
          <w:rPr>
            <w:rFonts w:ascii="Times New Roman" w:hAnsi="Times New Roman" w:cs="Times New Roman"/>
            <w:rPrChange w:id="1044" w:author="Valcin, Vieux" w:date="2025-10-24T11:50:00Z" w16du:dateUtc="2025-10-24T15:50:00Z">
              <w:rPr/>
            </w:rPrChange>
          </w:rPr>
          <w:delText>L_total = L_STAP + α·L_contrast + β·L_boundary + γ(L_curv + L_jac + L_conf + L_rad + L_entropy)</w:delText>
        </w:r>
      </w:del>
      <w:del w:id="1045" w:author="Valcin, Vieux" w:date="2025-10-24T11:36:00Z" w16du:dateUtc="2025-10-24T15:36:00Z">
        <w:r w:rsidR="003D165E" w:rsidRPr="00E63460" w:rsidDel="003D165E">
          <w:rPr>
            <w:rFonts w:ascii="Times New Roman" w:hAnsi="Times New Roman" w:cs="Times New Roman"/>
            <w:rPrChange w:id="1046" w:author="Valcin, Vieux" w:date="2025-10-24T11:50:00Z" w16du:dateUtc="2025-10-24T15:50:00Z">
              <w:rPr/>
            </w:rPrChange>
          </w:rPr>
          <w:delText>]</w:delText>
        </w:r>
      </w:del>
    </w:p>
    <w:p w14:paraId="098B4CA4" w14:textId="77777777" w:rsidR="00500EBD" w:rsidRPr="00E63460" w:rsidRDefault="00500EBD">
      <w:pPr>
        <w:rPr>
          <w:rFonts w:ascii="Times New Roman" w:hAnsi="Times New Roman" w:cs="Times New Roman"/>
          <w:rPrChange w:id="1047" w:author="Valcin, Vieux" w:date="2025-10-24T11:50:00Z" w16du:dateUtc="2025-10-24T15:50:00Z">
            <w:rPr/>
          </w:rPrChange>
        </w:rPr>
        <w:pPrChange w:id="1048" w:author="Valcin, Vieux" w:date="2025-10-24T11:38:00Z" w16du:dateUtc="2025-10-24T15:38:00Z">
          <w:pPr>
            <w:pStyle w:val="BodyText"/>
          </w:pPr>
        </w:pPrChange>
      </w:pPr>
    </w:p>
    <w:p w14:paraId="4007DE09" w14:textId="580B4B3A" w:rsidR="00500EBD" w:rsidRPr="00E63460" w:rsidDel="003D165E" w:rsidRDefault="00000000">
      <w:pPr>
        <w:pStyle w:val="BodyText"/>
        <w:rPr>
          <w:del w:id="1049" w:author="Valcin, Vieux" w:date="2025-10-24T11:39:00Z" w16du:dateUtc="2025-10-24T15:39:00Z"/>
          <w:rFonts w:ascii="Times New Roman" w:hAnsi="Times New Roman" w:cs="Times New Roman"/>
          <w:rPrChange w:id="1050" w:author="Valcin, Vieux" w:date="2025-10-24T11:50:00Z" w16du:dateUtc="2025-10-24T15:50:00Z">
            <w:rPr>
              <w:del w:id="1051" w:author="Valcin, Vieux" w:date="2025-10-24T11:39:00Z" w16du:dateUtc="2025-10-24T15:39:00Z"/>
            </w:rPr>
          </w:rPrChange>
        </w:rPr>
      </w:pPr>
      <w:r w:rsidRPr="00E63460">
        <w:rPr>
          <w:rFonts w:ascii="Times New Roman" w:hAnsi="Times New Roman" w:cs="Times New Roman"/>
          <w:rPrChange w:id="1052" w:author="Valcin, Vieux" w:date="2025-10-24T11:50:00Z" w16du:dateUtc="2025-10-24T15:50:00Z">
            <w:rPr/>
          </w:rPrChange>
        </w:rPr>
        <w:t xml:space="preserve">where </w:t>
      </w:r>
      <m:oMath>
        <m:sSub>
          <m:sSubPr>
            <m:ctrlPr>
              <w:ins w:id="1053" w:author="Valcin, Vieux" w:date="2025-10-24T11:38:00Z" w16du:dateUtc="2025-10-24T15:38:00Z">
                <w:rPr>
                  <w:rFonts w:ascii="Cambria Math" w:hAnsi="Cambria Math" w:cs="Times New Roman"/>
                  <w:i/>
                </w:rPr>
              </w:ins>
            </m:ctrlPr>
          </m:sSubPr>
          <m:e>
            <m:r>
              <w:ins w:id="1054" w:author="Valcin, Vieux" w:date="2025-10-24T13:08:00Z" w16du:dateUtc="2025-10-24T17:08:00Z">
                <m:rPr>
                  <m:scr m:val="script"/>
                </m:rPr>
                <w:rPr>
                  <w:rFonts w:ascii="Cambria Math" w:hAnsi="Cambria Math" w:cs="Times New Roman"/>
                </w:rPr>
                <m:t>L</m:t>
              </w:ins>
            </m:r>
          </m:e>
          <m:sub>
            <m:r>
              <w:ins w:id="1055" w:author="Valcin, Vieux" w:date="2025-10-24T11:38:00Z" w16du:dateUtc="2025-10-24T15:38:00Z">
                <m:rPr>
                  <m:sty m:val="p"/>
                </m:rPr>
                <w:rPr>
                  <w:rFonts w:ascii="Cambria Math" w:hAnsi="Cambria Math" w:cs="Times New Roman"/>
                </w:rPr>
                <m:t>STAP</m:t>
              </w:ins>
            </m:r>
          </m:sub>
        </m:sSub>
      </m:oMath>
      <w:del w:id="1056" w:author="Valcin, Vieux" w:date="2025-10-24T11:38:00Z" w16du:dateUtc="2025-10-24T15:38:00Z">
        <w:r w:rsidRPr="00E63460" w:rsidDel="003D165E">
          <w:rPr>
            <w:rFonts w:ascii="Times New Roman" w:hAnsi="Times New Roman" w:cs="Times New Roman"/>
            <w:rPrChange w:id="1057" w:author="Valcin, Vieux" w:date="2025-10-24T11:50:00Z" w16du:dateUtc="2025-10-24T15:50:00Z">
              <w:rPr/>
            </w:rPrChange>
          </w:rPr>
          <w:delText>L_STAP</w:delText>
        </w:r>
      </w:del>
      <w:r w:rsidRPr="00E63460">
        <w:rPr>
          <w:rFonts w:ascii="Times New Roman" w:hAnsi="Times New Roman" w:cs="Times New Roman"/>
          <w:rPrChange w:id="1058" w:author="Valcin, Vieux" w:date="2025-10-24T11:50:00Z" w16du:dateUtc="2025-10-24T15:50:00Z">
            <w:rPr/>
          </w:rPrChange>
        </w:rPr>
        <w:t xml:space="preserve"> is the cross-entropy objective</w:t>
      </w:r>
      <w:del w:id="1059" w:author="Valcin, Vieux" w:date="2025-10-24T11:38:00Z" w16du:dateUtc="2025-10-24T15:38:00Z">
        <w:r w:rsidRPr="00E63460" w:rsidDel="003D165E">
          <w:rPr>
            <w:rFonts w:ascii="Times New Roman" w:hAnsi="Times New Roman" w:cs="Times New Roman"/>
            <w:rPrChange w:id="1060" w:author="Valcin, Vieux" w:date="2025-10-24T11:50:00Z" w16du:dateUtc="2025-10-24T15:50:00Z">
              <w:rPr/>
            </w:rPrChange>
          </w:rPr>
          <w:delText xml:space="preserve"> (Eq. 15)</w:delText>
        </w:r>
      </w:del>
      <w:r w:rsidRPr="00E63460">
        <w:rPr>
          <w:rFonts w:ascii="Times New Roman" w:hAnsi="Times New Roman" w:cs="Times New Roman"/>
          <w:rPrChange w:id="1061" w:author="Valcin, Vieux" w:date="2025-10-24T11:50:00Z" w16du:dateUtc="2025-10-24T15:50:00Z">
            <w:rPr/>
          </w:rPrChange>
        </w:rPr>
        <w:t xml:space="preserve">, </w:t>
      </w:r>
      <m:oMath>
        <m:sSub>
          <m:sSubPr>
            <m:ctrlPr>
              <w:ins w:id="1062" w:author="Valcin, Vieux" w:date="2025-10-24T11:38:00Z" w16du:dateUtc="2025-10-24T15:38:00Z">
                <w:rPr>
                  <w:rFonts w:ascii="Cambria Math" w:hAnsi="Cambria Math" w:cs="Times New Roman"/>
                  <w:i/>
                </w:rPr>
              </w:ins>
            </m:ctrlPr>
          </m:sSubPr>
          <m:e>
            <m:r>
              <w:ins w:id="1063" w:author="Valcin, Vieux" w:date="2025-10-24T13:06:00Z" w16du:dateUtc="2025-10-24T17:06:00Z">
                <m:rPr>
                  <m:scr m:val="script"/>
                </m:rPr>
                <w:rPr>
                  <w:rFonts w:ascii="Cambria Math" w:hAnsi="Cambria Math" w:cs="Times New Roman"/>
                </w:rPr>
                <m:t>L</m:t>
              </w:ins>
            </m:r>
          </m:e>
          <m:sub>
            <m:r>
              <w:ins w:id="1064" w:author="Valcin, Vieux" w:date="2025-10-24T11:38:00Z" w16du:dateUtc="2025-10-24T15:38:00Z">
                <m:rPr>
                  <m:sty m:val="p"/>
                </m:rPr>
                <w:rPr>
                  <w:rFonts w:ascii="Cambria Math" w:hAnsi="Cambria Math" w:cs="Times New Roman"/>
                </w:rPr>
                <m:t>contrast</m:t>
              </w:ins>
            </m:r>
          </m:sub>
        </m:sSub>
      </m:oMath>
      <w:del w:id="1065" w:author="Valcin, Vieux" w:date="2025-10-24T11:38:00Z" w16du:dateUtc="2025-10-24T15:38:00Z">
        <w:r w:rsidRPr="00E63460" w:rsidDel="003D165E">
          <w:rPr>
            <w:rFonts w:ascii="Times New Roman" w:hAnsi="Times New Roman" w:cs="Times New Roman"/>
            <w:rPrChange w:id="1066" w:author="Valcin, Vieux" w:date="2025-10-24T11:50:00Z" w16du:dateUtc="2025-10-24T15:50:00Z">
              <w:rPr/>
            </w:rPrChange>
          </w:rPr>
          <w:delText>L_contrast</w:delText>
        </w:r>
      </w:del>
      <w:r w:rsidRPr="00E63460">
        <w:rPr>
          <w:rFonts w:ascii="Times New Roman" w:hAnsi="Times New Roman" w:cs="Times New Roman"/>
          <w:rPrChange w:id="1067" w:author="Valcin, Vieux" w:date="2025-10-24T11:50:00Z" w16du:dateUtc="2025-10-24T15:50:00Z">
            <w:rPr/>
          </w:rPrChange>
        </w:rPr>
        <w:t xml:space="preserve"> is contrastive loss</w:t>
      </w:r>
      <w:del w:id="1068" w:author="Valcin, Vieux" w:date="2025-10-24T11:38:00Z" w16du:dateUtc="2025-10-24T15:38:00Z">
        <w:r w:rsidRPr="00E63460" w:rsidDel="003D165E">
          <w:rPr>
            <w:rFonts w:ascii="Times New Roman" w:hAnsi="Times New Roman" w:cs="Times New Roman"/>
            <w:rPrChange w:id="1069" w:author="Valcin, Vieux" w:date="2025-10-24T11:50:00Z" w16du:dateUtc="2025-10-24T15:50:00Z">
              <w:rPr/>
            </w:rPrChange>
          </w:rPr>
          <w:delText xml:space="preserve"> (Eq. 16)</w:delText>
        </w:r>
      </w:del>
      <w:r w:rsidRPr="00E63460">
        <w:rPr>
          <w:rFonts w:ascii="Times New Roman" w:hAnsi="Times New Roman" w:cs="Times New Roman"/>
          <w:rPrChange w:id="1070" w:author="Valcin, Vieux" w:date="2025-10-24T11:50:00Z" w16du:dateUtc="2025-10-24T15:50:00Z">
            <w:rPr/>
          </w:rPrChange>
        </w:rPr>
        <w:t xml:space="preserve">, </w:t>
      </w:r>
      <m:oMath>
        <m:sSub>
          <m:sSubPr>
            <m:ctrlPr>
              <w:ins w:id="1071" w:author="Valcin, Vieux" w:date="2025-10-24T11:39:00Z" w16du:dateUtc="2025-10-24T15:39:00Z">
                <w:rPr>
                  <w:rFonts w:ascii="Cambria Math" w:hAnsi="Cambria Math" w:cs="Times New Roman"/>
                  <w:i/>
                </w:rPr>
              </w:ins>
            </m:ctrlPr>
          </m:sSubPr>
          <m:e>
            <m:r>
              <w:ins w:id="1072" w:author="Valcin, Vieux" w:date="2025-10-24T13:08:00Z" w16du:dateUtc="2025-10-24T17:08:00Z">
                <m:rPr>
                  <m:scr m:val="script"/>
                </m:rPr>
                <w:rPr>
                  <w:rFonts w:ascii="Cambria Math" w:hAnsi="Cambria Math" w:cs="Times New Roman"/>
                </w:rPr>
                <m:t>L</m:t>
              </w:ins>
            </m:r>
          </m:e>
          <m:sub>
            <m:r>
              <w:ins w:id="1073" w:author="Valcin, Vieux" w:date="2025-10-24T11:39:00Z" w16du:dateUtc="2025-10-24T15:39:00Z">
                <m:rPr>
                  <m:sty m:val="p"/>
                </m:rPr>
                <w:rPr>
                  <w:rFonts w:ascii="Cambria Math" w:hAnsi="Cambria Math" w:cs="Times New Roman"/>
                </w:rPr>
                <m:t>boundary</m:t>
              </w:ins>
            </m:r>
          </m:sub>
        </m:sSub>
      </m:oMath>
      <w:del w:id="1074" w:author="Valcin, Vieux" w:date="2025-10-24T11:39:00Z" w16du:dateUtc="2025-10-24T15:39:00Z">
        <w:r w:rsidRPr="00E63460" w:rsidDel="003D165E">
          <w:rPr>
            <w:rFonts w:ascii="Times New Roman" w:hAnsi="Times New Roman" w:cs="Times New Roman"/>
            <w:rPrChange w:id="1075" w:author="Valcin, Vieux" w:date="2025-10-24T11:50:00Z" w16du:dateUtc="2025-10-24T15:50:00Z">
              <w:rPr/>
            </w:rPrChange>
          </w:rPr>
          <w:delText>L_boundary</w:delText>
        </w:r>
      </w:del>
      <w:r w:rsidRPr="00E63460">
        <w:rPr>
          <w:rFonts w:ascii="Times New Roman" w:hAnsi="Times New Roman" w:cs="Times New Roman"/>
          <w:rPrChange w:id="1076" w:author="Valcin, Vieux" w:date="2025-10-24T11:50:00Z" w16du:dateUtc="2025-10-24T15:50:00Z">
            <w:rPr/>
          </w:rPrChange>
        </w:rPr>
        <w:t xml:space="preserve"> is the soft boundary penalty</w:t>
      </w:r>
      <w:del w:id="1077" w:author="Valcin, Vieux" w:date="2025-10-24T11:38:00Z" w16du:dateUtc="2025-10-24T15:38:00Z">
        <w:r w:rsidRPr="00E63460" w:rsidDel="003D165E">
          <w:rPr>
            <w:rFonts w:ascii="Times New Roman" w:hAnsi="Times New Roman" w:cs="Times New Roman"/>
            <w:rPrChange w:id="1078" w:author="Valcin, Vieux" w:date="2025-10-24T11:50:00Z" w16du:dateUtc="2025-10-24T15:50:00Z">
              <w:rPr/>
            </w:rPrChange>
          </w:rPr>
          <w:delText xml:space="preserve"> (Eq. 17)</w:delText>
        </w:r>
      </w:del>
      <w:r w:rsidRPr="00E63460">
        <w:rPr>
          <w:rFonts w:ascii="Times New Roman" w:hAnsi="Times New Roman" w:cs="Times New Roman"/>
          <w:rPrChange w:id="1079" w:author="Valcin, Vieux" w:date="2025-10-24T11:50:00Z" w16du:dateUtc="2025-10-24T15:50:00Z">
            <w:rPr/>
          </w:rPrChange>
        </w:rPr>
        <w:t xml:space="preserve">, and the five manifold </w:t>
      </w:r>
      <w:proofErr w:type="spellStart"/>
      <w:r w:rsidRPr="00E63460">
        <w:rPr>
          <w:rFonts w:ascii="Times New Roman" w:hAnsi="Times New Roman" w:cs="Times New Roman"/>
          <w:rPrChange w:id="1080" w:author="Valcin, Vieux" w:date="2025-10-24T11:50:00Z" w16du:dateUtc="2025-10-24T15:50:00Z">
            <w:rPr/>
          </w:rPrChange>
        </w:rPr>
        <w:t>regularizers</w:t>
      </w:r>
      <w:proofErr w:type="spellEnd"/>
      <w:r w:rsidRPr="00E63460">
        <w:rPr>
          <w:rFonts w:ascii="Times New Roman" w:hAnsi="Times New Roman" w:cs="Times New Roman"/>
          <w:rPrChange w:id="1081" w:author="Valcin, Vieux" w:date="2025-10-24T11:50:00Z" w16du:dateUtc="2025-10-24T15:50:00Z">
            <w:rPr/>
          </w:rPrChange>
        </w:rPr>
        <w:t xml:space="preserve"> are:</w:t>
      </w:r>
    </w:p>
    <w:p w14:paraId="08DDCA6D" w14:textId="77777777" w:rsidR="00500EBD" w:rsidRPr="00E63460" w:rsidRDefault="00500EBD">
      <w:pPr>
        <w:pStyle w:val="BodyText"/>
        <w:rPr>
          <w:rFonts w:ascii="Times New Roman" w:hAnsi="Times New Roman" w:cs="Times New Roman"/>
          <w:rPrChange w:id="1082" w:author="Valcin, Vieux" w:date="2025-10-24T11:50:00Z" w16du:dateUtc="2025-10-24T15:50:00Z">
            <w:rPr/>
          </w:rPrChange>
        </w:rPr>
      </w:pPr>
    </w:p>
    <w:p w14:paraId="3FAB7231" w14:textId="1C4A8FA2" w:rsidR="00500EBD" w:rsidRPr="00E63460" w:rsidDel="003D165E" w:rsidRDefault="00000000">
      <w:pPr>
        <w:pStyle w:val="BodyText"/>
        <w:numPr>
          <w:ilvl w:val="2"/>
          <w:numId w:val="2"/>
        </w:numPr>
        <w:rPr>
          <w:del w:id="1083" w:author="Valcin, Vieux" w:date="2025-10-24T11:39:00Z" w16du:dateUtc="2025-10-24T15:39:00Z"/>
          <w:rFonts w:ascii="Times New Roman" w:hAnsi="Times New Roman" w:cs="Times New Roman"/>
          <w:rPrChange w:id="1084" w:author="Valcin, Vieux" w:date="2025-10-24T11:50:00Z" w16du:dateUtc="2025-10-24T15:50:00Z">
            <w:rPr>
              <w:del w:id="1085" w:author="Valcin, Vieux" w:date="2025-10-24T11:39:00Z" w16du:dateUtc="2025-10-24T15:39:00Z"/>
            </w:rPr>
          </w:rPrChange>
        </w:rPr>
        <w:pPrChange w:id="1086" w:author="Valcin, Vieux" w:date="2025-10-24T11:39:00Z" w16du:dateUtc="2025-10-24T15:39:00Z">
          <w:pPr>
            <w:pStyle w:val="BodyText"/>
          </w:pPr>
        </w:pPrChange>
      </w:pPr>
      <w:r w:rsidRPr="00E63460">
        <w:rPr>
          <w:rFonts w:ascii="Times New Roman" w:hAnsi="Times New Roman" w:cs="Times New Roman"/>
          <w:rPrChange w:id="1087" w:author="Valcin, Vieux" w:date="2025-10-24T11:50:00Z" w16du:dateUtc="2025-10-24T15:50:00Z">
            <w:rPr/>
          </w:rPrChange>
        </w:rPr>
        <w:t xml:space="preserve">Curvature-Sensitive Gradient </w:t>
      </w:r>
      <w:proofErr w:type="spellStart"/>
      <w:r w:rsidRPr="00E63460">
        <w:rPr>
          <w:rFonts w:ascii="Times New Roman" w:hAnsi="Times New Roman" w:cs="Times New Roman"/>
          <w:rPrChange w:id="1088" w:author="Valcin, Vieux" w:date="2025-10-24T11:50:00Z" w16du:dateUtc="2025-10-24T15:50:00Z">
            <w:rPr/>
          </w:rPrChange>
        </w:rPr>
        <w:t>Regularizer</w:t>
      </w:r>
      <w:proofErr w:type="spellEnd"/>
      <w:r w:rsidRPr="00E63460">
        <w:rPr>
          <w:rFonts w:ascii="Times New Roman" w:hAnsi="Times New Roman" w:cs="Times New Roman"/>
          <w:rPrChange w:id="1089" w:author="Valcin, Vieux" w:date="2025-10-24T11:50:00Z" w16du:dateUtc="2025-10-24T15:50:00Z">
            <w:rPr/>
          </w:rPrChange>
        </w:rPr>
        <w:t xml:space="preserve"> </w:t>
      </w:r>
      <m:oMath>
        <m:sSub>
          <m:sSubPr>
            <m:ctrlPr>
              <w:ins w:id="1090" w:author="Valcin, Vieux" w:date="2025-10-24T11:39:00Z" w16du:dateUtc="2025-10-24T15:39:00Z">
                <w:rPr>
                  <w:rFonts w:ascii="Cambria Math" w:hAnsi="Cambria Math" w:cs="Times New Roman"/>
                  <w:i/>
                </w:rPr>
              </w:ins>
            </m:ctrlPr>
          </m:sSubPr>
          <m:e>
            <m:r>
              <w:ins w:id="1091" w:author="Valcin, Vieux" w:date="2025-10-24T11:43:00Z" w16du:dateUtc="2025-10-24T15:43:00Z">
                <w:rPr>
                  <w:rFonts w:ascii="Cambria Math" w:hAnsi="Cambria Math" w:cs="Times New Roman"/>
                </w:rPr>
                <m:t>(</m:t>
              </w:ins>
            </m:r>
            <m:r>
              <w:ins w:id="1092" w:author="Valcin, Vieux" w:date="2025-10-24T13:06:00Z" w16du:dateUtc="2025-10-24T17:06:00Z">
                <m:rPr>
                  <m:scr m:val="script"/>
                </m:rPr>
                <w:rPr>
                  <w:rFonts w:ascii="Cambria Math" w:hAnsi="Cambria Math" w:cs="Times New Roman"/>
                </w:rPr>
                <m:t>L</m:t>
              </w:ins>
            </m:r>
          </m:e>
          <m:sub>
            <m:r>
              <w:ins w:id="1093" w:author="Valcin, Vieux" w:date="2025-10-24T11:39:00Z" w16du:dateUtc="2025-10-24T15:39:00Z">
                <w:rPr>
                  <w:rFonts w:ascii="Cambria Math" w:hAnsi="Cambria Math" w:cs="Times New Roman"/>
                </w:rPr>
                <m:t>curv</m:t>
              </w:ins>
            </m:r>
          </m:sub>
        </m:sSub>
        <m:r>
          <w:ins w:id="1094" w:author="Valcin, Vieux" w:date="2025-10-24T11:43:00Z" w16du:dateUtc="2025-10-24T15:43:00Z">
            <w:rPr>
              <w:rFonts w:ascii="Cambria Math" w:hAnsi="Cambria Math" w:cs="Times New Roman"/>
            </w:rPr>
            <m:t>)</m:t>
          </w:ins>
        </m:r>
      </m:oMath>
      <w:ins w:id="1095" w:author="Valcin, Vieux" w:date="2025-10-24T11:39:00Z" w16du:dateUtc="2025-10-24T15:39:00Z">
        <w:r w:rsidR="003D165E" w:rsidRPr="00E63460" w:rsidDel="003D165E">
          <w:rPr>
            <w:rFonts w:ascii="Times New Roman" w:hAnsi="Times New Roman" w:cs="Times New Roman"/>
          </w:rPr>
          <w:t xml:space="preserve"> </w:t>
        </w:r>
      </w:ins>
      <w:del w:id="1096" w:author="Valcin, Vieux" w:date="2025-10-24T11:39:00Z" w16du:dateUtc="2025-10-24T15:39:00Z">
        <w:r w:rsidRPr="00E63460" w:rsidDel="003D165E">
          <w:rPr>
            <w:rFonts w:ascii="Times New Roman" w:hAnsi="Times New Roman" w:cs="Times New Roman"/>
            <w:rPrChange w:id="1097" w:author="Valcin, Vieux" w:date="2025-10-24T11:50:00Z" w16du:dateUtc="2025-10-24T15:50:00Z">
              <w:rPr/>
            </w:rPrChange>
          </w:rPr>
          <w:delText>(L_curv)</w:delText>
        </w:r>
      </w:del>
      <w:r w:rsidRPr="00E63460">
        <w:rPr>
          <w:rFonts w:ascii="Times New Roman" w:hAnsi="Times New Roman" w:cs="Times New Roman"/>
          <w:rPrChange w:id="1098" w:author="Valcin, Vieux" w:date="2025-10-24T11:50:00Z" w16du:dateUtc="2025-10-24T15:50:00Z">
            <w:rPr/>
          </w:rPrChange>
        </w:rPr>
        <w:t>: Prevents exploding gradients near the boundary by accounting for metric tensor scaling (Nickel &amp; Kiela, 2017; Chami et al., 2019).</w:t>
      </w:r>
    </w:p>
    <w:p w14:paraId="2F489D4A" w14:textId="77777777" w:rsidR="00500EBD" w:rsidRPr="00E63460" w:rsidRDefault="00500EBD">
      <w:pPr>
        <w:pStyle w:val="BodyText"/>
        <w:numPr>
          <w:ilvl w:val="2"/>
          <w:numId w:val="2"/>
        </w:numPr>
        <w:rPr>
          <w:rFonts w:ascii="Times New Roman" w:hAnsi="Times New Roman" w:cs="Times New Roman"/>
          <w:rPrChange w:id="1099" w:author="Valcin, Vieux" w:date="2025-10-24T11:50:00Z" w16du:dateUtc="2025-10-24T15:50:00Z">
            <w:rPr/>
          </w:rPrChange>
        </w:rPr>
        <w:pPrChange w:id="1100" w:author="Valcin, Vieux" w:date="2025-10-24T11:39:00Z" w16du:dateUtc="2025-10-24T15:39:00Z">
          <w:pPr>
            <w:pStyle w:val="BodyText"/>
          </w:pPr>
        </w:pPrChange>
      </w:pPr>
    </w:p>
    <w:p w14:paraId="733E25D0" w14:textId="419DB305" w:rsidR="003D165E" w:rsidRPr="00E63460" w:rsidRDefault="00000000">
      <w:pPr>
        <w:pStyle w:val="BodyText"/>
        <w:rPr>
          <w:ins w:id="1101" w:author="Valcin, Vieux" w:date="2025-10-24T11:40:00Z" w16du:dateUtc="2025-10-24T15:40:00Z"/>
          <w:rFonts w:ascii="Times New Roman" w:hAnsi="Times New Roman" w:cs="Times New Roman"/>
        </w:rPr>
      </w:pPr>
      <m:oMathPara>
        <m:oMathParaPr>
          <m:jc m:val="center"/>
        </m:oMathParaPr>
        <m:oMath>
          <m:sSub>
            <m:sSubPr>
              <m:ctrlPr>
                <w:ins w:id="1102" w:author="Valcin, Vieux" w:date="2025-10-24T11:40:00Z" w16du:dateUtc="2025-10-24T15:40:00Z">
                  <w:rPr>
                    <w:rFonts w:ascii="Cambria Math" w:hAnsi="Cambria Math" w:cs="Times New Roman"/>
                    <w:i/>
                  </w:rPr>
                </w:ins>
              </m:ctrlPr>
            </m:sSubPr>
            <m:e>
              <m:r>
                <w:ins w:id="1103" w:author="Valcin, Vieux" w:date="2025-10-24T13:06:00Z" w16du:dateUtc="2025-10-24T17:06:00Z">
                  <m:rPr>
                    <m:scr m:val="script"/>
                  </m:rPr>
                  <w:rPr>
                    <w:rFonts w:ascii="Cambria Math" w:hAnsi="Cambria Math" w:cs="Times New Roman"/>
                  </w:rPr>
                  <m:t>L</m:t>
                </w:ins>
              </m:r>
            </m:e>
            <m:sub>
              <m:r>
                <w:ins w:id="1104" w:author="Valcin, Vieux" w:date="2025-10-24T11:40:00Z" w16du:dateUtc="2025-10-24T15:40:00Z">
                  <w:rPr>
                    <w:rFonts w:ascii="Cambria Math" w:hAnsi="Cambria Math" w:cs="Times New Roman"/>
                  </w:rPr>
                  <m:t>curv</m:t>
                </w:ins>
              </m:r>
            </m:sub>
          </m:sSub>
          <m:r>
            <w:ins w:id="1105" w:author="Valcin, Vieux" w:date="2025-10-24T11:41:00Z" w16du:dateUtc="2025-10-24T15:41:00Z">
              <w:rPr>
                <w:rFonts w:ascii="Cambria Math" w:hAnsi="Cambria Math" w:cs="Times New Roman"/>
              </w:rPr>
              <m:t>=</m:t>
            </w:ins>
          </m:r>
          <m:f>
            <m:fPr>
              <m:ctrlPr>
                <w:ins w:id="1106" w:author="Valcin, Vieux" w:date="2025-10-24T11:40:00Z" w16du:dateUtc="2025-10-24T15:40:00Z">
                  <w:rPr>
                    <w:rFonts w:ascii="Cambria Math" w:hAnsi="Cambria Math" w:cs="Times New Roman"/>
                  </w:rPr>
                </w:ins>
              </m:ctrlPr>
            </m:fPr>
            <m:num>
              <m:r>
                <w:ins w:id="1107" w:author="Valcin, Vieux" w:date="2025-10-24T11:40:00Z" w16du:dateUtc="2025-10-24T15:40:00Z">
                  <w:rPr>
                    <w:rFonts w:ascii="Cambria Math" w:hAnsi="Cambria Math" w:cs="Times New Roman"/>
                  </w:rPr>
                  <m:t>1</m:t>
                </w:ins>
              </m:r>
            </m:num>
            <m:den>
              <m:r>
                <w:ins w:id="1108" w:author="Valcin, Vieux" w:date="2025-10-24T11:40:00Z" w16du:dateUtc="2025-10-24T15:40:00Z">
                  <w:rPr>
                    <w:rFonts w:ascii="Cambria Math" w:hAnsi="Cambria Math" w:cs="Times New Roman"/>
                  </w:rPr>
                  <m:t>N</m:t>
                </w:ins>
              </m:r>
            </m:den>
          </m:f>
          <m:nary>
            <m:naryPr>
              <m:chr m:val="∑"/>
              <m:limLoc m:val="undOvr"/>
              <m:ctrlPr>
                <w:ins w:id="1109" w:author="Valcin, Vieux" w:date="2025-10-24T11:40:00Z" w16du:dateUtc="2025-10-24T15:40:00Z">
                  <w:rPr>
                    <w:rFonts w:ascii="Cambria Math" w:hAnsi="Cambria Math" w:cs="Times New Roman"/>
                  </w:rPr>
                </w:ins>
              </m:ctrlPr>
            </m:naryPr>
            <m:sub>
              <m:r>
                <w:ins w:id="1110" w:author="Valcin, Vieux" w:date="2025-10-24T11:40:00Z" w16du:dateUtc="2025-10-24T15:40:00Z">
                  <w:rPr>
                    <w:rFonts w:ascii="Cambria Math" w:hAnsi="Cambria Math" w:cs="Times New Roman"/>
                  </w:rPr>
                  <m:t>i=1</m:t>
                </w:ins>
              </m:r>
            </m:sub>
            <m:sup>
              <m:r>
                <w:ins w:id="1111" w:author="Valcin, Vieux" w:date="2025-10-24T11:40:00Z" w16du:dateUtc="2025-10-24T15:40:00Z">
                  <w:rPr>
                    <w:rFonts w:ascii="Cambria Math" w:hAnsi="Cambria Math" w:cs="Times New Roman"/>
                  </w:rPr>
                  <m:t>N</m:t>
                </w:ins>
              </m:r>
            </m:sup>
            <m:e>
              <m:sSup>
                <m:sSupPr>
                  <m:ctrlPr>
                    <w:ins w:id="1112" w:author="Valcin, Vieux" w:date="2025-10-24T11:42:00Z" w16du:dateUtc="2025-10-24T15:42:00Z">
                      <w:rPr>
                        <w:rFonts w:ascii="Cambria Math" w:hAnsi="Cambria Math" w:cs="Times New Roman"/>
                      </w:rPr>
                    </w:ins>
                  </m:ctrlPr>
                </m:sSupPr>
                <m:e>
                  <m:sSub>
                    <m:sSubPr>
                      <m:ctrlPr>
                        <w:ins w:id="1113" w:author="Valcin, Vieux" w:date="2025-10-24T11:42:00Z" w16du:dateUtc="2025-10-24T15:42:00Z">
                          <w:rPr>
                            <w:rFonts w:ascii="Cambria Math" w:hAnsi="Cambria Math" w:cs="Times New Roman"/>
                          </w:rPr>
                        </w:ins>
                      </m:ctrlPr>
                    </m:sSubPr>
                    <m:e>
                      <m:r>
                        <w:ins w:id="1114" w:author="Valcin, Vieux" w:date="2025-10-24T11:42:00Z" w16du:dateUtc="2025-10-24T15:42:00Z">
                          <w:rPr>
                            <w:rFonts w:ascii="Cambria Math" w:hAnsi="Cambria Math" w:cs="Times New Roman"/>
                          </w:rPr>
                          <m:t>∥</m:t>
                        </w:ins>
                      </m:r>
                      <m:r>
                        <w:ins w:id="1115" w:author="Valcin, Vieux" w:date="2025-10-24T11:42:00Z" w16du:dateUtc="2025-10-24T15:42:00Z">
                          <m:rPr>
                            <m:sty m:val="p"/>
                          </m:rPr>
                          <w:rPr>
                            <w:rFonts w:ascii="Cambria Math" w:hAnsi="Cambria Math" w:cs="Times New Roman" w:hint="eastAsia"/>
                          </w:rPr>
                          <m:t>∇</m:t>
                        </w:ins>
                      </m:r>
                    </m:e>
                    <m:sub>
                      <m:sSub>
                        <m:sSubPr>
                          <m:ctrlPr>
                            <w:ins w:id="1116" w:author="Valcin, Vieux" w:date="2025-10-24T11:42:00Z" w16du:dateUtc="2025-10-24T15:42:00Z">
                              <w:rPr>
                                <w:rFonts w:ascii="Cambria Math" w:hAnsi="Cambria Math" w:cs="Times New Roman"/>
                              </w:rPr>
                            </w:ins>
                          </m:ctrlPr>
                        </m:sSubPr>
                        <m:e>
                          <m:r>
                            <w:ins w:id="1117" w:author="Valcin, Vieux" w:date="2025-10-24T11:42:00Z" w16du:dateUtc="2025-10-24T15:42:00Z">
                              <w:rPr>
                                <w:rFonts w:ascii="Cambria Math" w:hAnsi="Cambria Math" w:cs="Times New Roman"/>
                              </w:rPr>
                              <m:t>y</m:t>
                            </w:ins>
                          </m:r>
                        </m:e>
                        <m:sub>
                          <m:r>
                            <w:ins w:id="1118" w:author="Valcin, Vieux" w:date="2025-10-24T11:42:00Z" w16du:dateUtc="2025-10-24T15:42:00Z">
                              <w:rPr>
                                <w:rFonts w:ascii="Cambria Math" w:hAnsi="Cambria Math" w:cs="Times New Roman"/>
                              </w:rPr>
                              <m:t>i</m:t>
                            </w:ins>
                          </m:r>
                        </m:sub>
                      </m:sSub>
                    </m:sub>
                  </m:sSub>
                  <m:sSub>
                    <m:sSubPr>
                      <m:ctrlPr>
                        <w:ins w:id="1119" w:author="Valcin, Vieux" w:date="2025-10-24T11:42:00Z" w16du:dateUtc="2025-10-24T15:42:00Z">
                          <w:rPr>
                            <w:rFonts w:ascii="Cambria Math" w:hAnsi="Cambria Math" w:cs="Times New Roman"/>
                            <w:i/>
                          </w:rPr>
                        </w:ins>
                      </m:ctrlPr>
                    </m:sSubPr>
                    <m:e>
                      <m:r>
                        <w:ins w:id="1120" w:author="Valcin, Vieux" w:date="2025-10-24T13:06:00Z" w16du:dateUtc="2025-10-24T17:06:00Z">
                          <m:rPr>
                            <m:scr m:val="script"/>
                          </m:rPr>
                          <w:rPr>
                            <w:rFonts w:ascii="Cambria Math" w:hAnsi="Cambria Math" w:cs="Times New Roman"/>
                          </w:rPr>
                          <m:t>L</m:t>
                        </w:ins>
                      </m:r>
                    </m:e>
                    <m:sub>
                      <m:r>
                        <w:ins w:id="1121" w:author="Valcin, Vieux" w:date="2025-10-24T11:42:00Z" w16du:dateUtc="2025-10-24T15:42:00Z">
                          <m:rPr>
                            <m:sty m:val="p"/>
                          </m:rPr>
                          <w:rPr>
                            <w:rFonts w:ascii="Cambria Math" w:hAnsi="Cambria Math" w:cs="Times New Roman"/>
                          </w:rPr>
                          <m:t>STAP</m:t>
                        </w:ins>
                      </m:r>
                    </m:sub>
                  </m:sSub>
                  <m:r>
                    <w:ins w:id="1122" w:author="Valcin, Vieux" w:date="2025-10-24T11:42:00Z" w16du:dateUtc="2025-10-24T15:42:00Z">
                      <w:rPr>
                        <w:rFonts w:ascii="Cambria Math" w:hAnsi="Cambria Math" w:cs="Times New Roman"/>
                      </w:rPr>
                      <m:t>∥</m:t>
                    </w:ins>
                  </m:r>
                </m:e>
                <m:sup>
                  <m:r>
                    <w:ins w:id="1123" w:author="Valcin, Vieux" w:date="2025-10-24T11:42:00Z" w16du:dateUtc="2025-10-24T15:42:00Z">
                      <w:rPr>
                        <w:rFonts w:ascii="Cambria Math" w:hAnsi="Cambria Math" w:cs="Times New Roman"/>
                      </w:rPr>
                      <m:t>2</m:t>
                    </w:ins>
                  </m:r>
                </m:sup>
              </m:sSup>
              <m:r>
                <w:ins w:id="1124" w:author="Valcin, Vieux" w:date="2025-10-24T11:42:00Z" w16du:dateUtc="2025-10-24T15:42:00Z">
                  <w:rPr>
                    <w:rFonts w:ascii="Cambria Math" w:hAnsi="Cambria Math" w:cs="Times New Roman"/>
                  </w:rPr>
                  <m:t xml:space="preserve"> ∙</m:t>
                </w:ins>
              </m:r>
              <m:r>
                <w:ins w:id="1125" w:author="Valcin, Vieux" w:date="2025-10-24T11:40:00Z" w16du:dateUtc="2025-10-24T15:40:00Z">
                  <w:rPr>
                    <w:rFonts w:ascii="Cambria Math" w:hAnsi="Cambria Math" w:cs="Times New Roman"/>
                  </w:rPr>
                  <m:t>(</m:t>
                </w:ins>
              </m:r>
            </m:e>
          </m:nary>
          <m:r>
            <w:ins w:id="1126" w:author="Valcin, Vieux" w:date="2025-10-24T11:42:00Z" w16du:dateUtc="2025-10-24T15:42:00Z">
              <m:rPr>
                <m:sty m:val="p"/>
              </m:rPr>
              <w:rPr>
                <w:rFonts w:ascii="Cambria Math" w:hAnsi="Cambria Math" w:cs="Times New Roman"/>
              </w:rPr>
              <m:t>1</m:t>
            </w:ins>
          </m:r>
          <m:r>
            <w:ins w:id="1127" w:author="Valcin, Vieux" w:date="2025-10-24T11:40:00Z" w16du:dateUtc="2025-10-24T15:40:00Z">
              <w:rPr>
                <w:rFonts w:ascii="Cambria Math" w:hAnsi="Cambria Math" w:cs="Times New Roman"/>
              </w:rPr>
              <m:t>-</m:t>
            </w:ins>
          </m:r>
          <m:r>
            <w:ins w:id="1128" w:author="Valcin, Vieux" w:date="2025-10-24T11:42:00Z" w16du:dateUtc="2025-10-24T15:42:00Z">
              <w:rPr>
                <w:rFonts w:ascii="Cambria Math" w:hAnsi="Cambria Math" w:cs="Times New Roman"/>
              </w:rPr>
              <m:t>∥</m:t>
            </w:ins>
          </m:r>
          <m:sSup>
            <m:sSupPr>
              <m:ctrlPr>
                <w:ins w:id="1129" w:author="Valcin, Vieux" w:date="2025-10-24T11:43:00Z" w16du:dateUtc="2025-10-24T15:43:00Z">
                  <w:rPr>
                    <w:rFonts w:ascii="Cambria Math" w:hAnsi="Cambria Math" w:cs="Times New Roman"/>
                  </w:rPr>
                </w:ins>
              </m:ctrlPr>
            </m:sSupPr>
            <m:e>
              <m:sSub>
                <m:sSubPr>
                  <m:ctrlPr>
                    <w:ins w:id="1130" w:author="Valcin, Vieux" w:date="2025-10-24T11:43:00Z" w16du:dateUtc="2025-10-24T15:43:00Z">
                      <w:rPr>
                        <w:rFonts w:ascii="Cambria Math" w:hAnsi="Cambria Math" w:cs="Times New Roman"/>
                      </w:rPr>
                    </w:ins>
                  </m:ctrlPr>
                </m:sSubPr>
                <m:e>
                  <m:r>
                    <w:ins w:id="1131" w:author="Valcin, Vieux" w:date="2025-10-24T11:43:00Z" w16du:dateUtc="2025-10-24T15:43:00Z">
                      <w:rPr>
                        <w:rFonts w:ascii="Cambria Math" w:hAnsi="Cambria Math" w:cs="Times New Roman"/>
                      </w:rPr>
                      <m:t>y</m:t>
                    </w:ins>
                  </m:r>
                </m:e>
                <m:sub>
                  <m:r>
                    <w:ins w:id="1132" w:author="Valcin, Vieux" w:date="2025-10-24T11:43:00Z" w16du:dateUtc="2025-10-24T15:43:00Z">
                      <w:rPr>
                        <w:rFonts w:ascii="Cambria Math" w:hAnsi="Cambria Math" w:cs="Times New Roman"/>
                      </w:rPr>
                      <m:t>i</m:t>
                    </w:ins>
                  </m:r>
                </m:sub>
              </m:sSub>
            </m:e>
            <m:sup>
              <m:r>
                <w:ins w:id="1133" w:author="Valcin, Vieux" w:date="2025-10-24T11:43:00Z" w16du:dateUtc="2025-10-24T15:43:00Z">
                  <w:rPr>
                    <w:rFonts w:ascii="Cambria Math" w:hAnsi="Cambria Math" w:cs="Times New Roman"/>
                  </w:rPr>
                  <m:t>2</m:t>
                </w:ins>
              </m:r>
            </m:sup>
          </m:sSup>
          <m:r>
            <w:ins w:id="1134" w:author="Valcin, Vieux" w:date="2025-10-24T11:42:00Z" w16du:dateUtc="2025-10-24T15:42:00Z">
              <w:rPr>
                <w:rFonts w:ascii="Cambria Math" w:hAnsi="Cambria Math" w:cs="Times New Roman"/>
              </w:rPr>
              <m:t>∥</m:t>
            </w:ins>
          </m:r>
          <m:sSup>
            <m:sSupPr>
              <m:ctrlPr>
                <w:ins w:id="1135" w:author="Valcin, Vieux" w:date="2025-10-24T11:40:00Z" w16du:dateUtc="2025-10-24T15:40:00Z">
                  <w:rPr>
                    <w:rFonts w:ascii="Cambria Math" w:hAnsi="Cambria Math" w:cs="Times New Roman"/>
                  </w:rPr>
                </w:ins>
              </m:ctrlPr>
            </m:sSupPr>
            <m:e>
              <m:r>
                <w:ins w:id="1136" w:author="Valcin, Vieux" w:date="2025-10-24T11:40:00Z" w16du:dateUtc="2025-10-24T15:40:00Z">
                  <w:rPr>
                    <w:rFonts w:ascii="Cambria Math" w:hAnsi="Cambria Math" w:cs="Times New Roman"/>
                  </w:rPr>
                  <m:t>)</m:t>
                </w:ins>
              </m:r>
            </m:e>
            <m:sup>
              <m:r>
                <w:ins w:id="1137" w:author="Valcin, Vieux" w:date="2025-10-24T11:43:00Z" w16du:dateUtc="2025-10-24T15:43:00Z">
                  <w:rPr>
                    <w:rFonts w:ascii="Cambria Math" w:hAnsi="Cambria Math" w:cs="Times New Roman"/>
                  </w:rPr>
                  <m:t>-2</m:t>
                </w:ins>
              </m:r>
            </m:sup>
          </m:sSup>
        </m:oMath>
      </m:oMathPara>
    </w:p>
    <w:p w14:paraId="0FC6F168" w14:textId="552D8E49" w:rsidR="00500EBD" w:rsidRPr="00E63460" w:rsidDel="003D165E" w:rsidRDefault="00000000">
      <w:pPr>
        <w:pStyle w:val="BodyText"/>
        <w:numPr>
          <w:ilvl w:val="2"/>
          <w:numId w:val="2"/>
        </w:numPr>
        <w:rPr>
          <w:del w:id="1138" w:author="Valcin, Vieux" w:date="2025-10-24T11:43:00Z" w16du:dateUtc="2025-10-24T15:43:00Z"/>
          <w:rFonts w:ascii="Times New Roman" w:hAnsi="Times New Roman" w:cs="Times New Roman"/>
          <w:rPrChange w:id="1139" w:author="Valcin, Vieux" w:date="2025-10-24T11:50:00Z" w16du:dateUtc="2025-10-24T15:50:00Z">
            <w:rPr>
              <w:del w:id="1140" w:author="Valcin, Vieux" w:date="2025-10-24T11:43:00Z" w16du:dateUtc="2025-10-24T15:43:00Z"/>
            </w:rPr>
          </w:rPrChange>
        </w:rPr>
        <w:pPrChange w:id="1141" w:author="Valcin, Vieux" w:date="2025-10-24T11:43:00Z" w16du:dateUtc="2025-10-24T15:43:00Z">
          <w:pPr>
            <w:pStyle w:val="BodyText"/>
          </w:pPr>
        </w:pPrChange>
      </w:pPr>
      <w:del w:id="1142" w:author="Valcin, Vieux" w:date="2025-10-24T11:43:00Z" w16du:dateUtc="2025-10-24T15:43:00Z">
        <w:r w:rsidRPr="00E63460" w:rsidDel="003D165E">
          <w:rPr>
            <w:rFonts w:ascii="Times New Roman" w:hAnsi="Times New Roman" w:cs="Times New Roman"/>
            <w:rPrChange w:id="1143" w:author="Valcin, Vieux" w:date="2025-10-24T11:50:00Z" w16du:dateUtc="2025-10-24T15:50:00Z">
              <w:rPr/>
            </w:rPrChange>
          </w:rPr>
          <w:delText>[</w:delText>
        </w:r>
      </w:del>
      <w:del w:id="1144" w:author="Valcin, Vieux" w:date="2025-10-24T11:40:00Z" w16du:dateUtc="2025-10-24T15:40:00Z">
        <w:r w:rsidRPr="00E63460" w:rsidDel="003D165E">
          <w:rPr>
            <w:rFonts w:ascii="Times New Roman" w:hAnsi="Times New Roman" w:cs="Times New Roman"/>
            <w:rPrChange w:id="1145" w:author="Valcin, Vieux" w:date="2025-10-24T11:50:00Z" w16du:dateUtc="2025-10-24T15:50:00Z">
              <w:rPr/>
            </w:rPrChange>
          </w:rPr>
          <w:delText>EQUATION 19</w:delText>
        </w:r>
      </w:del>
      <w:del w:id="1146" w:author="Valcin, Vieux" w:date="2025-10-24T11:43:00Z" w16du:dateUtc="2025-10-24T15:43:00Z">
        <w:r w:rsidRPr="00E63460" w:rsidDel="003D165E">
          <w:rPr>
            <w:rFonts w:ascii="Times New Roman" w:hAnsi="Times New Roman" w:cs="Times New Roman"/>
            <w:rPrChange w:id="1147" w:author="Valcin, Vieux" w:date="2025-10-24T11:50:00Z" w16du:dateUtc="2025-10-24T15:50:00Z">
              <w:rPr/>
            </w:rPrChange>
          </w:rPr>
          <w:delText>: L_curv = (1/N) Σ_i ‖</w:delText>
        </w:r>
        <w:r w:rsidRPr="00E63460" w:rsidDel="003D165E">
          <w:rPr>
            <w:rFonts w:ascii="Cambria Math" w:hAnsi="Cambria Math" w:cs="Cambria Math" w:hint="eastAsia"/>
            <w:rPrChange w:id="1148" w:author="Valcin, Vieux" w:date="2025-10-24T11:50:00Z" w16du:dateUtc="2025-10-24T15:50:00Z">
              <w:rPr>
                <w:rFonts w:hint="eastAsia"/>
              </w:rPr>
            </w:rPrChange>
          </w:rPr>
          <w:delText>∇</w:delText>
        </w:r>
        <w:r w:rsidRPr="00E63460" w:rsidDel="003D165E">
          <w:rPr>
            <w:rFonts w:ascii="Times New Roman" w:hAnsi="Times New Roman" w:cs="Times New Roman"/>
            <w:rPrChange w:id="1149" w:author="Valcin, Vieux" w:date="2025-10-24T11:50:00Z" w16du:dateUtc="2025-10-24T15:50:00Z">
              <w:rPr/>
            </w:rPrChange>
          </w:rPr>
          <w:delText>_y_i L_STAP‖² · (1 - ‖y_i‖²)⁻²]</w:delText>
        </w:r>
      </w:del>
    </w:p>
    <w:p w14:paraId="5E27EE3C" w14:textId="77777777" w:rsidR="00500EBD" w:rsidRPr="00E63460" w:rsidDel="003D165E" w:rsidRDefault="00500EBD">
      <w:pPr>
        <w:pStyle w:val="BodyText"/>
        <w:numPr>
          <w:ilvl w:val="2"/>
          <w:numId w:val="2"/>
        </w:numPr>
        <w:rPr>
          <w:del w:id="1150" w:author="Valcin, Vieux" w:date="2025-10-24T11:43:00Z" w16du:dateUtc="2025-10-24T15:43:00Z"/>
          <w:rFonts w:ascii="Times New Roman" w:hAnsi="Times New Roman" w:cs="Times New Roman"/>
        </w:rPr>
        <w:pPrChange w:id="1151" w:author="Valcin, Vieux" w:date="2025-10-24T11:43:00Z" w16du:dateUtc="2025-10-24T15:43:00Z">
          <w:pPr>
            <w:pStyle w:val="BodyText"/>
          </w:pPr>
        </w:pPrChange>
      </w:pPr>
    </w:p>
    <w:p w14:paraId="3CEB4A44" w14:textId="422B3141" w:rsidR="00500EBD" w:rsidRPr="00E63460" w:rsidRDefault="00000000">
      <w:pPr>
        <w:pStyle w:val="BodyText"/>
        <w:numPr>
          <w:ilvl w:val="2"/>
          <w:numId w:val="2"/>
        </w:numPr>
        <w:rPr>
          <w:rFonts w:ascii="Times New Roman" w:hAnsi="Times New Roman" w:cs="Times New Roman"/>
          <w:rPrChange w:id="1152" w:author="Valcin, Vieux" w:date="2025-10-24T11:50:00Z" w16du:dateUtc="2025-10-24T15:50:00Z">
            <w:rPr/>
          </w:rPrChange>
        </w:rPr>
        <w:pPrChange w:id="1153" w:author="Valcin, Vieux" w:date="2025-10-24T11:43:00Z" w16du:dateUtc="2025-10-24T15:43:00Z">
          <w:pPr>
            <w:pStyle w:val="BodyText"/>
          </w:pPr>
        </w:pPrChange>
      </w:pPr>
      <w:r w:rsidRPr="00E63460">
        <w:rPr>
          <w:rFonts w:ascii="Times New Roman" w:hAnsi="Times New Roman" w:cs="Times New Roman"/>
          <w:rPrChange w:id="1154" w:author="Valcin, Vieux" w:date="2025-10-24T11:50:00Z" w16du:dateUtc="2025-10-24T15:50:00Z">
            <w:rPr/>
          </w:rPrChange>
        </w:rPr>
        <w:t xml:space="preserve">Taylor Consistency Penalty </w:t>
      </w:r>
      <w:del w:id="1155" w:author="Valcin, Vieux" w:date="2025-10-24T11:43:00Z" w16du:dateUtc="2025-10-24T15:43:00Z">
        <w:r w:rsidRPr="00E63460" w:rsidDel="003D165E">
          <w:rPr>
            <w:rFonts w:ascii="Times New Roman" w:hAnsi="Times New Roman" w:cs="Times New Roman"/>
            <w:rPrChange w:id="1156" w:author="Valcin, Vieux" w:date="2025-10-24T11:50:00Z" w16du:dateUtc="2025-10-24T15:50:00Z">
              <w:rPr/>
            </w:rPrChange>
          </w:rPr>
          <w:delText>(</w:delText>
        </w:r>
      </w:del>
      <m:oMath>
        <m:d>
          <m:dPr>
            <m:ctrlPr>
              <w:ins w:id="1157" w:author="Valcin, Vieux" w:date="2025-10-24T11:43:00Z" w16du:dateUtc="2025-10-24T15:43:00Z">
                <w:rPr>
                  <w:rFonts w:ascii="Cambria Math" w:hAnsi="Cambria Math" w:cs="Times New Roman"/>
                  <w:i/>
                </w:rPr>
              </w:ins>
            </m:ctrlPr>
          </m:dPr>
          <m:e>
            <m:sSub>
              <m:sSubPr>
                <m:ctrlPr>
                  <w:ins w:id="1158" w:author="Valcin, Vieux" w:date="2025-10-24T11:43:00Z" w16du:dateUtc="2025-10-24T15:43:00Z">
                    <w:rPr>
                      <w:rFonts w:ascii="Cambria Math" w:hAnsi="Cambria Math" w:cs="Times New Roman"/>
                      <w:i/>
                    </w:rPr>
                  </w:ins>
                </m:ctrlPr>
              </m:sSubPr>
              <m:e>
                <m:r>
                  <w:ins w:id="1159" w:author="Valcin, Vieux" w:date="2025-10-24T11:43:00Z" w16du:dateUtc="2025-10-24T15:43:00Z">
                    <w:rPr>
                      <w:rFonts w:ascii="Cambria Math" w:hAnsi="Cambria Math" w:cs="Times New Roman"/>
                    </w:rPr>
                    <m:t>L</m:t>
                  </w:ins>
                </m:r>
              </m:e>
              <m:sub>
                <m:r>
                  <w:ins w:id="1160" w:author="Valcin, Vieux" w:date="2025-10-24T11:43:00Z" w16du:dateUtc="2025-10-24T15:43:00Z">
                    <w:rPr>
                      <w:rFonts w:ascii="Cambria Math" w:hAnsi="Cambria Math" w:cs="Times New Roman"/>
                    </w:rPr>
                    <m:t>jac</m:t>
                  </w:ins>
                </m:r>
              </m:sub>
            </m:sSub>
          </m:e>
        </m:d>
      </m:oMath>
      <w:del w:id="1161" w:author="Valcin, Vieux" w:date="2025-10-24T11:43:00Z" w16du:dateUtc="2025-10-24T15:43:00Z">
        <w:r w:rsidRPr="00E63460" w:rsidDel="003D165E">
          <w:rPr>
            <w:rFonts w:ascii="Times New Roman" w:hAnsi="Times New Roman" w:cs="Times New Roman"/>
            <w:rPrChange w:id="1162" w:author="Valcin, Vieux" w:date="2025-10-24T11:50:00Z" w16du:dateUtc="2025-10-24T15:50:00Z">
              <w:rPr/>
            </w:rPrChange>
          </w:rPr>
          <w:delText>L_jac</w:delText>
        </w:r>
      </w:del>
      <w:del w:id="1163" w:author="Valcin, Vieux" w:date="2025-10-24T11:44:00Z" w16du:dateUtc="2025-10-24T15:44:00Z">
        <w:r w:rsidRPr="00E63460" w:rsidDel="003D165E">
          <w:rPr>
            <w:rFonts w:ascii="Times New Roman" w:hAnsi="Times New Roman" w:cs="Times New Roman"/>
            <w:rPrChange w:id="1164" w:author="Valcin, Vieux" w:date="2025-10-24T11:50:00Z" w16du:dateUtc="2025-10-24T15:50:00Z">
              <w:rPr/>
            </w:rPrChange>
          </w:rPr>
          <w:delText>)</w:delText>
        </w:r>
      </w:del>
      <w:r w:rsidRPr="00E63460">
        <w:rPr>
          <w:rFonts w:ascii="Times New Roman" w:hAnsi="Times New Roman" w:cs="Times New Roman"/>
          <w:rPrChange w:id="1165" w:author="Valcin, Vieux" w:date="2025-10-24T11:50:00Z" w16du:dateUtc="2025-10-24T15:50:00Z">
            <w:rPr/>
          </w:rPrChange>
        </w:rPr>
        <w:t>: Minimizes discrepancy between exact hyperbolic distance and Taylor approximation, maintaining geometric fidelity (Bu et al., 2025).</w:t>
      </w:r>
    </w:p>
    <w:p w14:paraId="298CDDB5" w14:textId="77777777" w:rsidR="00500EBD" w:rsidRPr="00E63460" w:rsidDel="00E63460" w:rsidRDefault="00500EBD">
      <w:pPr>
        <w:pStyle w:val="BodyText"/>
        <w:jc w:val="center"/>
        <w:rPr>
          <w:del w:id="1166" w:author="Valcin, Vieux" w:date="2025-10-24T11:49:00Z" w16du:dateUtc="2025-10-24T15:49:00Z"/>
          <w:rFonts w:ascii="Times New Roman" w:hAnsi="Times New Roman" w:cs="Times New Roman"/>
          <w:rPrChange w:id="1167" w:author="Valcin, Vieux" w:date="2025-10-24T11:50:00Z" w16du:dateUtc="2025-10-24T15:50:00Z">
            <w:rPr>
              <w:del w:id="1168" w:author="Valcin, Vieux" w:date="2025-10-24T11:49:00Z" w16du:dateUtc="2025-10-24T15:49:00Z"/>
            </w:rPr>
          </w:rPrChange>
        </w:rPr>
        <w:pPrChange w:id="1169" w:author="Valcin, Vieux" w:date="2025-10-24T11:50:00Z" w16du:dateUtc="2025-10-24T15:50:00Z">
          <w:pPr>
            <w:pStyle w:val="BodyText"/>
          </w:pPr>
        </w:pPrChange>
      </w:pPr>
    </w:p>
    <w:p w14:paraId="1C223BC7" w14:textId="2C127201" w:rsidR="00500EBD" w:rsidRPr="00E63460" w:rsidDel="00E63460" w:rsidRDefault="00000000">
      <w:pPr>
        <w:pStyle w:val="BodyText"/>
        <w:jc w:val="center"/>
        <w:rPr>
          <w:del w:id="1170" w:author="Valcin, Vieux" w:date="2025-10-24T11:50:00Z" w16du:dateUtc="2025-10-24T15:50:00Z"/>
          <w:rFonts w:ascii="Times New Roman" w:hAnsi="Times New Roman" w:cs="Times New Roman"/>
          <w:rPrChange w:id="1171" w:author="Valcin, Vieux" w:date="2025-10-24T11:50:00Z" w16du:dateUtc="2025-10-24T15:50:00Z">
            <w:rPr>
              <w:del w:id="1172" w:author="Valcin, Vieux" w:date="2025-10-24T11:50:00Z" w16du:dateUtc="2025-10-24T15:50:00Z"/>
            </w:rPr>
          </w:rPrChange>
        </w:rPr>
        <w:pPrChange w:id="1173" w:author="Valcin, Vieux" w:date="2025-10-24T11:50:00Z" w16du:dateUtc="2025-10-24T15:50:00Z">
          <w:pPr>
            <w:pStyle w:val="BodyText"/>
          </w:pPr>
        </w:pPrChange>
      </w:pPr>
      <w:del w:id="1174" w:author="Valcin, Vieux" w:date="2025-10-24T11:49:00Z" w16du:dateUtc="2025-10-24T15:49:00Z">
        <w:r w:rsidRPr="00E63460" w:rsidDel="00E63460">
          <w:rPr>
            <w:rFonts w:ascii="Times New Roman" w:hAnsi="Times New Roman" w:cs="Times New Roman"/>
            <w:rPrChange w:id="1175" w:author="Valcin, Vieux" w:date="2025-10-24T11:50:00Z" w16du:dateUtc="2025-10-24T15:50:00Z">
              <w:rPr/>
            </w:rPrChange>
          </w:rPr>
          <w:delText xml:space="preserve">[EQUATION 20: L_jac = </w:delText>
        </w:r>
      </w:del>
      <m:oMath>
        <m:sSub>
          <m:sSubPr>
            <m:ctrlPr>
              <w:ins w:id="1176" w:author="Valcin, Vieux" w:date="2025-10-24T11:44:00Z" w16du:dateUtc="2025-10-24T15:44:00Z">
                <w:rPr>
                  <w:rFonts w:ascii="Cambria Math" w:hAnsi="Cambria Math" w:cs="Times New Roman"/>
                  <w:i/>
                </w:rPr>
              </w:ins>
            </m:ctrlPr>
          </m:sSubPr>
          <m:e>
            <m:r>
              <w:ins w:id="1177" w:author="Valcin, Vieux" w:date="2025-10-24T13:07:00Z" w16du:dateUtc="2025-10-24T17:07:00Z">
                <m:rPr>
                  <m:scr m:val="script"/>
                </m:rPr>
                <w:rPr>
                  <w:rFonts w:ascii="Cambria Math" w:hAnsi="Cambria Math" w:cs="Times New Roman"/>
                </w:rPr>
                <m:t>L</m:t>
              </w:ins>
            </m:r>
          </m:e>
          <m:sub>
            <m:r>
              <w:ins w:id="1178" w:author="Valcin, Vieux" w:date="2025-10-24T11:44:00Z" w16du:dateUtc="2025-10-24T15:44:00Z">
                <w:rPr>
                  <w:rFonts w:ascii="Cambria Math" w:hAnsi="Cambria Math" w:cs="Times New Roman"/>
                </w:rPr>
                <m:t>jac</m:t>
              </w:ins>
            </m:r>
          </m:sub>
        </m:sSub>
        <m:r>
          <w:ins w:id="1179" w:author="Valcin, Vieux" w:date="2025-10-24T11:44:00Z" w16du:dateUtc="2025-10-24T15:44:00Z">
            <w:rPr>
              <w:rFonts w:ascii="Cambria Math" w:hAnsi="Cambria Math" w:cs="Times New Roman"/>
            </w:rPr>
            <m:t>=</m:t>
          </w:ins>
        </m:r>
        <m:f>
          <m:fPr>
            <m:ctrlPr>
              <w:ins w:id="1180" w:author="Valcin, Vieux" w:date="2025-10-24T11:45:00Z" w16du:dateUtc="2025-10-24T15:45:00Z">
                <w:rPr>
                  <w:rFonts w:ascii="Cambria Math" w:hAnsi="Cambria Math" w:cs="Times New Roman"/>
                </w:rPr>
              </w:ins>
            </m:ctrlPr>
          </m:fPr>
          <m:num>
            <m:r>
              <w:ins w:id="1181" w:author="Valcin, Vieux" w:date="2025-10-24T11:45:00Z" w16du:dateUtc="2025-10-24T15:45:00Z">
                <w:rPr>
                  <w:rFonts w:ascii="Cambria Math" w:hAnsi="Cambria Math" w:cs="Times New Roman"/>
                </w:rPr>
                <m:t>1</m:t>
              </w:ins>
            </m:r>
          </m:num>
          <m:den>
            <m:sSup>
              <m:sSupPr>
                <m:ctrlPr>
                  <w:ins w:id="1182" w:author="Valcin, Vieux" w:date="2025-10-24T11:45:00Z" w16du:dateUtc="2025-10-24T15:45:00Z">
                    <w:rPr>
                      <w:rFonts w:ascii="Cambria Math" w:hAnsi="Cambria Math" w:cs="Times New Roman"/>
                      <w:i/>
                    </w:rPr>
                  </w:ins>
                </m:ctrlPr>
              </m:sSupPr>
              <m:e>
                <m:r>
                  <w:ins w:id="1183" w:author="Valcin, Vieux" w:date="2025-10-24T11:45:00Z" w16du:dateUtc="2025-10-24T15:45:00Z">
                    <w:rPr>
                      <w:rFonts w:ascii="Cambria Math" w:hAnsi="Cambria Math" w:cs="Times New Roman"/>
                    </w:rPr>
                    <m:t>N</m:t>
                  </w:ins>
                </m:r>
              </m:e>
              <m:sup>
                <m:r>
                  <w:ins w:id="1184" w:author="Valcin, Vieux" w:date="2025-10-24T11:45:00Z" w16du:dateUtc="2025-10-24T15:45:00Z">
                    <w:rPr>
                      <w:rFonts w:ascii="Cambria Math" w:hAnsi="Cambria Math" w:cs="Times New Roman"/>
                    </w:rPr>
                    <m:t>2</m:t>
                  </w:ins>
                </m:r>
              </m:sup>
            </m:sSup>
          </m:den>
        </m:f>
        <m:nary>
          <m:naryPr>
            <m:chr m:val="∑"/>
            <m:limLoc m:val="undOvr"/>
            <m:ctrlPr>
              <w:ins w:id="1185" w:author="Valcin, Vieux" w:date="2025-10-24T11:48:00Z" w16du:dateUtc="2025-10-24T15:48:00Z">
                <w:rPr>
                  <w:rFonts w:ascii="Cambria Math" w:hAnsi="Cambria Math" w:cs="Times New Roman"/>
                  <w:i/>
                </w:rPr>
              </w:ins>
            </m:ctrlPr>
          </m:naryPr>
          <m:sub>
            <m:r>
              <w:ins w:id="1186" w:author="Valcin, Vieux" w:date="2025-10-24T11:48:00Z" w16du:dateUtc="2025-10-24T15:48:00Z">
                <w:rPr>
                  <w:rFonts w:ascii="Cambria Math" w:hAnsi="Cambria Math" w:cs="Times New Roman"/>
                </w:rPr>
                <m:t>i=1</m:t>
              </w:ins>
            </m:r>
          </m:sub>
          <m:sup>
            <m:r>
              <w:ins w:id="1187" w:author="Valcin, Vieux" w:date="2025-10-24T11:48:00Z" w16du:dateUtc="2025-10-24T15:48:00Z">
                <w:rPr>
                  <w:rFonts w:ascii="Cambria Math" w:hAnsi="Cambria Math" w:cs="Times New Roman"/>
                </w:rPr>
                <m:t>N</m:t>
              </w:ins>
            </m:r>
          </m:sup>
          <m:e>
            <m:nary>
              <m:naryPr>
                <m:chr m:val="∑"/>
                <m:limLoc m:val="undOvr"/>
                <m:ctrlPr>
                  <w:ins w:id="1188" w:author="Valcin, Vieux" w:date="2025-10-24T11:48:00Z" w16du:dateUtc="2025-10-24T15:48:00Z">
                    <w:rPr>
                      <w:rFonts w:ascii="Cambria Math" w:hAnsi="Cambria Math" w:cs="Times New Roman"/>
                    </w:rPr>
                  </w:ins>
                </m:ctrlPr>
              </m:naryPr>
              <m:sub>
                <m:r>
                  <w:ins w:id="1189" w:author="Valcin, Vieux" w:date="2025-10-24T11:48:00Z" w16du:dateUtc="2025-10-24T15:48:00Z">
                    <w:rPr>
                      <w:rFonts w:ascii="Cambria Math" w:hAnsi="Cambria Math" w:cs="Times New Roman"/>
                    </w:rPr>
                    <m:t>j=1</m:t>
                  </w:ins>
                </m:r>
              </m:sub>
              <m:sup>
                <m:r>
                  <w:ins w:id="1190" w:author="Valcin, Vieux" w:date="2025-10-24T11:48:00Z" w16du:dateUtc="2025-10-24T15:48:00Z">
                    <w:rPr>
                      <w:rFonts w:ascii="Cambria Math" w:hAnsi="Cambria Math" w:cs="Times New Roman"/>
                    </w:rPr>
                    <m:t>N</m:t>
                  </w:ins>
                </m:r>
              </m:sup>
              <m:e>
                <m:sSup>
                  <m:sSupPr>
                    <m:ctrlPr>
                      <w:ins w:id="1191" w:author="Valcin, Vieux" w:date="2025-10-24T11:48:00Z" w16du:dateUtc="2025-10-24T15:48:00Z">
                        <w:rPr>
                          <w:rFonts w:ascii="Cambria Math" w:hAnsi="Cambria Math" w:cs="Times New Roman"/>
                        </w:rPr>
                      </w:ins>
                    </m:ctrlPr>
                  </m:sSupPr>
                  <m:e>
                    <m:sSub>
                      <m:sSubPr>
                        <m:ctrlPr>
                          <w:ins w:id="1192" w:author="Valcin, Vieux" w:date="2025-10-24T11:48:00Z" w16du:dateUtc="2025-10-24T15:48:00Z">
                            <w:rPr>
                              <w:rFonts w:ascii="Cambria Math" w:hAnsi="Cambria Math" w:cs="Times New Roman"/>
                            </w:rPr>
                          </w:ins>
                        </m:ctrlPr>
                      </m:sSubPr>
                      <m:e>
                        <m:r>
                          <w:ins w:id="1193" w:author="Valcin, Vieux" w:date="2025-10-24T11:48:00Z" w16du:dateUtc="2025-10-24T15:48:00Z">
                            <w:rPr>
                              <w:rFonts w:ascii="Cambria Math" w:hAnsi="Cambria Math" w:cs="Times New Roman"/>
                            </w:rPr>
                            <m:t>∥</m:t>
                          </w:ins>
                        </m:r>
                        <m:r>
                          <w:ins w:id="1194" w:author="Valcin, Vieux" w:date="2025-10-24T11:48:00Z" w16du:dateUtc="2025-10-24T15:48:00Z">
                            <m:rPr>
                              <m:sty m:val="p"/>
                            </m:rPr>
                            <w:rPr>
                              <w:rFonts w:ascii="Cambria Math" w:hAnsi="Cambria Math" w:cs="Times New Roman"/>
                            </w:rPr>
                            <m:t>d</m:t>
                          </w:ins>
                        </m:r>
                      </m:e>
                      <m:sub>
                        <m:r>
                          <w:ins w:id="1195" w:author="Valcin, Vieux" w:date="2025-10-24T11:48:00Z" w16du:dateUtc="2025-10-24T15:48:00Z">
                            <w:rPr>
                              <w:rFonts w:ascii="Cambria Math" w:hAnsi="Cambria Math" w:cs="Times New Roman"/>
                            </w:rPr>
                            <m:t>Hyperbolic</m:t>
                          </w:ins>
                        </m:r>
                      </m:sub>
                    </m:sSub>
                    <m:d>
                      <m:dPr>
                        <m:ctrlPr>
                          <w:ins w:id="1196" w:author="Valcin, Vieux" w:date="2025-10-24T11:49:00Z" w16du:dateUtc="2025-10-24T15:49:00Z">
                            <w:rPr>
                              <w:rFonts w:ascii="Cambria Math" w:hAnsi="Cambria Math" w:cs="Times New Roman"/>
                              <w:i/>
                            </w:rPr>
                          </w:ins>
                        </m:ctrlPr>
                      </m:dPr>
                      <m:e>
                        <m:sSub>
                          <m:sSubPr>
                            <m:ctrlPr>
                              <w:ins w:id="1197" w:author="Valcin, Vieux" w:date="2025-10-24T11:49:00Z" w16du:dateUtc="2025-10-24T15:49:00Z">
                                <w:rPr>
                                  <w:rFonts w:ascii="Cambria Math" w:hAnsi="Cambria Math" w:cs="Times New Roman"/>
                                  <w:i/>
                                </w:rPr>
                              </w:ins>
                            </m:ctrlPr>
                          </m:sSubPr>
                          <m:e>
                            <m:r>
                              <w:ins w:id="1198" w:author="Valcin, Vieux" w:date="2025-10-24T11:49:00Z" w16du:dateUtc="2025-10-24T15:49:00Z">
                                <w:rPr>
                                  <w:rFonts w:ascii="Cambria Math" w:hAnsi="Cambria Math" w:cs="Times New Roman"/>
                                </w:rPr>
                                <m:t>y</m:t>
                              </w:ins>
                            </m:r>
                          </m:e>
                          <m:sub>
                            <m:r>
                              <w:ins w:id="1199" w:author="Valcin, Vieux" w:date="2025-10-24T11:49:00Z" w16du:dateUtc="2025-10-24T15:49:00Z">
                                <w:rPr>
                                  <w:rFonts w:ascii="Cambria Math" w:hAnsi="Cambria Math" w:cs="Times New Roman"/>
                                </w:rPr>
                                <m:t>i</m:t>
                              </w:ins>
                            </m:r>
                          </m:sub>
                        </m:sSub>
                        <m:r>
                          <w:ins w:id="1200" w:author="Valcin, Vieux" w:date="2025-10-24T11:49:00Z" w16du:dateUtc="2025-10-24T15:49:00Z">
                            <w:rPr>
                              <w:rFonts w:ascii="Cambria Math" w:hAnsi="Cambria Math" w:cs="Times New Roman"/>
                            </w:rPr>
                            <m:t>,</m:t>
                          </w:ins>
                        </m:r>
                        <m:sSub>
                          <m:sSubPr>
                            <m:ctrlPr>
                              <w:ins w:id="1201" w:author="Valcin, Vieux" w:date="2025-10-24T11:49:00Z" w16du:dateUtc="2025-10-24T15:49:00Z">
                                <w:rPr>
                                  <w:rFonts w:ascii="Cambria Math" w:hAnsi="Cambria Math" w:cs="Times New Roman"/>
                                  <w:i/>
                                </w:rPr>
                              </w:ins>
                            </m:ctrlPr>
                          </m:sSubPr>
                          <m:e>
                            <m:r>
                              <w:ins w:id="1202" w:author="Valcin, Vieux" w:date="2025-10-24T11:49:00Z" w16du:dateUtc="2025-10-24T15:49:00Z">
                                <w:rPr>
                                  <w:rFonts w:ascii="Cambria Math" w:hAnsi="Cambria Math" w:cs="Times New Roman"/>
                                </w:rPr>
                                <m:t>y</m:t>
                              </w:ins>
                            </m:r>
                          </m:e>
                          <m:sub>
                            <m:r>
                              <w:ins w:id="1203" w:author="Valcin, Vieux" w:date="2025-10-24T11:49:00Z" w16du:dateUtc="2025-10-24T15:49:00Z">
                                <w:rPr>
                                  <w:rFonts w:ascii="Cambria Math" w:hAnsi="Cambria Math" w:cs="Times New Roman"/>
                                </w:rPr>
                                <m:t>j</m:t>
                              </w:ins>
                            </m:r>
                          </m:sub>
                        </m:sSub>
                      </m:e>
                    </m:d>
                    <m:r>
                      <w:ins w:id="1204" w:author="Valcin, Vieux" w:date="2025-10-24T11:49:00Z" w16du:dateUtc="2025-10-24T15:49:00Z">
                        <w:rPr>
                          <w:rFonts w:ascii="Cambria Math" w:hAnsi="Cambria Math" w:cs="Times New Roman"/>
                        </w:rPr>
                        <m:t>-</m:t>
                      </w:ins>
                    </m:r>
                    <m:sSub>
                      <m:sSubPr>
                        <m:ctrlPr>
                          <w:ins w:id="1205" w:author="Valcin, Vieux" w:date="2025-10-24T11:49:00Z" w16du:dateUtc="2025-10-24T15:49:00Z">
                            <w:rPr>
                              <w:rFonts w:ascii="Cambria Math" w:hAnsi="Cambria Math" w:cs="Times New Roman"/>
                              <w:i/>
                            </w:rPr>
                          </w:ins>
                        </m:ctrlPr>
                      </m:sSubPr>
                      <m:e>
                        <m:r>
                          <w:ins w:id="1206" w:author="Valcin, Vieux" w:date="2025-10-24T11:49:00Z" w16du:dateUtc="2025-10-24T15:49:00Z">
                            <w:rPr>
                              <w:rFonts w:ascii="Cambria Math" w:hAnsi="Cambria Math" w:cs="Times New Roman"/>
                            </w:rPr>
                            <m:t>d</m:t>
                          </w:ins>
                        </m:r>
                      </m:e>
                      <m:sub>
                        <m:r>
                          <w:ins w:id="1207" w:author="Valcin, Vieux" w:date="2025-10-24T11:49:00Z" w16du:dateUtc="2025-10-24T15:49:00Z">
                            <w:rPr>
                              <w:rFonts w:ascii="Cambria Math" w:hAnsi="Cambria Math" w:cs="Times New Roman"/>
                            </w:rPr>
                            <m:t>Taylor</m:t>
                          </w:ins>
                        </m:r>
                      </m:sub>
                    </m:sSub>
                    <m:d>
                      <m:dPr>
                        <m:ctrlPr>
                          <w:ins w:id="1208" w:author="Valcin, Vieux" w:date="2025-10-24T11:49:00Z" w16du:dateUtc="2025-10-24T15:49:00Z">
                            <w:rPr>
                              <w:rFonts w:ascii="Cambria Math" w:hAnsi="Cambria Math" w:cs="Times New Roman"/>
                              <w:i/>
                            </w:rPr>
                          </w:ins>
                        </m:ctrlPr>
                      </m:dPr>
                      <m:e>
                        <m:sSub>
                          <m:sSubPr>
                            <m:ctrlPr>
                              <w:ins w:id="1209" w:author="Valcin, Vieux" w:date="2025-10-24T11:49:00Z" w16du:dateUtc="2025-10-24T15:49:00Z">
                                <w:rPr>
                                  <w:rFonts w:ascii="Cambria Math" w:hAnsi="Cambria Math" w:cs="Times New Roman"/>
                                  <w:i/>
                                </w:rPr>
                              </w:ins>
                            </m:ctrlPr>
                          </m:sSubPr>
                          <m:e>
                            <m:r>
                              <w:ins w:id="1210" w:author="Valcin, Vieux" w:date="2025-10-24T11:49:00Z" w16du:dateUtc="2025-10-24T15:49:00Z">
                                <w:rPr>
                                  <w:rFonts w:ascii="Cambria Math" w:hAnsi="Cambria Math" w:cs="Times New Roman"/>
                                </w:rPr>
                                <m:t>y</m:t>
                              </w:ins>
                            </m:r>
                          </m:e>
                          <m:sub>
                            <m:r>
                              <w:ins w:id="1211" w:author="Valcin, Vieux" w:date="2025-10-24T11:49:00Z" w16du:dateUtc="2025-10-24T15:49:00Z">
                                <w:rPr>
                                  <w:rFonts w:ascii="Cambria Math" w:hAnsi="Cambria Math" w:cs="Times New Roman"/>
                                </w:rPr>
                                <m:t>i</m:t>
                              </w:ins>
                            </m:r>
                          </m:sub>
                        </m:sSub>
                        <m:r>
                          <w:ins w:id="1212" w:author="Valcin, Vieux" w:date="2025-10-24T11:49:00Z" w16du:dateUtc="2025-10-24T15:49:00Z">
                            <w:rPr>
                              <w:rFonts w:ascii="Cambria Math" w:hAnsi="Cambria Math" w:cs="Times New Roman"/>
                            </w:rPr>
                            <m:t>,</m:t>
                          </w:ins>
                        </m:r>
                        <m:sSub>
                          <m:sSubPr>
                            <m:ctrlPr>
                              <w:ins w:id="1213" w:author="Valcin, Vieux" w:date="2025-10-24T11:49:00Z" w16du:dateUtc="2025-10-24T15:49:00Z">
                                <w:rPr>
                                  <w:rFonts w:ascii="Cambria Math" w:hAnsi="Cambria Math" w:cs="Times New Roman"/>
                                  <w:i/>
                                </w:rPr>
                              </w:ins>
                            </m:ctrlPr>
                          </m:sSubPr>
                          <m:e>
                            <m:r>
                              <w:ins w:id="1214" w:author="Valcin, Vieux" w:date="2025-10-24T11:49:00Z" w16du:dateUtc="2025-10-24T15:49:00Z">
                                <w:rPr>
                                  <w:rFonts w:ascii="Cambria Math" w:hAnsi="Cambria Math" w:cs="Times New Roman"/>
                                </w:rPr>
                                <m:t>y</m:t>
                              </w:ins>
                            </m:r>
                          </m:e>
                          <m:sub>
                            <m:r>
                              <w:ins w:id="1215" w:author="Valcin, Vieux" w:date="2025-10-24T11:49:00Z" w16du:dateUtc="2025-10-24T15:49:00Z">
                                <w:rPr>
                                  <w:rFonts w:ascii="Cambria Math" w:hAnsi="Cambria Math" w:cs="Times New Roman"/>
                                </w:rPr>
                                <m:t>j</m:t>
                              </w:ins>
                            </m:r>
                          </m:sub>
                        </m:sSub>
                      </m:e>
                    </m:d>
                    <m:r>
                      <w:ins w:id="1216" w:author="Valcin, Vieux" w:date="2025-10-24T11:48:00Z" w16du:dateUtc="2025-10-24T15:48:00Z">
                        <w:rPr>
                          <w:rFonts w:ascii="Cambria Math" w:hAnsi="Cambria Math" w:cs="Times New Roman"/>
                        </w:rPr>
                        <m:t>∥</m:t>
                      </w:ins>
                    </m:r>
                  </m:e>
                  <m:sup>
                    <m:r>
                      <w:ins w:id="1217" w:author="Valcin, Vieux" w:date="2025-10-24T11:48:00Z" w16du:dateUtc="2025-10-24T15:48:00Z">
                        <w:rPr>
                          <w:rFonts w:ascii="Cambria Math" w:hAnsi="Cambria Math" w:cs="Times New Roman"/>
                        </w:rPr>
                        <m:t>2</m:t>
                      </w:ins>
                    </m:r>
                  </m:sup>
                </m:sSup>
              </m:e>
            </m:nary>
          </m:e>
        </m:nary>
      </m:oMath>
      <w:del w:id="1218" w:author="Valcin, Vieux" w:date="2025-10-24T11:50:00Z" w16du:dateUtc="2025-10-24T15:50:00Z">
        <w:r w:rsidRPr="00E63460" w:rsidDel="00E63460">
          <w:rPr>
            <w:rFonts w:ascii="Times New Roman" w:hAnsi="Times New Roman" w:cs="Times New Roman"/>
            <w:rPrChange w:id="1219" w:author="Valcin, Vieux" w:date="2025-10-24T11:50:00Z" w16du:dateUtc="2025-10-24T15:50:00Z">
              <w:rPr/>
            </w:rPrChange>
          </w:rPr>
          <w:delText>(1/N²) Σ_i Σ_j ‖d_Hyperbolic(y_i, y_j) - d_Taylor(y_i, y_j)‖²]</w:delText>
        </w:r>
      </w:del>
    </w:p>
    <w:p w14:paraId="685BFEA8" w14:textId="77777777" w:rsidR="00500EBD" w:rsidRPr="00E63460" w:rsidRDefault="00500EBD">
      <w:pPr>
        <w:pStyle w:val="BodyText"/>
        <w:jc w:val="center"/>
        <w:rPr>
          <w:rFonts w:ascii="Times New Roman" w:hAnsi="Times New Roman" w:cs="Times New Roman"/>
          <w:rPrChange w:id="1220" w:author="Valcin, Vieux" w:date="2025-10-24T11:50:00Z" w16du:dateUtc="2025-10-24T15:50:00Z">
            <w:rPr/>
          </w:rPrChange>
        </w:rPr>
        <w:pPrChange w:id="1221" w:author="Valcin, Vieux" w:date="2025-10-24T11:50:00Z" w16du:dateUtc="2025-10-24T15:50:00Z">
          <w:pPr>
            <w:pStyle w:val="BodyText"/>
          </w:pPr>
        </w:pPrChange>
      </w:pPr>
    </w:p>
    <w:p w14:paraId="2C456A2B" w14:textId="3435DB39" w:rsidR="00500EBD" w:rsidRPr="00E63460" w:rsidRDefault="00000000">
      <w:pPr>
        <w:pStyle w:val="BodyText"/>
        <w:numPr>
          <w:ilvl w:val="2"/>
          <w:numId w:val="2"/>
        </w:numPr>
        <w:rPr>
          <w:rFonts w:ascii="Times New Roman" w:hAnsi="Times New Roman" w:cs="Times New Roman"/>
          <w:rPrChange w:id="1222" w:author="Valcin, Vieux" w:date="2025-10-24T11:50:00Z" w16du:dateUtc="2025-10-24T15:50:00Z">
            <w:rPr/>
          </w:rPrChange>
        </w:rPr>
        <w:pPrChange w:id="1223" w:author="Valcin, Vieux" w:date="2025-10-24T11:51:00Z" w16du:dateUtc="2025-10-24T15:51:00Z">
          <w:pPr>
            <w:pStyle w:val="BodyText"/>
          </w:pPr>
        </w:pPrChange>
      </w:pPr>
      <w:r w:rsidRPr="00E63460">
        <w:rPr>
          <w:rFonts w:ascii="Times New Roman" w:hAnsi="Times New Roman" w:cs="Times New Roman"/>
          <w:rPrChange w:id="1224" w:author="Valcin, Vieux" w:date="2025-10-24T11:50:00Z" w16du:dateUtc="2025-10-24T15:50:00Z">
            <w:rPr/>
          </w:rPrChange>
        </w:rPr>
        <w:t xml:space="preserve">Manifold Conformality </w:t>
      </w:r>
      <w:proofErr w:type="spellStart"/>
      <w:r w:rsidRPr="00E63460">
        <w:rPr>
          <w:rFonts w:ascii="Times New Roman" w:hAnsi="Times New Roman" w:cs="Times New Roman"/>
          <w:rPrChange w:id="1225" w:author="Valcin, Vieux" w:date="2025-10-24T11:50:00Z" w16du:dateUtc="2025-10-24T15:50:00Z">
            <w:rPr/>
          </w:rPrChange>
        </w:rPr>
        <w:t>Regularizer</w:t>
      </w:r>
      <w:proofErr w:type="spellEnd"/>
      <w:r w:rsidRPr="00E63460">
        <w:rPr>
          <w:rFonts w:ascii="Times New Roman" w:hAnsi="Times New Roman" w:cs="Times New Roman"/>
          <w:rPrChange w:id="1226" w:author="Valcin, Vieux" w:date="2025-10-24T11:50:00Z" w16du:dateUtc="2025-10-24T15:50:00Z">
            <w:rPr/>
          </w:rPrChange>
        </w:rPr>
        <w:t xml:space="preserve"> </w:t>
      </w:r>
      <w:del w:id="1227" w:author="Valcin, Vieux" w:date="2025-10-24T11:51:00Z" w16du:dateUtc="2025-10-24T15:51:00Z">
        <w:r w:rsidRPr="00E63460" w:rsidDel="00E63460">
          <w:rPr>
            <w:rFonts w:ascii="Times New Roman" w:hAnsi="Times New Roman" w:cs="Times New Roman"/>
            <w:rPrChange w:id="1228" w:author="Valcin, Vieux" w:date="2025-10-24T11:50:00Z" w16du:dateUtc="2025-10-24T15:50:00Z">
              <w:rPr/>
            </w:rPrChange>
          </w:rPr>
          <w:delText>(</w:delText>
        </w:r>
      </w:del>
      <w:ins w:id="1229" w:author="Valcin, Vieux" w:date="2025-10-24T11:51:00Z" w16du:dateUtc="2025-10-24T15:51:00Z">
        <w:r w:rsidR="00E63460">
          <w:rPr>
            <w:rFonts w:ascii="Times New Roman" w:hAnsi="Times New Roman" w:cs="Times New Roman"/>
          </w:rPr>
          <w:t>(</w:t>
        </w:r>
      </w:ins>
      <m:oMath>
        <m:sSub>
          <m:sSubPr>
            <m:ctrlPr>
              <w:ins w:id="1230" w:author="Valcin, Vieux" w:date="2025-10-24T11:51:00Z" w16du:dateUtc="2025-10-24T15:51:00Z">
                <w:rPr>
                  <w:rFonts w:ascii="Cambria Math" w:hAnsi="Cambria Math" w:cs="Times New Roman"/>
                  <w:i/>
                </w:rPr>
              </w:ins>
            </m:ctrlPr>
          </m:sSubPr>
          <m:e>
            <m:r>
              <w:ins w:id="1231" w:author="Valcin, Vieux" w:date="2025-10-24T13:07:00Z" w16du:dateUtc="2025-10-24T17:07:00Z">
                <m:rPr>
                  <m:scr m:val="script"/>
                </m:rPr>
                <w:rPr>
                  <w:rFonts w:ascii="Cambria Math" w:hAnsi="Cambria Math" w:cs="Times New Roman"/>
                </w:rPr>
                <m:t>L</m:t>
              </w:ins>
            </m:r>
          </m:e>
          <m:sub>
            <m:r>
              <w:ins w:id="1232" w:author="Valcin, Vieux" w:date="2025-10-24T11:51:00Z" w16du:dateUtc="2025-10-24T15:51:00Z">
                <w:rPr>
                  <w:rFonts w:ascii="Cambria Math" w:hAnsi="Cambria Math" w:cs="Times New Roman"/>
                </w:rPr>
                <m:t>conf</m:t>
              </w:ins>
            </m:r>
          </m:sub>
        </m:sSub>
        <m:r>
          <w:ins w:id="1233" w:author="Valcin, Vieux" w:date="2025-10-24T11:51:00Z" w16du:dateUtc="2025-10-24T15:51:00Z">
            <w:rPr>
              <w:rFonts w:ascii="Cambria Math" w:hAnsi="Cambria Math" w:cs="Times New Roman"/>
            </w:rPr>
            <m:t>)</m:t>
          </w:ins>
        </m:r>
      </m:oMath>
      <w:del w:id="1234" w:author="Valcin, Vieux" w:date="2025-10-24T11:51:00Z" w16du:dateUtc="2025-10-24T15:51:00Z">
        <w:r w:rsidRPr="00E63460" w:rsidDel="00E63460">
          <w:rPr>
            <w:rFonts w:ascii="Times New Roman" w:hAnsi="Times New Roman" w:cs="Times New Roman"/>
            <w:rPrChange w:id="1235" w:author="Valcin, Vieux" w:date="2025-10-24T11:50:00Z" w16du:dateUtc="2025-10-24T15:50:00Z">
              <w:rPr/>
            </w:rPrChange>
          </w:rPr>
          <w:delText>L_conf)</w:delText>
        </w:r>
      </w:del>
      <w:r w:rsidRPr="00E63460">
        <w:rPr>
          <w:rFonts w:ascii="Times New Roman" w:hAnsi="Times New Roman" w:cs="Times New Roman"/>
          <w:rPrChange w:id="1236" w:author="Valcin, Vieux" w:date="2025-10-24T11:50:00Z" w16du:dateUtc="2025-10-24T15:50:00Z">
            <w:rPr/>
          </w:rPrChange>
        </w:rPr>
        <w:t>: Maintains conformal structure by coupling radial position with gradient magnitude (Nickel &amp; Kiela, 2017; Ganea et al., 2018).</w:t>
      </w:r>
    </w:p>
    <w:p w14:paraId="7E06C61D" w14:textId="5E60D0F0" w:rsidR="00500EBD" w:rsidRPr="003D165E" w:rsidDel="00E63460" w:rsidRDefault="00000000">
      <w:pPr>
        <w:pStyle w:val="BodyText"/>
        <w:jc w:val="center"/>
        <w:rPr>
          <w:del w:id="1237" w:author="Valcin, Vieux" w:date="2025-10-24T11:52:00Z" w16du:dateUtc="2025-10-24T15:52:00Z"/>
          <w:rFonts w:ascii="Times New Roman" w:hAnsi="Times New Roman" w:cs="Times New Roman"/>
          <w:rPrChange w:id="1238" w:author="Valcin, Vieux" w:date="2025-10-24T11:35:00Z" w16du:dateUtc="2025-10-24T15:35:00Z">
            <w:rPr>
              <w:del w:id="1239" w:author="Valcin, Vieux" w:date="2025-10-24T11:52:00Z" w16du:dateUtc="2025-10-24T15:52:00Z"/>
            </w:rPr>
          </w:rPrChange>
        </w:rPr>
        <w:pPrChange w:id="1240" w:author="Valcin, Vieux" w:date="2025-10-24T11:52:00Z" w16du:dateUtc="2025-10-24T15:52:00Z">
          <w:pPr>
            <w:pStyle w:val="BodyText"/>
          </w:pPr>
        </w:pPrChange>
      </w:pPr>
      <m:oMathPara>
        <m:oMath>
          <m:sSub>
            <m:sSubPr>
              <m:ctrlPr>
                <w:ins w:id="1241" w:author="Valcin, Vieux" w:date="2025-10-24T11:52:00Z" w16du:dateUtc="2025-10-24T15:52:00Z">
                  <w:rPr>
                    <w:rFonts w:ascii="Cambria Math" w:hAnsi="Cambria Math" w:cs="Times New Roman"/>
                    <w:i/>
                  </w:rPr>
                </w:ins>
              </m:ctrlPr>
            </m:sSubPr>
            <m:e>
              <m:r>
                <w:ins w:id="1242" w:author="Valcin, Vieux" w:date="2025-10-24T13:07:00Z" w16du:dateUtc="2025-10-24T17:07:00Z">
                  <m:rPr>
                    <m:scr m:val="script"/>
                  </m:rPr>
                  <w:rPr>
                    <w:rFonts w:ascii="Cambria Math" w:hAnsi="Cambria Math" w:cs="Times New Roman"/>
                  </w:rPr>
                  <m:t>L</m:t>
                </w:ins>
              </m:r>
            </m:e>
            <m:sub>
              <m:r>
                <w:ins w:id="1243" w:author="Valcin, Vieux" w:date="2025-10-24T11:52:00Z" w16du:dateUtc="2025-10-24T15:52:00Z">
                  <w:rPr>
                    <w:rFonts w:ascii="Cambria Math" w:hAnsi="Cambria Math" w:cs="Times New Roman"/>
                  </w:rPr>
                  <m:t>conf</m:t>
                </w:ins>
              </m:r>
            </m:sub>
          </m:sSub>
          <m:r>
            <w:ins w:id="1244" w:author="Valcin, Vieux" w:date="2025-10-24T11:52:00Z" w16du:dateUtc="2025-10-24T15:52:00Z">
              <w:rPr>
                <w:rFonts w:ascii="Cambria Math" w:hAnsi="Cambria Math" w:cs="Times New Roman"/>
              </w:rPr>
              <m:t>=</m:t>
            </w:ins>
          </m:r>
          <m:f>
            <m:fPr>
              <m:ctrlPr>
                <w:ins w:id="1245" w:author="Valcin, Vieux" w:date="2025-10-24T11:52:00Z" w16du:dateUtc="2025-10-24T15:52:00Z">
                  <w:rPr>
                    <w:rFonts w:ascii="Cambria Math" w:hAnsi="Cambria Math" w:cs="Times New Roman"/>
                    <w:i/>
                  </w:rPr>
                </w:ins>
              </m:ctrlPr>
            </m:fPr>
            <m:num>
              <m:r>
                <w:ins w:id="1246" w:author="Valcin, Vieux" w:date="2025-10-24T11:52:00Z" w16du:dateUtc="2025-10-24T15:52:00Z">
                  <w:rPr>
                    <w:rFonts w:ascii="Cambria Math" w:hAnsi="Cambria Math" w:cs="Times New Roman"/>
                  </w:rPr>
                  <m:t>1</m:t>
                </w:ins>
              </m:r>
            </m:num>
            <m:den>
              <m:r>
                <w:ins w:id="1247" w:author="Valcin, Vieux" w:date="2025-10-24T11:52:00Z" w16du:dateUtc="2025-10-24T15:52:00Z">
                  <w:rPr>
                    <w:rFonts w:ascii="Cambria Math" w:hAnsi="Cambria Math" w:cs="Times New Roman"/>
                  </w:rPr>
                  <m:t>N</m:t>
                </w:ins>
              </m:r>
            </m:den>
          </m:f>
          <m:nary>
            <m:naryPr>
              <m:chr m:val="∑"/>
              <m:limLoc m:val="undOvr"/>
              <m:ctrlPr>
                <w:ins w:id="1248" w:author="Valcin, Vieux" w:date="2025-10-24T11:53:00Z" w16du:dateUtc="2025-10-24T15:53:00Z">
                  <w:rPr>
                    <w:rFonts w:ascii="Cambria Math" w:hAnsi="Cambria Math" w:cs="Times New Roman"/>
                    <w:i/>
                  </w:rPr>
                </w:ins>
              </m:ctrlPr>
            </m:naryPr>
            <m:sub>
              <m:r>
                <w:ins w:id="1249" w:author="Valcin, Vieux" w:date="2025-10-24T11:53:00Z" w16du:dateUtc="2025-10-24T15:53:00Z">
                  <w:rPr>
                    <w:rFonts w:ascii="Cambria Math" w:hAnsi="Cambria Math" w:cs="Times New Roman"/>
                  </w:rPr>
                  <m:t>i</m:t>
                </w:ins>
              </m:r>
              <m:r>
                <w:ins w:id="1250" w:author="Valcin, Vieux" w:date="2025-10-24T11:54:00Z" w16du:dateUtc="2025-10-24T15:54:00Z">
                  <w:rPr>
                    <w:rFonts w:ascii="Cambria Math" w:hAnsi="Cambria Math" w:cs="Times New Roman"/>
                  </w:rPr>
                  <m:t>=1</m:t>
                </w:ins>
              </m:r>
            </m:sub>
            <m:sup>
              <m:r>
                <w:ins w:id="1251" w:author="Valcin, Vieux" w:date="2025-10-24T11:53:00Z" w16du:dateUtc="2025-10-24T15:53:00Z">
                  <w:rPr>
                    <w:rFonts w:ascii="Cambria Math" w:hAnsi="Cambria Math" w:cs="Times New Roman"/>
                  </w:rPr>
                  <m:t>N</m:t>
                </w:ins>
              </m:r>
            </m:sup>
            <m:e>
              <m:sSup>
                <m:sSupPr>
                  <m:ctrlPr>
                    <w:ins w:id="1252" w:author="Valcin, Vieux" w:date="2025-10-24T11:54:00Z" w16du:dateUtc="2025-10-24T15:54:00Z">
                      <w:rPr>
                        <w:rFonts w:ascii="Cambria Math" w:hAnsi="Cambria Math" w:cs="Times New Roman"/>
                        <w:i/>
                      </w:rPr>
                    </w:ins>
                  </m:ctrlPr>
                </m:sSupPr>
                <m:e>
                  <m:r>
                    <w:ins w:id="1253" w:author="Valcin, Vieux" w:date="2025-10-24T11:54:00Z" w16du:dateUtc="2025-10-24T15:54:00Z">
                      <w:rPr>
                        <w:rFonts w:ascii="Cambria Math" w:hAnsi="Cambria Math" w:cs="Times New Roman"/>
                      </w:rPr>
                      <m:t>∥</m:t>
                    </w:ins>
                  </m:r>
                  <m:sSub>
                    <m:sSubPr>
                      <m:ctrlPr>
                        <w:ins w:id="1254" w:author="Valcin, Vieux" w:date="2025-10-24T11:54:00Z" w16du:dateUtc="2025-10-24T15:54:00Z">
                          <w:rPr>
                            <w:rFonts w:ascii="Cambria Math" w:hAnsi="Cambria Math" w:cs="Times New Roman"/>
                            <w:i/>
                          </w:rPr>
                        </w:ins>
                      </m:ctrlPr>
                    </m:sSubPr>
                    <m:e>
                      <m:r>
                        <w:ins w:id="1255" w:author="Valcin, Vieux" w:date="2025-10-24T11:54:00Z" w16du:dateUtc="2025-10-24T15:54:00Z">
                          <w:rPr>
                            <w:rFonts w:ascii="Cambria Math" w:hAnsi="Cambria Math" w:cs="Times New Roman"/>
                          </w:rPr>
                          <m:t>y</m:t>
                        </w:ins>
                      </m:r>
                    </m:e>
                    <m:sub>
                      <m:r>
                        <w:ins w:id="1256" w:author="Valcin, Vieux" w:date="2025-10-24T11:54:00Z" w16du:dateUtc="2025-10-24T15:54:00Z">
                          <w:rPr>
                            <w:rFonts w:ascii="Cambria Math" w:hAnsi="Cambria Math" w:cs="Times New Roman"/>
                          </w:rPr>
                          <m:t>i</m:t>
                        </w:ins>
                      </m:r>
                    </m:sub>
                  </m:sSub>
                  <m:r>
                    <w:ins w:id="1257" w:author="Valcin, Vieux" w:date="2025-10-24T11:54:00Z" w16du:dateUtc="2025-10-24T15:54:00Z">
                      <w:rPr>
                        <w:rFonts w:ascii="Cambria Math" w:hAnsi="Cambria Math" w:cs="Times New Roman"/>
                      </w:rPr>
                      <m:t>∥</m:t>
                    </w:ins>
                  </m:r>
                </m:e>
                <m:sup>
                  <m:r>
                    <w:ins w:id="1258" w:author="Valcin, Vieux" w:date="2025-10-24T11:54:00Z" w16du:dateUtc="2025-10-24T15:54:00Z">
                      <w:rPr>
                        <w:rFonts w:ascii="Cambria Math" w:hAnsi="Cambria Math" w:cs="Times New Roman"/>
                      </w:rPr>
                      <m:t>2</m:t>
                    </w:ins>
                  </m:r>
                </m:sup>
              </m:sSup>
              <m:r>
                <w:ins w:id="1259" w:author="Valcin, Vieux" w:date="2025-10-24T11:54:00Z" w16du:dateUtc="2025-10-24T15:54:00Z">
                  <w:rPr>
                    <w:rFonts w:ascii="Cambria Math" w:hAnsi="Cambria Math" w:cs="Times New Roman"/>
                  </w:rPr>
                  <m:t xml:space="preserve"> ∙  </m:t>
                </w:ins>
              </m:r>
              <m:sSup>
                <m:sSupPr>
                  <m:ctrlPr>
                    <w:ins w:id="1260" w:author="Valcin, Vieux" w:date="2025-10-24T11:54:00Z" w16du:dateUtc="2025-10-24T15:54:00Z">
                      <w:rPr>
                        <w:rFonts w:ascii="Cambria Math" w:hAnsi="Cambria Math" w:cs="Times New Roman"/>
                      </w:rPr>
                    </w:ins>
                  </m:ctrlPr>
                </m:sSupPr>
                <m:e>
                  <m:sSub>
                    <m:sSubPr>
                      <m:ctrlPr>
                        <w:ins w:id="1261" w:author="Valcin, Vieux" w:date="2025-10-24T11:54:00Z" w16du:dateUtc="2025-10-24T15:54:00Z">
                          <w:rPr>
                            <w:rFonts w:ascii="Cambria Math" w:hAnsi="Cambria Math" w:cs="Times New Roman"/>
                          </w:rPr>
                        </w:ins>
                      </m:ctrlPr>
                    </m:sSubPr>
                    <m:e>
                      <m:r>
                        <w:ins w:id="1262" w:author="Valcin, Vieux" w:date="2025-10-24T11:54:00Z" w16du:dateUtc="2025-10-24T15:54:00Z">
                          <w:rPr>
                            <w:rFonts w:ascii="Cambria Math" w:hAnsi="Cambria Math" w:cs="Times New Roman"/>
                          </w:rPr>
                          <m:t>∥</m:t>
                        </w:ins>
                      </m:r>
                      <m:r>
                        <w:ins w:id="1263" w:author="Valcin, Vieux" w:date="2025-10-24T11:54:00Z" w16du:dateUtc="2025-10-24T15:54:00Z">
                          <m:rPr>
                            <m:sty m:val="p"/>
                          </m:rPr>
                          <w:rPr>
                            <w:rFonts w:ascii="Cambria Math" w:hAnsi="Cambria Math" w:cs="Times New Roman"/>
                          </w:rPr>
                          <m:t>∇</m:t>
                        </w:ins>
                      </m:r>
                    </m:e>
                    <m:sub>
                      <m:sSub>
                        <m:sSubPr>
                          <m:ctrlPr>
                            <w:ins w:id="1264" w:author="Valcin, Vieux" w:date="2025-10-24T11:54:00Z" w16du:dateUtc="2025-10-24T15:54:00Z">
                              <w:rPr>
                                <w:rFonts w:ascii="Cambria Math" w:hAnsi="Cambria Math" w:cs="Times New Roman"/>
                              </w:rPr>
                            </w:ins>
                          </m:ctrlPr>
                        </m:sSubPr>
                        <m:e>
                          <m:r>
                            <w:ins w:id="1265" w:author="Valcin, Vieux" w:date="2025-10-24T11:54:00Z" w16du:dateUtc="2025-10-24T15:54:00Z">
                              <w:rPr>
                                <w:rFonts w:ascii="Cambria Math" w:hAnsi="Cambria Math" w:cs="Times New Roman"/>
                              </w:rPr>
                              <m:t>y</m:t>
                            </w:ins>
                          </m:r>
                        </m:e>
                        <m:sub>
                          <m:r>
                            <w:ins w:id="1266" w:author="Valcin, Vieux" w:date="2025-10-24T11:54:00Z" w16du:dateUtc="2025-10-24T15:54:00Z">
                              <w:rPr>
                                <w:rFonts w:ascii="Cambria Math" w:hAnsi="Cambria Math" w:cs="Times New Roman"/>
                              </w:rPr>
                              <m:t>i</m:t>
                            </w:ins>
                          </m:r>
                        </m:sub>
                      </m:sSub>
                    </m:sub>
                  </m:sSub>
                  <m:sSub>
                    <m:sSubPr>
                      <m:ctrlPr>
                        <w:ins w:id="1267" w:author="Valcin, Vieux" w:date="2025-10-24T11:54:00Z" w16du:dateUtc="2025-10-24T15:54:00Z">
                          <w:rPr>
                            <w:rFonts w:ascii="Cambria Math" w:hAnsi="Cambria Math" w:cs="Times New Roman"/>
                            <w:i/>
                          </w:rPr>
                        </w:ins>
                      </m:ctrlPr>
                    </m:sSubPr>
                    <m:e>
                      <m:r>
                        <w:ins w:id="1268" w:author="Valcin, Vieux" w:date="2025-10-24T13:07:00Z" w16du:dateUtc="2025-10-24T17:07:00Z">
                          <m:rPr>
                            <m:scr m:val="script"/>
                          </m:rPr>
                          <w:rPr>
                            <w:rFonts w:ascii="Cambria Math" w:hAnsi="Cambria Math" w:cs="Times New Roman"/>
                          </w:rPr>
                          <m:t>L</m:t>
                        </w:ins>
                      </m:r>
                    </m:e>
                    <m:sub>
                      <m:r>
                        <w:ins w:id="1269" w:author="Valcin, Vieux" w:date="2025-10-24T11:54:00Z" w16du:dateUtc="2025-10-24T15:54:00Z">
                          <m:rPr>
                            <m:sty m:val="p"/>
                          </m:rPr>
                          <w:rPr>
                            <w:rFonts w:ascii="Cambria Math" w:hAnsi="Cambria Math" w:cs="Times New Roman"/>
                          </w:rPr>
                          <m:t>STAP</m:t>
                        </w:ins>
                      </m:r>
                    </m:sub>
                  </m:sSub>
                  <m:r>
                    <w:ins w:id="1270" w:author="Valcin, Vieux" w:date="2025-10-24T11:54:00Z" w16du:dateUtc="2025-10-24T15:54:00Z">
                      <w:rPr>
                        <w:rFonts w:ascii="Cambria Math" w:hAnsi="Cambria Math" w:cs="Times New Roman"/>
                      </w:rPr>
                      <m:t>∥</m:t>
                    </w:ins>
                  </m:r>
                </m:e>
                <m:sup>
                  <m:r>
                    <w:ins w:id="1271" w:author="Valcin, Vieux" w:date="2025-10-24T11:54:00Z" w16du:dateUtc="2025-10-24T15:54:00Z">
                      <w:rPr>
                        <w:rFonts w:ascii="Cambria Math" w:hAnsi="Cambria Math" w:cs="Times New Roman"/>
                      </w:rPr>
                      <m:t>2</m:t>
                    </w:ins>
                  </m:r>
                </m:sup>
              </m:sSup>
            </m:e>
          </m:nary>
        </m:oMath>
      </m:oMathPara>
    </w:p>
    <w:p w14:paraId="64EB4636" w14:textId="793A2DDB" w:rsidR="00500EBD" w:rsidRPr="003D165E" w:rsidDel="00E63460" w:rsidRDefault="00000000">
      <w:pPr>
        <w:pStyle w:val="BodyText"/>
        <w:jc w:val="center"/>
        <w:rPr>
          <w:del w:id="1272" w:author="Valcin, Vieux" w:date="2025-10-24T11:54:00Z" w16du:dateUtc="2025-10-24T15:54:00Z"/>
          <w:rFonts w:ascii="Times New Roman" w:hAnsi="Times New Roman" w:cs="Times New Roman"/>
          <w:rPrChange w:id="1273" w:author="Valcin, Vieux" w:date="2025-10-24T11:35:00Z" w16du:dateUtc="2025-10-24T15:35:00Z">
            <w:rPr>
              <w:del w:id="1274" w:author="Valcin, Vieux" w:date="2025-10-24T11:54:00Z" w16du:dateUtc="2025-10-24T15:54:00Z"/>
            </w:rPr>
          </w:rPrChange>
        </w:rPr>
        <w:pPrChange w:id="1275" w:author="Valcin, Vieux" w:date="2025-10-24T11:52:00Z" w16du:dateUtc="2025-10-24T15:52:00Z">
          <w:pPr>
            <w:pStyle w:val="BodyText"/>
          </w:pPr>
        </w:pPrChange>
      </w:pPr>
      <w:del w:id="1276" w:author="Valcin, Vieux" w:date="2025-10-24T11:52:00Z" w16du:dateUtc="2025-10-24T15:52:00Z">
        <w:r w:rsidRPr="003D165E" w:rsidDel="00E63460">
          <w:rPr>
            <w:rFonts w:ascii="Times New Roman" w:hAnsi="Times New Roman" w:cs="Times New Roman"/>
            <w:rPrChange w:id="1277" w:author="Valcin, Vieux" w:date="2025-10-24T11:35:00Z" w16du:dateUtc="2025-10-24T15:35:00Z">
              <w:rPr/>
            </w:rPrChange>
          </w:rPr>
          <w:delText>[EQUATION 21: L_conf = (1/N) Σ_i ‖y_i‖² · ‖</w:delText>
        </w:r>
        <w:r w:rsidRPr="003D165E" w:rsidDel="00E63460">
          <w:rPr>
            <w:rFonts w:ascii="Cambria Math" w:hAnsi="Cambria Math" w:cs="Cambria Math" w:hint="eastAsia"/>
            <w:rPrChange w:id="1278" w:author="Valcin, Vieux" w:date="2025-10-24T11:35:00Z" w16du:dateUtc="2025-10-24T15:35:00Z">
              <w:rPr>
                <w:rFonts w:hint="eastAsia"/>
              </w:rPr>
            </w:rPrChange>
          </w:rPr>
          <w:delText>∇</w:delText>
        </w:r>
        <w:r w:rsidRPr="003D165E" w:rsidDel="00E63460">
          <w:rPr>
            <w:rFonts w:ascii="Times New Roman" w:hAnsi="Times New Roman" w:cs="Times New Roman"/>
            <w:rPrChange w:id="1279" w:author="Valcin, Vieux" w:date="2025-10-24T11:35:00Z" w16du:dateUtc="2025-10-24T15:35:00Z">
              <w:rPr/>
            </w:rPrChange>
          </w:rPr>
          <w:delText>_y_i L_STAP‖²]</w:delText>
        </w:r>
      </w:del>
    </w:p>
    <w:p w14:paraId="30F1733D" w14:textId="333156B6" w:rsidR="00500EBD" w:rsidDel="00E63460" w:rsidRDefault="00500EBD">
      <w:pPr>
        <w:pStyle w:val="BodyText"/>
        <w:numPr>
          <w:ilvl w:val="0"/>
          <w:numId w:val="2"/>
        </w:numPr>
        <w:rPr>
          <w:del w:id="1280" w:author="Valcin, Vieux" w:date="2025-10-24T11:54:00Z" w16du:dateUtc="2025-10-24T15:54:00Z"/>
          <w:rFonts w:ascii="Times New Roman" w:hAnsi="Times New Roman" w:cs="Times New Roman"/>
        </w:rPr>
        <w:pPrChange w:id="1281" w:author="Valcin, Vieux" w:date="2025-10-24T11:54:00Z" w16du:dateUtc="2025-10-24T15:54:00Z">
          <w:pPr>
            <w:pStyle w:val="BodyText"/>
          </w:pPr>
        </w:pPrChange>
      </w:pPr>
    </w:p>
    <w:p w14:paraId="3A73364A" w14:textId="4E2C8860" w:rsidR="00E63460" w:rsidRPr="003D165E" w:rsidRDefault="00E63460">
      <w:pPr>
        <w:pStyle w:val="BodyText"/>
        <w:jc w:val="center"/>
        <w:rPr>
          <w:ins w:id="1282" w:author="Valcin, Vieux" w:date="2025-10-24T11:54:00Z" w16du:dateUtc="2025-10-24T15:54:00Z"/>
          <w:rFonts w:ascii="Times New Roman" w:hAnsi="Times New Roman" w:cs="Times New Roman"/>
          <w:rPrChange w:id="1283" w:author="Valcin, Vieux" w:date="2025-10-24T11:35:00Z" w16du:dateUtc="2025-10-24T15:35:00Z">
            <w:rPr>
              <w:ins w:id="1284" w:author="Valcin, Vieux" w:date="2025-10-24T11:54:00Z" w16du:dateUtc="2025-10-24T15:54:00Z"/>
            </w:rPr>
          </w:rPrChange>
        </w:rPr>
        <w:pPrChange w:id="1285" w:author="Valcin, Vieux" w:date="2025-10-24T11:54:00Z" w16du:dateUtc="2025-10-24T15:54:00Z">
          <w:pPr>
            <w:pStyle w:val="BodyText"/>
          </w:pPr>
        </w:pPrChange>
      </w:pPr>
    </w:p>
    <w:p w14:paraId="39DEBB09" w14:textId="33F90CC7" w:rsidR="00500EBD" w:rsidRPr="003D165E" w:rsidRDefault="00000000">
      <w:pPr>
        <w:pStyle w:val="BodyText"/>
        <w:numPr>
          <w:ilvl w:val="0"/>
          <w:numId w:val="2"/>
        </w:numPr>
        <w:rPr>
          <w:rFonts w:ascii="Times New Roman" w:hAnsi="Times New Roman" w:cs="Times New Roman"/>
          <w:rPrChange w:id="1286" w:author="Valcin, Vieux" w:date="2025-10-24T11:35:00Z" w16du:dateUtc="2025-10-24T15:35:00Z">
            <w:rPr/>
          </w:rPrChange>
        </w:rPr>
        <w:pPrChange w:id="1287" w:author="Valcin, Vieux" w:date="2025-10-24T11:54:00Z" w16du:dateUtc="2025-10-24T15:54:00Z">
          <w:pPr>
            <w:pStyle w:val="BodyText"/>
          </w:pPr>
        </w:pPrChange>
      </w:pPr>
      <w:r w:rsidRPr="003D165E">
        <w:rPr>
          <w:rFonts w:ascii="Times New Roman" w:hAnsi="Times New Roman" w:cs="Times New Roman"/>
          <w:rPrChange w:id="1288" w:author="Valcin, Vieux" w:date="2025-10-24T11:35:00Z" w16du:dateUtc="2025-10-24T15:35:00Z">
            <w:rPr/>
          </w:rPrChange>
        </w:rPr>
        <w:t xml:space="preserve">Contrastive Radius Margin </w:t>
      </w:r>
      <w:proofErr w:type="spellStart"/>
      <w:r w:rsidRPr="003D165E">
        <w:rPr>
          <w:rFonts w:ascii="Times New Roman" w:hAnsi="Times New Roman" w:cs="Times New Roman"/>
          <w:rPrChange w:id="1289" w:author="Valcin, Vieux" w:date="2025-10-24T11:35:00Z" w16du:dateUtc="2025-10-24T15:35:00Z">
            <w:rPr/>
          </w:rPrChange>
        </w:rPr>
        <w:t>Regularizer</w:t>
      </w:r>
      <w:proofErr w:type="spellEnd"/>
      <w:r w:rsidRPr="003D165E">
        <w:rPr>
          <w:rFonts w:ascii="Times New Roman" w:hAnsi="Times New Roman" w:cs="Times New Roman"/>
          <w:rPrChange w:id="1290" w:author="Valcin, Vieux" w:date="2025-10-24T11:35:00Z" w16du:dateUtc="2025-10-24T15:35:00Z">
            <w:rPr/>
          </w:rPrChange>
        </w:rPr>
        <w:t xml:space="preserve"> </w:t>
      </w:r>
      <w:del w:id="1291" w:author="Valcin, Vieux" w:date="2025-10-24T11:54:00Z" w16du:dateUtc="2025-10-24T15:54:00Z">
        <w:r w:rsidRPr="003D165E" w:rsidDel="00E63460">
          <w:rPr>
            <w:rFonts w:ascii="Times New Roman" w:hAnsi="Times New Roman" w:cs="Times New Roman"/>
            <w:rPrChange w:id="1292" w:author="Valcin, Vieux" w:date="2025-10-24T11:35:00Z" w16du:dateUtc="2025-10-24T15:35:00Z">
              <w:rPr/>
            </w:rPrChange>
          </w:rPr>
          <w:delText>(</w:delText>
        </w:r>
      </w:del>
      <m:oMath>
        <m:sSub>
          <m:sSubPr>
            <m:ctrlPr>
              <w:ins w:id="1293" w:author="Valcin, Vieux" w:date="2025-10-24T11:54:00Z" w16du:dateUtc="2025-10-24T15:54:00Z">
                <w:rPr>
                  <w:rFonts w:ascii="Cambria Math" w:hAnsi="Cambria Math" w:cs="Times New Roman"/>
                  <w:i/>
                </w:rPr>
              </w:ins>
            </m:ctrlPr>
          </m:sSubPr>
          <m:e>
            <m:r>
              <w:ins w:id="1294" w:author="Valcin, Vieux" w:date="2025-10-24T11:54:00Z" w16du:dateUtc="2025-10-24T15:54:00Z">
                <w:rPr>
                  <w:rFonts w:ascii="Cambria Math" w:hAnsi="Cambria Math" w:cs="Times New Roman"/>
                </w:rPr>
                <m:t>(</m:t>
              </w:ins>
            </m:r>
            <m:r>
              <w:ins w:id="1295" w:author="Valcin, Vieux" w:date="2025-10-24T13:07:00Z" w16du:dateUtc="2025-10-24T17:07:00Z">
                <m:rPr>
                  <m:scr m:val="script"/>
                </m:rPr>
                <w:rPr>
                  <w:rFonts w:ascii="Cambria Math" w:hAnsi="Cambria Math" w:cs="Times New Roman"/>
                </w:rPr>
                <m:t>L</m:t>
              </w:ins>
            </m:r>
          </m:e>
          <m:sub>
            <m:r>
              <w:ins w:id="1296" w:author="Valcin, Vieux" w:date="2025-10-24T11:54:00Z" w16du:dateUtc="2025-10-24T15:54:00Z">
                <w:rPr>
                  <w:rFonts w:ascii="Cambria Math" w:hAnsi="Cambria Math" w:cs="Times New Roman"/>
                </w:rPr>
                <m:t>rad</m:t>
              </w:ins>
            </m:r>
          </m:sub>
        </m:sSub>
        <m:r>
          <w:ins w:id="1297" w:author="Valcin, Vieux" w:date="2025-10-24T11:54:00Z" w16du:dateUtc="2025-10-24T15:54:00Z">
            <w:rPr>
              <w:rFonts w:ascii="Cambria Math" w:hAnsi="Cambria Math" w:cs="Times New Roman"/>
            </w:rPr>
            <m:t>)</m:t>
          </w:ins>
        </m:r>
      </m:oMath>
      <w:del w:id="1298" w:author="Valcin, Vieux" w:date="2025-10-24T11:54:00Z" w16du:dateUtc="2025-10-24T15:54:00Z">
        <w:r w:rsidRPr="003D165E" w:rsidDel="00E63460">
          <w:rPr>
            <w:rFonts w:ascii="Times New Roman" w:hAnsi="Times New Roman" w:cs="Times New Roman"/>
            <w:rPrChange w:id="1299" w:author="Valcin, Vieux" w:date="2025-10-24T11:35:00Z" w16du:dateUtc="2025-10-24T15:35:00Z">
              <w:rPr/>
            </w:rPrChange>
          </w:rPr>
          <w:delText>L_rad)</w:delText>
        </w:r>
      </w:del>
      <w:r w:rsidRPr="003D165E">
        <w:rPr>
          <w:rFonts w:ascii="Times New Roman" w:hAnsi="Times New Roman" w:cs="Times New Roman"/>
          <w:rPrChange w:id="1300" w:author="Valcin, Vieux" w:date="2025-10-24T11:35:00Z" w16du:dateUtc="2025-10-24T15:35:00Z">
            <w:rPr/>
          </w:rPrChange>
        </w:rPr>
        <w:t>: Encourages similar users to occupy similar radial positions, enhancing hierarchical clustering (Chami et al., 2020).</w:t>
      </w:r>
    </w:p>
    <w:p w14:paraId="30BA13E0" w14:textId="77777777" w:rsidR="00500EBD" w:rsidRPr="003D165E" w:rsidDel="00E63460" w:rsidRDefault="00500EBD">
      <w:pPr>
        <w:pStyle w:val="BodyText"/>
        <w:jc w:val="center"/>
        <w:rPr>
          <w:del w:id="1301" w:author="Valcin, Vieux" w:date="2025-10-24T11:55:00Z" w16du:dateUtc="2025-10-24T15:55:00Z"/>
          <w:rFonts w:ascii="Times New Roman" w:hAnsi="Times New Roman" w:cs="Times New Roman"/>
          <w:rPrChange w:id="1302" w:author="Valcin, Vieux" w:date="2025-10-24T11:35:00Z" w16du:dateUtc="2025-10-24T15:35:00Z">
            <w:rPr>
              <w:del w:id="1303" w:author="Valcin, Vieux" w:date="2025-10-24T11:55:00Z" w16du:dateUtc="2025-10-24T15:55:00Z"/>
            </w:rPr>
          </w:rPrChange>
        </w:rPr>
        <w:pPrChange w:id="1304" w:author="Valcin, Vieux" w:date="2025-10-24T11:55:00Z" w16du:dateUtc="2025-10-24T15:55:00Z">
          <w:pPr>
            <w:pStyle w:val="BodyText"/>
          </w:pPr>
        </w:pPrChange>
      </w:pPr>
    </w:p>
    <w:p w14:paraId="6D99366A" w14:textId="2D17CB29" w:rsidR="00500EBD" w:rsidRPr="003D165E" w:rsidDel="007724C1" w:rsidRDefault="00000000">
      <w:pPr>
        <w:pStyle w:val="BodyText"/>
        <w:jc w:val="center"/>
        <w:rPr>
          <w:del w:id="1305" w:author="Valcin, Vieux" w:date="2025-10-24T11:57:00Z" w16du:dateUtc="2025-10-24T15:57:00Z"/>
          <w:rFonts w:ascii="Times New Roman" w:hAnsi="Times New Roman" w:cs="Times New Roman"/>
          <w:rPrChange w:id="1306" w:author="Valcin, Vieux" w:date="2025-10-24T11:35:00Z" w16du:dateUtc="2025-10-24T15:35:00Z">
            <w:rPr>
              <w:del w:id="1307" w:author="Valcin, Vieux" w:date="2025-10-24T11:57:00Z" w16du:dateUtc="2025-10-24T15:57:00Z"/>
            </w:rPr>
          </w:rPrChange>
        </w:rPr>
        <w:pPrChange w:id="1308" w:author="Valcin, Vieux" w:date="2025-10-24T11:55:00Z" w16du:dateUtc="2025-10-24T15:55:00Z">
          <w:pPr>
            <w:pStyle w:val="BodyText"/>
          </w:pPr>
        </w:pPrChange>
      </w:pPr>
      <w:del w:id="1309" w:author="Valcin, Vieux" w:date="2025-10-24T11:55:00Z" w16du:dateUtc="2025-10-24T15:55:00Z">
        <w:r w:rsidRPr="003D165E" w:rsidDel="00E63460">
          <w:rPr>
            <w:rFonts w:ascii="Times New Roman" w:hAnsi="Times New Roman" w:cs="Times New Roman"/>
            <w:rPrChange w:id="1310" w:author="Valcin, Vieux" w:date="2025-10-24T11:35:00Z" w16du:dateUtc="2025-10-24T15:35:00Z">
              <w:rPr/>
            </w:rPrChange>
          </w:rPr>
          <w:delText>[EQUATION 22:</w:delText>
        </w:r>
      </w:del>
      <m:oMath>
        <m:sSub>
          <m:sSubPr>
            <m:ctrlPr>
              <w:ins w:id="1311" w:author="Valcin, Vieux" w:date="2025-10-24T11:55:00Z" w16du:dateUtc="2025-10-24T15:55:00Z">
                <w:rPr>
                  <w:rFonts w:ascii="Cambria Math" w:hAnsi="Cambria Math" w:cs="Times New Roman"/>
                  <w:i/>
                </w:rPr>
              </w:ins>
            </m:ctrlPr>
          </m:sSubPr>
          <m:e>
            <m:r>
              <w:ins w:id="1312" w:author="Valcin, Vieux" w:date="2025-10-24T13:07:00Z" w16du:dateUtc="2025-10-24T17:07:00Z">
                <m:rPr>
                  <m:scr m:val="script"/>
                </m:rPr>
                <w:rPr>
                  <w:rFonts w:ascii="Cambria Math" w:hAnsi="Cambria Math" w:cs="Times New Roman"/>
                </w:rPr>
                <m:t>L</m:t>
              </w:ins>
            </m:r>
          </m:e>
          <m:sub>
            <m:r>
              <w:ins w:id="1313" w:author="Valcin, Vieux" w:date="2025-10-24T11:55:00Z" w16du:dateUtc="2025-10-24T15:55:00Z">
                <w:rPr>
                  <w:rFonts w:ascii="Cambria Math" w:hAnsi="Cambria Math" w:cs="Times New Roman"/>
                </w:rPr>
                <m:t>rad</m:t>
              </w:ins>
            </m:r>
          </m:sub>
        </m:sSub>
        <m:r>
          <w:ins w:id="1314" w:author="Valcin, Vieux" w:date="2025-10-24T11:55:00Z" w16du:dateUtc="2025-10-24T15:55:00Z">
            <w:rPr>
              <w:rFonts w:ascii="Cambria Math" w:hAnsi="Cambria Math" w:cs="Times New Roman"/>
            </w:rPr>
            <m:t>=</m:t>
          </w:ins>
        </m:r>
        <m:f>
          <m:fPr>
            <m:ctrlPr>
              <w:ins w:id="1315" w:author="Valcin, Vieux" w:date="2025-10-24T11:55:00Z" w16du:dateUtc="2025-10-24T15:55:00Z">
                <w:rPr>
                  <w:rFonts w:ascii="Cambria Math" w:hAnsi="Cambria Math" w:cs="Times New Roman"/>
                  <w:i/>
                </w:rPr>
              </w:ins>
            </m:ctrlPr>
          </m:fPr>
          <m:num>
            <m:r>
              <w:ins w:id="1316" w:author="Valcin, Vieux" w:date="2025-10-24T11:55:00Z" w16du:dateUtc="2025-10-24T15:55:00Z">
                <w:rPr>
                  <w:rFonts w:ascii="Cambria Math" w:hAnsi="Cambria Math" w:cs="Times New Roman"/>
                </w:rPr>
                <m:t>1</m:t>
              </w:ins>
            </m:r>
          </m:num>
          <m:den>
            <m:r>
              <w:ins w:id="1317" w:author="Valcin, Vieux" w:date="2025-10-24T11:55:00Z" w16du:dateUtc="2025-10-24T15:55:00Z">
                <w:rPr>
                  <w:rFonts w:ascii="Cambria Math" w:hAnsi="Cambria Math" w:cs="Times New Roman"/>
                </w:rPr>
                <m:t>|P|</m:t>
              </w:ins>
            </m:r>
          </m:den>
        </m:f>
        <m:nary>
          <m:naryPr>
            <m:chr m:val="∑"/>
            <m:limLoc m:val="undOvr"/>
            <m:supHide m:val="1"/>
            <m:ctrlPr>
              <w:ins w:id="1318" w:author="Valcin, Vieux" w:date="2025-10-24T11:56:00Z" w16du:dateUtc="2025-10-24T15:56:00Z">
                <w:rPr>
                  <w:rFonts w:ascii="Cambria Math" w:hAnsi="Cambria Math" w:cs="Times New Roman"/>
                  <w:i/>
                </w:rPr>
              </w:ins>
            </m:ctrlPr>
          </m:naryPr>
          <m:sub>
            <m:r>
              <w:ins w:id="1319" w:author="Valcin, Vieux" w:date="2025-10-24T11:56:00Z" w16du:dateUtc="2025-10-24T15:56:00Z">
                <w:rPr>
                  <w:rFonts w:ascii="Cambria Math" w:hAnsi="Cambria Math" w:cs="Times New Roman"/>
                </w:rPr>
                <m:t>(i,j)∈P</m:t>
              </w:ins>
            </m:r>
          </m:sub>
          <m:sup/>
          <m:e>
            <m:r>
              <m:rPr>
                <m:sty m:val="p"/>
              </m:rPr>
              <w:rPr>
                <w:rFonts w:ascii="Cambria Math" w:hAnsi="Cambria Math" w:cs="Times New Roman"/>
              </w:rPr>
              <m:t>max⁡</m:t>
            </m:r>
            <m:r>
              <w:ins w:id="1320" w:author="Valcin, Vieux" w:date="2025-10-24T11:56:00Z" w16du:dateUtc="2025-10-24T15:56:00Z">
                <w:rPr>
                  <w:rFonts w:ascii="Cambria Math" w:hAnsi="Cambria Math" w:cs="Times New Roman"/>
                </w:rPr>
                <m:t>(0, ∥</m:t>
              </w:ins>
            </m:r>
            <m:sSub>
              <m:sSubPr>
                <m:ctrlPr>
                  <w:ins w:id="1321" w:author="Valcin, Vieux" w:date="2025-10-24T11:56:00Z" w16du:dateUtc="2025-10-24T15:56:00Z">
                    <w:rPr>
                      <w:rFonts w:ascii="Cambria Math" w:hAnsi="Cambria Math" w:cs="Times New Roman"/>
                      <w:i/>
                    </w:rPr>
                  </w:ins>
                </m:ctrlPr>
              </m:sSubPr>
              <m:e>
                <m:r>
                  <w:ins w:id="1322" w:author="Valcin, Vieux" w:date="2025-10-24T11:56:00Z" w16du:dateUtc="2025-10-24T15:56:00Z">
                    <w:rPr>
                      <w:rFonts w:ascii="Cambria Math" w:hAnsi="Cambria Math" w:cs="Times New Roman"/>
                    </w:rPr>
                    <m:t>y</m:t>
                  </w:ins>
                </m:r>
              </m:e>
              <m:sub>
                <m:r>
                  <w:ins w:id="1323" w:author="Valcin, Vieux" w:date="2025-10-24T11:56:00Z" w16du:dateUtc="2025-10-24T15:56:00Z">
                    <w:rPr>
                      <w:rFonts w:ascii="Cambria Math" w:hAnsi="Cambria Math" w:cs="Times New Roman"/>
                    </w:rPr>
                    <m:t>i</m:t>
                  </w:ins>
                </m:r>
              </m:sub>
            </m:sSub>
            <m:r>
              <w:ins w:id="1324" w:author="Valcin, Vieux" w:date="2025-10-24T11:56:00Z" w16du:dateUtc="2025-10-24T15:56:00Z">
                <w:rPr>
                  <w:rFonts w:ascii="Cambria Math" w:hAnsi="Cambria Math" w:cs="Times New Roman"/>
                </w:rPr>
                <m:t>∥-∥</m:t>
              </w:ins>
            </m:r>
            <m:sSub>
              <m:sSubPr>
                <m:ctrlPr>
                  <w:ins w:id="1325" w:author="Valcin, Vieux" w:date="2025-10-24T11:56:00Z" w16du:dateUtc="2025-10-24T15:56:00Z">
                    <w:rPr>
                      <w:rFonts w:ascii="Cambria Math" w:hAnsi="Cambria Math" w:cs="Times New Roman"/>
                      <w:i/>
                    </w:rPr>
                  </w:ins>
                </m:ctrlPr>
              </m:sSubPr>
              <m:e>
                <m:r>
                  <w:ins w:id="1326" w:author="Valcin, Vieux" w:date="2025-10-24T11:56:00Z" w16du:dateUtc="2025-10-24T15:56:00Z">
                    <w:rPr>
                      <w:rFonts w:ascii="Cambria Math" w:hAnsi="Cambria Math" w:cs="Times New Roman"/>
                    </w:rPr>
                    <m:t>y</m:t>
                  </w:ins>
                </m:r>
              </m:e>
              <m:sub>
                <m:r>
                  <w:ins w:id="1327" w:author="Valcin, Vieux" w:date="2025-10-24T11:56:00Z" w16du:dateUtc="2025-10-24T15:56:00Z">
                    <w:rPr>
                      <w:rFonts w:ascii="Cambria Math" w:hAnsi="Cambria Math" w:cs="Times New Roman"/>
                    </w:rPr>
                    <m:t>j</m:t>
                  </w:ins>
                </m:r>
              </m:sub>
            </m:sSub>
            <m:r>
              <w:ins w:id="1328" w:author="Valcin, Vieux" w:date="2025-10-24T11:56:00Z" w16du:dateUtc="2025-10-24T15:56:00Z">
                <w:rPr>
                  <w:rFonts w:ascii="Cambria Math" w:hAnsi="Cambria Math" w:cs="Times New Roman"/>
                </w:rPr>
                <m:t xml:space="preserve">∥+ </m:t>
              </w:ins>
            </m:r>
            <m:sSub>
              <m:sSubPr>
                <m:ctrlPr>
                  <w:ins w:id="1329" w:author="Valcin, Vieux" w:date="2025-10-24T11:56:00Z" w16du:dateUtc="2025-10-24T15:56:00Z">
                    <w:rPr>
                      <w:rFonts w:ascii="Cambria Math" w:hAnsi="Cambria Math" w:cs="Times New Roman"/>
                      <w:i/>
                    </w:rPr>
                  </w:ins>
                </m:ctrlPr>
              </m:sSubPr>
              <m:e>
                <m:r>
                  <w:ins w:id="1330" w:author="Valcin, Vieux" w:date="2025-10-24T11:56:00Z" w16du:dateUtc="2025-10-24T15:56:00Z">
                    <w:rPr>
                      <w:rFonts w:ascii="Cambria Math" w:hAnsi="Cambria Math" w:cs="Times New Roman"/>
                    </w:rPr>
                    <m:t>m</m:t>
                  </w:ins>
                </m:r>
              </m:e>
              <m:sub>
                <m:r>
                  <w:ins w:id="1331" w:author="Valcin, Vieux" w:date="2025-10-24T11:56:00Z" w16du:dateUtc="2025-10-24T15:56:00Z">
                    <w:rPr>
                      <w:rFonts w:ascii="Cambria Math" w:hAnsi="Cambria Math" w:cs="Times New Roman"/>
                    </w:rPr>
                    <m:t>rad</m:t>
                  </w:ins>
                </m:r>
              </m:sub>
            </m:sSub>
          </m:e>
        </m:nary>
      </m:oMath>
      <w:del w:id="1332" w:author="Valcin, Vieux" w:date="2025-10-24T11:55:00Z" w16du:dateUtc="2025-10-24T15:55:00Z">
        <w:r w:rsidRPr="003D165E" w:rsidDel="00E63460">
          <w:rPr>
            <w:rFonts w:ascii="Times New Roman" w:hAnsi="Times New Roman" w:cs="Times New Roman"/>
            <w:rPrChange w:id="1333" w:author="Valcin, Vieux" w:date="2025-10-24T11:35:00Z" w16du:dateUtc="2025-10-24T15:35:00Z">
              <w:rPr/>
            </w:rPrChange>
          </w:rPr>
          <w:delText xml:space="preserve"> L_rad</w:delText>
        </w:r>
      </w:del>
      <w:del w:id="1334" w:author="Valcin, Vieux" w:date="2025-10-24T11:57:00Z" w16du:dateUtc="2025-10-24T15:57:00Z">
        <w:r w:rsidRPr="003D165E" w:rsidDel="007724C1">
          <w:rPr>
            <w:rFonts w:ascii="Times New Roman" w:hAnsi="Times New Roman" w:cs="Times New Roman"/>
            <w:rPrChange w:id="1335" w:author="Valcin, Vieux" w:date="2025-10-24T11:35:00Z" w16du:dateUtc="2025-10-24T15:35:00Z">
              <w:rPr/>
            </w:rPrChange>
          </w:rPr>
          <w:delText xml:space="preserve"> = </w:delText>
        </w:r>
      </w:del>
      <m:oMath>
        <m:r>
          <w:del w:id="1336" w:author="Valcin, Vieux" w:date="2025-10-24T11:55:00Z" w16du:dateUtc="2025-10-24T15:55:00Z">
            <w:rPr>
              <w:rFonts w:ascii="Cambria Math" w:hAnsi="Cambria Math" w:cs="Times New Roman"/>
            </w:rPr>
            <m:t xml:space="preserve">(1/|P|) </m:t>
          </w:del>
        </m:r>
      </m:oMath>
      <w:del w:id="1337" w:author="Valcin, Vieux" w:date="2025-10-24T11:57:00Z" w16du:dateUtc="2025-10-24T15:57:00Z">
        <w:r w:rsidRPr="003D165E" w:rsidDel="007724C1">
          <w:rPr>
            <w:rFonts w:ascii="Times New Roman" w:hAnsi="Times New Roman" w:cs="Times New Roman"/>
            <w:rPrChange w:id="1338" w:author="Valcin, Vieux" w:date="2025-10-24T11:35:00Z" w16du:dateUtc="2025-10-24T15:35:00Z">
              <w:rPr/>
            </w:rPrChange>
          </w:rPr>
          <w:delText>Σ_(i,j)</w:delText>
        </w:r>
        <w:r w:rsidRPr="003D165E" w:rsidDel="007724C1">
          <w:rPr>
            <w:rFonts w:ascii="Cambria Math" w:hAnsi="Cambria Math" w:cs="Cambria Math" w:hint="eastAsia"/>
            <w:rPrChange w:id="1339" w:author="Valcin, Vieux" w:date="2025-10-24T11:35:00Z" w16du:dateUtc="2025-10-24T15:35:00Z">
              <w:rPr>
                <w:rFonts w:hint="eastAsia"/>
              </w:rPr>
            </w:rPrChange>
          </w:rPr>
          <w:delText>∈</w:delText>
        </w:r>
        <w:r w:rsidRPr="003D165E" w:rsidDel="007724C1">
          <w:rPr>
            <w:rFonts w:ascii="Times New Roman" w:hAnsi="Times New Roman" w:cs="Times New Roman"/>
            <w:rPrChange w:id="1340" w:author="Valcin, Vieux" w:date="2025-10-24T11:35:00Z" w16du:dateUtc="2025-10-24T15:35:00Z">
              <w:rPr/>
            </w:rPrChange>
          </w:rPr>
          <w:delText>P max(0, ‖y_i‖ - ‖y_j‖ + m_rad)]</w:delText>
        </w:r>
      </w:del>
    </w:p>
    <w:p w14:paraId="29C969A2" w14:textId="77777777" w:rsidR="00500EBD" w:rsidRPr="003D165E" w:rsidRDefault="00500EBD">
      <w:pPr>
        <w:pStyle w:val="BodyText"/>
        <w:jc w:val="center"/>
        <w:rPr>
          <w:rFonts w:ascii="Times New Roman" w:hAnsi="Times New Roman" w:cs="Times New Roman"/>
          <w:rPrChange w:id="1341" w:author="Valcin, Vieux" w:date="2025-10-24T11:35:00Z" w16du:dateUtc="2025-10-24T15:35:00Z">
            <w:rPr/>
          </w:rPrChange>
        </w:rPr>
        <w:pPrChange w:id="1342" w:author="Valcin, Vieux" w:date="2025-10-24T11:57:00Z" w16du:dateUtc="2025-10-24T15:57:00Z">
          <w:pPr>
            <w:pStyle w:val="BodyText"/>
          </w:pPr>
        </w:pPrChange>
      </w:pPr>
    </w:p>
    <w:p w14:paraId="2EE63FB3" w14:textId="25682171" w:rsidR="00500EBD" w:rsidRPr="003D165E" w:rsidDel="007724C1" w:rsidRDefault="00000000">
      <w:pPr>
        <w:pStyle w:val="BodyText"/>
        <w:numPr>
          <w:ilvl w:val="0"/>
          <w:numId w:val="2"/>
        </w:numPr>
        <w:rPr>
          <w:del w:id="1343" w:author="Valcin, Vieux" w:date="2025-10-24T11:57:00Z" w16du:dateUtc="2025-10-24T15:57:00Z"/>
          <w:rFonts w:ascii="Times New Roman" w:hAnsi="Times New Roman" w:cs="Times New Roman"/>
          <w:rPrChange w:id="1344" w:author="Valcin, Vieux" w:date="2025-10-24T11:35:00Z" w16du:dateUtc="2025-10-24T15:35:00Z">
            <w:rPr>
              <w:del w:id="1345" w:author="Valcin, Vieux" w:date="2025-10-24T11:57:00Z" w16du:dateUtc="2025-10-24T15:57:00Z"/>
            </w:rPr>
          </w:rPrChange>
        </w:rPr>
        <w:pPrChange w:id="1346" w:author="Valcin, Vieux" w:date="2025-10-24T11:57:00Z" w16du:dateUtc="2025-10-24T15:57:00Z">
          <w:pPr>
            <w:pStyle w:val="BodyText"/>
          </w:pPr>
        </w:pPrChange>
      </w:pPr>
      <w:r w:rsidRPr="003D165E">
        <w:rPr>
          <w:rFonts w:ascii="Times New Roman" w:hAnsi="Times New Roman" w:cs="Times New Roman"/>
          <w:rPrChange w:id="1347" w:author="Valcin, Vieux" w:date="2025-10-24T11:35:00Z" w16du:dateUtc="2025-10-24T15:35:00Z">
            <w:rPr/>
          </w:rPrChange>
        </w:rPr>
        <w:lastRenderedPageBreak/>
        <w:t xml:space="preserve">Manifold Entropy </w:t>
      </w:r>
      <w:proofErr w:type="spellStart"/>
      <w:r w:rsidRPr="003D165E">
        <w:rPr>
          <w:rFonts w:ascii="Times New Roman" w:hAnsi="Times New Roman" w:cs="Times New Roman"/>
          <w:rPrChange w:id="1348" w:author="Valcin, Vieux" w:date="2025-10-24T11:35:00Z" w16du:dateUtc="2025-10-24T15:35:00Z">
            <w:rPr/>
          </w:rPrChange>
        </w:rPr>
        <w:t>Regularizer</w:t>
      </w:r>
      <w:proofErr w:type="spellEnd"/>
      <w:r w:rsidRPr="003D165E">
        <w:rPr>
          <w:rFonts w:ascii="Times New Roman" w:hAnsi="Times New Roman" w:cs="Times New Roman"/>
          <w:rPrChange w:id="1349" w:author="Valcin, Vieux" w:date="2025-10-24T11:35:00Z" w16du:dateUtc="2025-10-24T15:35:00Z">
            <w:rPr/>
          </w:rPrChange>
        </w:rPr>
        <w:t xml:space="preserve"> </w:t>
      </w:r>
      <w:del w:id="1350" w:author="Valcin, Vieux" w:date="2025-10-24T11:57:00Z" w16du:dateUtc="2025-10-24T15:57:00Z">
        <w:r w:rsidRPr="003D165E" w:rsidDel="007724C1">
          <w:rPr>
            <w:rFonts w:ascii="Times New Roman" w:hAnsi="Times New Roman" w:cs="Times New Roman"/>
            <w:rPrChange w:id="1351" w:author="Valcin, Vieux" w:date="2025-10-24T11:35:00Z" w16du:dateUtc="2025-10-24T15:35:00Z">
              <w:rPr/>
            </w:rPrChange>
          </w:rPr>
          <w:delText>(</w:delText>
        </w:r>
      </w:del>
      <m:oMath>
        <m:sSub>
          <m:sSubPr>
            <m:ctrlPr>
              <w:ins w:id="1352" w:author="Valcin, Vieux" w:date="2025-10-24T11:57:00Z" w16du:dateUtc="2025-10-24T15:57:00Z">
                <w:rPr>
                  <w:rFonts w:ascii="Cambria Math" w:hAnsi="Cambria Math" w:cs="Times New Roman"/>
                  <w:i/>
                </w:rPr>
              </w:ins>
            </m:ctrlPr>
          </m:sSubPr>
          <m:e>
            <m:r>
              <w:ins w:id="1353" w:author="Valcin, Vieux" w:date="2025-10-24T11:57:00Z" w16du:dateUtc="2025-10-24T15:57:00Z">
                <w:rPr>
                  <w:rFonts w:ascii="Cambria Math" w:hAnsi="Cambria Math" w:cs="Times New Roman"/>
                </w:rPr>
                <m:t>(</m:t>
              </w:ins>
            </m:r>
            <m:r>
              <w:ins w:id="1354" w:author="Valcin, Vieux" w:date="2025-10-24T13:07:00Z" w16du:dateUtc="2025-10-24T17:07:00Z">
                <m:rPr>
                  <m:scr m:val="script"/>
                </m:rPr>
                <w:rPr>
                  <w:rFonts w:ascii="Cambria Math" w:hAnsi="Cambria Math" w:cs="Times New Roman"/>
                </w:rPr>
                <m:t>L</m:t>
              </w:ins>
            </m:r>
          </m:e>
          <m:sub>
            <m:r>
              <w:ins w:id="1355" w:author="Valcin, Vieux" w:date="2025-10-24T11:57:00Z" w16du:dateUtc="2025-10-24T15:57:00Z">
                <w:rPr>
                  <w:rFonts w:ascii="Cambria Math" w:hAnsi="Cambria Math" w:cs="Times New Roman"/>
                </w:rPr>
                <m:t>entropy</m:t>
              </w:ins>
            </m:r>
          </m:sub>
        </m:sSub>
        <m:r>
          <w:ins w:id="1356" w:author="Valcin, Vieux" w:date="2025-10-24T11:57:00Z" w16du:dateUtc="2025-10-24T15:57:00Z">
            <w:rPr>
              <w:rFonts w:ascii="Cambria Math" w:hAnsi="Cambria Math" w:cs="Times New Roman"/>
            </w:rPr>
            <m:t>)</m:t>
          </w:ins>
        </m:r>
      </m:oMath>
      <w:del w:id="1357" w:author="Valcin, Vieux" w:date="2025-10-24T11:57:00Z" w16du:dateUtc="2025-10-24T15:57:00Z">
        <w:r w:rsidRPr="003D165E" w:rsidDel="007724C1">
          <w:rPr>
            <w:rFonts w:ascii="Times New Roman" w:hAnsi="Times New Roman" w:cs="Times New Roman"/>
            <w:rPrChange w:id="1358" w:author="Valcin, Vieux" w:date="2025-10-24T11:35:00Z" w16du:dateUtc="2025-10-24T15:35:00Z">
              <w:rPr/>
            </w:rPrChange>
          </w:rPr>
          <w:delText>L_entropy)</w:delText>
        </w:r>
      </w:del>
      <w:r w:rsidRPr="003D165E">
        <w:rPr>
          <w:rFonts w:ascii="Times New Roman" w:hAnsi="Times New Roman" w:cs="Times New Roman"/>
          <w:rPrChange w:id="1359" w:author="Valcin, Vieux" w:date="2025-10-24T11:35:00Z" w16du:dateUtc="2025-10-24T15:35:00Z">
            <w:rPr/>
          </w:rPrChange>
        </w:rPr>
        <w:t>: Prevents mode collapse via angular entropy, ensuring diverse representation (Davidson et al., 2018; Sala et al., 2018).</w:t>
      </w:r>
    </w:p>
    <w:p w14:paraId="52267351" w14:textId="77777777" w:rsidR="00500EBD" w:rsidRPr="007724C1" w:rsidRDefault="00500EBD">
      <w:pPr>
        <w:pStyle w:val="BodyText"/>
        <w:numPr>
          <w:ilvl w:val="0"/>
          <w:numId w:val="2"/>
        </w:numPr>
        <w:rPr>
          <w:rFonts w:ascii="Times New Roman" w:hAnsi="Times New Roman" w:cs="Times New Roman"/>
          <w:rPrChange w:id="1360" w:author="Valcin, Vieux" w:date="2025-10-24T11:57:00Z" w16du:dateUtc="2025-10-24T15:57:00Z">
            <w:rPr/>
          </w:rPrChange>
        </w:rPr>
        <w:pPrChange w:id="1361" w:author="Valcin, Vieux" w:date="2025-10-24T11:57:00Z" w16du:dateUtc="2025-10-24T15:57:00Z">
          <w:pPr>
            <w:pStyle w:val="BodyText"/>
          </w:pPr>
        </w:pPrChange>
      </w:pPr>
    </w:p>
    <w:p w14:paraId="46A6E205" w14:textId="6001AD6A" w:rsidR="007724C1" w:rsidRPr="007724C1" w:rsidRDefault="00000000">
      <w:pPr>
        <w:pStyle w:val="BodyText"/>
        <w:rPr>
          <w:ins w:id="1362" w:author="Valcin, Vieux" w:date="2025-10-24T11:57:00Z" w16du:dateUtc="2025-10-24T15:57:00Z"/>
          <w:rFonts w:ascii="Times New Roman" w:hAnsi="Times New Roman" w:cs="Times New Roman"/>
        </w:rPr>
      </w:pPr>
      <m:oMathPara>
        <m:oMathParaPr>
          <m:jc m:val="center"/>
        </m:oMathParaPr>
        <m:oMath>
          <m:sSub>
            <m:sSubPr>
              <m:ctrlPr>
                <w:ins w:id="1363" w:author="Valcin, Vieux" w:date="2025-10-24T11:57:00Z" w16du:dateUtc="2025-10-24T15:57:00Z">
                  <w:rPr>
                    <w:rFonts w:ascii="Cambria Math" w:hAnsi="Cambria Math" w:cs="Times New Roman"/>
                    <w:i/>
                  </w:rPr>
                </w:ins>
              </m:ctrlPr>
            </m:sSubPr>
            <m:e>
              <m:r>
                <w:ins w:id="1364" w:author="Valcin, Vieux" w:date="2025-10-24T13:07:00Z" w16du:dateUtc="2025-10-24T17:07:00Z">
                  <m:rPr>
                    <m:scr m:val="script"/>
                  </m:rPr>
                  <w:rPr>
                    <w:rFonts w:ascii="Cambria Math" w:hAnsi="Cambria Math" w:cs="Times New Roman"/>
                  </w:rPr>
                  <m:t>L</m:t>
                </w:ins>
              </m:r>
            </m:e>
            <m:sub>
              <m:r>
                <w:ins w:id="1365" w:author="Valcin, Vieux" w:date="2025-10-24T11:57:00Z" w16du:dateUtc="2025-10-24T15:57:00Z">
                  <w:rPr>
                    <w:rFonts w:ascii="Cambria Math" w:hAnsi="Cambria Math" w:cs="Times New Roman"/>
                  </w:rPr>
                  <m:t>entropy</m:t>
                </w:ins>
              </m:r>
            </m:sub>
          </m:sSub>
          <m:r>
            <w:ins w:id="1366" w:author="Valcin, Vieux" w:date="2025-10-24T11:58:00Z" w16du:dateUtc="2025-10-24T15:58:00Z">
              <w:rPr>
                <w:rFonts w:ascii="Cambria Math" w:hAnsi="Cambria Math" w:cs="Times New Roman"/>
              </w:rPr>
              <m:t>=</m:t>
            </w:ins>
          </m:r>
          <m:f>
            <m:fPr>
              <m:ctrlPr>
                <w:ins w:id="1367" w:author="Valcin, Vieux" w:date="2025-10-24T11:58:00Z" w16du:dateUtc="2025-10-24T15:58:00Z">
                  <w:rPr>
                    <w:rFonts w:ascii="Cambria Math" w:hAnsi="Cambria Math" w:cs="Times New Roman"/>
                    <w:i/>
                  </w:rPr>
                </w:ins>
              </m:ctrlPr>
            </m:fPr>
            <m:num>
              <m:r>
                <w:ins w:id="1368" w:author="Valcin, Vieux" w:date="2025-10-24T11:58:00Z" w16du:dateUtc="2025-10-24T15:58:00Z">
                  <w:rPr>
                    <w:rFonts w:ascii="Cambria Math" w:hAnsi="Cambria Math" w:cs="Times New Roman"/>
                  </w:rPr>
                  <m:t>1</m:t>
                </w:ins>
              </m:r>
            </m:num>
            <m:den>
              <m:r>
                <w:ins w:id="1369" w:author="Valcin, Vieux" w:date="2025-10-24T11:58:00Z" w16du:dateUtc="2025-10-24T15:58:00Z">
                  <w:rPr>
                    <w:rFonts w:ascii="Cambria Math" w:hAnsi="Cambria Math" w:cs="Times New Roman"/>
                  </w:rPr>
                  <m:t>N</m:t>
                </w:ins>
              </m:r>
            </m:den>
          </m:f>
          <m:nary>
            <m:naryPr>
              <m:chr m:val="∑"/>
              <m:limLoc m:val="undOvr"/>
              <m:ctrlPr>
                <w:ins w:id="1370" w:author="Valcin, Vieux" w:date="2025-10-24T11:58:00Z" w16du:dateUtc="2025-10-24T15:58:00Z">
                  <w:rPr>
                    <w:rFonts w:ascii="Cambria Math" w:hAnsi="Cambria Math" w:cs="Times New Roman"/>
                    <w:i/>
                  </w:rPr>
                </w:ins>
              </m:ctrlPr>
            </m:naryPr>
            <m:sub>
              <m:r>
                <w:ins w:id="1371" w:author="Valcin, Vieux" w:date="2025-10-24T11:58:00Z" w16du:dateUtc="2025-10-24T15:58:00Z">
                  <w:rPr>
                    <w:rFonts w:ascii="Cambria Math" w:hAnsi="Cambria Math" w:cs="Times New Roman"/>
                  </w:rPr>
                  <m:t>i=1</m:t>
                </w:ins>
              </m:r>
            </m:sub>
            <m:sup>
              <m:r>
                <w:ins w:id="1372" w:author="Valcin, Vieux" w:date="2025-10-24T11:58:00Z" w16du:dateUtc="2025-10-24T15:58:00Z">
                  <w:rPr>
                    <w:rFonts w:ascii="Cambria Math" w:hAnsi="Cambria Math" w:cs="Times New Roman"/>
                  </w:rPr>
                  <m:t>N</m:t>
                </w:ins>
              </m:r>
            </m:sup>
            <m:e>
              <m:nary>
                <m:naryPr>
                  <m:chr m:val="∑"/>
                  <m:limLoc m:val="undOvr"/>
                  <m:supHide m:val="1"/>
                  <m:ctrlPr>
                    <w:ins w:id="1373" w:author="Valcin, Vieux" w:date="2025-10-24T11:58:00Z" w16du:dateUtc="2025-10-24T15:58:00Z">
                      <w:rPr>
                        <w:rFonts w:ascii="Cambria Math" w:hAnsi="Cambria Math" w:cs="Times New Roman"/>
                        <w:i/>
                      </w:rPr>
                    </w:ins>
                  </m:ctrlPr>
                </m:naryPr>
                <m:sub>
                  <m:r>
                    <w:ins w:id="1374" w:author="Valcin, Vieux" w:date="2025-10-24T11:58:00Z" w16du:dateUtc="2025-10-24T15:58:00Z">
                      <w:rPr>
                        <w:rFonts w:ascii="Cambria Math" w:hAnsi="Cambria Math" w:cs="Times New Roman"/>
                      </w:rPr>
                      <m:t>k</m:t>
                    </w:ins>
                  </m:r>
                </m:sub>
                <m:sup/>
                <m:e>
                  <m:sSub>
                    <m:sSubPr>
                      <m:ctrlPr>
                        <w:ins w:id="1375" w:author="Valcin, Vieux" w:date="2025-10-24T11:58:00Z" w16du:dateUtc="2025-10-24T15:58:00Z">
                          <w:rPr>
                            <w:rFonts w:ascii="Cambria Math" w:hAnsi="Cambria Math" w:cs="Times New Roman"/>
                            <w:i/>
                          </w:rPr>
                        </w:ins>
                      </m:ctrlPr>
                    </m:sSubPr>
                    <m:e>
                      <m:r>
                        <w:ins w:id="1376" w:author="Valcin, Vieux" w:date="2025-10-24T11:58:00Z" w16du:dateUtc="2025-10-24T15:58:00Z">
                          <w:rPr>
                            <w:rFonts w:ascii="Cambria Math" w:hAnsi="Cambria Math" w:cs="Times New Roman"/>
                          </w:rPr>
                          <m:t>p</m:t>
                        </w:ins>
                      </m:r>
                    </m:e>
                    <m:sub>
                      <m:r>
                        <w:ins w:id="1377" w:author="Valcin, Vieux" w:date="2025-10-24T11:58:00Z" w16du:dateUtc="2025-10-24T15:58:00Z">
                          <w:rPr>
                            <w:rFonts w:ascii="Cambria Math" w:hAnsi="Cambria Math" w:cs="Times New Roman"/>
                          </w:rPr>
                          <m:t>k</m:t>
                        </w:ins>
                      </m:r>
                    </m:sub>
                  </m:sSub>
                  <m:d>
                    <m:dPr>
                      <m:ctrlPr>
                        <w:ins w:id="1378" w:author="Valcin, Vieux" w:date="2025-10-24T11:58:00Z" w16du:dateUtc="2025-10-24T15:58:00Z">
                          <w:rPr>
                            <w:rFonts w:ascii="Cambria Math" w:hAnsi="Cambria Math" w:cs="Times New Roman"/>
                            <w:i/>
                          </w:rPr>
                        </w:ins>
                      </m:ctrlPr>
                    </m:dPr>
                    <m:e>
                      <m:sSub>
                        <m:sSubPr>
                          <m:ctrlPr>
                            <w:ins w:id="1379" w:author="Valcin, Vieux" w:date="2025-10-24T11:58:00Z" w16du:dateUtc="2025-10-24T15:58:00Z">
                              <w:rPr>
                                <w:rFonts w:ascii="Cambria Math" w:hAnsi="Cambria Math" w:cs="Times New Roman"/>
                                <w:i/>
                              </w:rPr>
                            </w:ins>
                          </m:ctrlPr>
                        </m:sSubPr>
                        <m:e>
                          <m:r>
                            <w:ins w:id="1380" w:author="Valcin, Vieux" w:date="2025-10-24T11:58:00Z" w16du:dateUtc="2025-10-24T15:58:00Z">
                              <w:rPr>
                                <w:rFonts w:ascii="Cambria Math" w:hAnsi="Cambria Math" w:cs="Times New Roman"/>
                              </w:rPr>
                              <m:t>y</m:t>
                            </w:ins>
                          </m:r>
                        </m:e>
                        <m:sub>
                          <m:r>
                            <w:ins w:id="1381" w:author="Valcin, Vieux" w:date="2025-10-24T11:58:00Z" w16du:dateUtc="2025-10-24T15:58:00Z">
                              <w:rPr>
                                <w:rFonts w:ascii="Cambria Math" w:hAnsi="Cambria Math" w:cs="Times New Roman"/>
                              </w:rPr>
                              <m:t>i</m:t>
                            </w:ins>
                          </m:r>
                        </m:sub>
                      </m:sSub>
                    </m:e>
                  </m:d>
                  <m:func>
                    <m:funcPr>
                      <m:ctrlPr>
                        <w:ins w:id="1382" w:author="Valcin, Vieux" w:date="2025-10-24T11:59:00Z" w16du:dateUtc="2025-10-24T15:59:00Z">
                          <w:rPr>
                            <w:rFonts w:ascii="Cambria Math" w:hAnsi="Cambria Math" w:cs="Times New Roman"/>
                            <w:i/>
                          </w:rPr>
                        </w:ins>
                      </m:ctrlPr>
                    </m:funcPr>
                    <m:fName>
                      <m:r>
                        <w:ins w:id="1383" w:author="Valcin, Vieux" w:date="2025-10-24T11:59:00Z" w16du:dateUtc="2025-10-24T15:59:00Z">
                          <m:rPr>
                            <m:sty m:val="p"/>
                          </m:rPr>
                          <w:rPr>
                            <w:rFonts w:ascii="Cambria Math" w:hAnsi="Cambria Math" w:cs="Times New Roman"/>
                          </w:rPr>
                          <m:t>log</m:t>
                        </w:ins>
                      </m:r>
                    </m:fName>
                    <m:e>
                      <m:sSub>
                        <m:sSubPr>
                          <m:ctrlPr>
                            <w:ins w:id="1384" w:author="Valcin, Vieux" w:date="2025-10-24T11:59:00Z" w16du:dateUtc="2025-10-24T15:59:00Z">
                              <w:rPr>
                                <w:rFonts w:ascii="Cambria Math" w:hAnsi="Cambria Math" w:cs="Times New Roman"/>
                                <w:i/>
                              </w:rPr>
                            </w:ins>
                          </m:ctrlPr>
                        </m:sSubPr>
                        <m:e>
                          <m:r>
                            <w:ins w:id="1385" w:author="Valcin, Vieux" w:date="2025-10-24T11:59:00Z" w16du:dateUtc="2025-10-24T15:59:00Z">
                              <w:rPr>
                                <w:rFonts w:ascii="Cambria Math" w:hAnsi="Cambria Math" w:cs="Times New Roman"/>
                              </w:rPr>
                              <m:t>p</m:t>
                            </w:ins>
                          </m:r>
                        </m:e>
                        <m:sub>
                          <m:r>
                            <w:ins w:id="1386" w:author="Valcin, Vieux" w:date="2025-10-24T11:59:00Z" w16du:dateUtc="2025-10-24T15:59:00Z">
                              <w:rPr>
                                <w:rFonts w:ascii="Cambria Math" w:hAnsi="Cambria Math" w:cs="Times New Roman"/>
                              </w:rPr>
                              <m:t>k</m:t>
                            </w:ins>
                          </m:r>
                        </m:sub>
                      </m:sSub>
                      <m:r>
                        <w:ins w:id="1387" w:author="Valcin, Vieux" w:date="2025-10-24T11:59:00Z" w16du:dateUtc="2025-10-24T15:59:00Z">
                          <w:rPr>
                            <w:rFonts w:ascii="Cambria Math" w:hAnsi="Cambria Math" w:cs="Times New Roman"/>
                          </w:rPr>
                          <m:t>(</m:t>
                        </w:ins>
                      </m:r>
                      <m:sSub>
                        <m:sSubPr>
                          <m:ctrlPr>
                            <w:ins w:id="1388" w:author="Valcin, Vieux" w:date="2025-10-24T11:59:00Z" w16du:dateUtc="2025-10-24T15:59:00Z">
                              <w:rPr>
                                <w:rFonts w:ascii="Cambria Math" w:hAnsi="Cambria Math" w:cs="Times New Roman"/>
                                <w:i/>
                              </w:rPr>
                            </w:ins>
                          </m:ctrlPr>
                        </m:sSubPr>
                        <m:e>
                          <m:r>
                            <w:ins w:id="1389" w:author="Valcin, Vieux" w:date="2025-10-24T11:59:00Z" w16du:dateUtc="2025-10-24T15:59:00Z">
                              <w:rPr>
                                <w:rFonts w:ascii="Cambria Math" w:hAnsi="Cambria Math" w:cs="Times New Roman"/>
                              </w:rPr>
                              <m:t>y</m:t>
                            </w:ins>
                          </m:r>
                        </m:e>
                        <m:sub>
                          <m:r>
                            <w:ins w:id="1390" w:author="Valcin, Vieux" w:date="2025-10-24T11:59:00Z" w16du:dateUtc="2025-10-24T15:59:00Z">
                              <w:rPr>
                                <w:rFonts w:ascii="Cambria Math" w:hAnsi="Cambria Math" w:cs="Times New Roman"/>
                              </w:rPr>
                              <m:t>i</m:t>
                            </w:ins>
                          </m:r>
                        </m:sub>
                      </m:sSub>
                      <m:r>
                        <w:ins w:id="1391" w:author="Valcin, Vieux" w:date="2025-10-24T11:59:00Z" w16du:dateUtc="2025-10-24T15:59:00Z">
                          <w:rPr>
                            <w:rFonts w:ascii="Cambria Math" w:hAnsi="Cambria Math" w:cs="Times New Roman"/>
                          </w:rPr>
                          <m:t>)</m:t>
                        </w:ins>
                      </m:r>
                    </m:e>
                  </m:func>
                </m:e>
              </m:nary>
            </m:e>
          </m:nary>
        </m:oMath>
      </m:oMathPara>
    </w:p>
    <w:p w14:paraId="2822DA98" w14:textId="57781C91" w:rsidR="00500EBD" w:rsidRPr="003D165E" w:rsidDel="007724C1" w:rsidRDefault="00000000">
      <w:pPr>
        <w:pStyle w:val="BodyText"/>
        <w:rPr>
          <w:del w:id="1392" w:author="Valcin, Vieux" w:date="2025-10-24T11:57:00Z" w16du:dateUtc="2025-10-24T15:57:00Z"/>
          <w:rFonts w:ascii="Times New Roman" w:hAnsi="Times New Roman" w:cs="Times New Roman"/>
          <w:rPrChange w:id="1393" w:author="Valcin, Vieux" w:date="2025-10-24T11:35:00Z" w16du:dateUtc="2025-10-24T15:35:00Z">
            <w:rPr>
              <w:del w:id="1394" w:author="Valcin, Vieux" w:date="2025-10-24T11:57:00Z" w16du:dateUtc="2025-10-24T15:57:00Z"/>
            </w:rPr>
          </w:rPrChange>
        </w:rPr>
      </w:pPr>
      <w:del w:id="1395" w:author="Valcin, Vieux" w:date="2025-10-24T11:57:00Z" w16du:dateUtc="2025-10-24T15:57:00Z">
        <w:r w:rsidRPr="003D165E" w:rsidDel="007724C1">
          <w:rPr>
            <w:rFonts w:ascii="Times New Roman" w:hAnsi="Times New Roman" w:cs="Times New Roman"/>
            <w:rPrChange w:id="1396" w:author="Valcin, Vieux" w:date="2025-10-24T11:35:00Z" w16du:dateUtc="2025-10-24T15:35:00Z">
              <w:rPr/>
            </w:rPrChange>
          </w:rPr>
          <w:delText>[EQUATION 23: L_entropy = -(1/N) Σ_i Σ_k p_k(y_i) log p_k(y_i)]</w:delText>
        </w:r>
      </w:del>
    </w:p>
    <w:p w14:paraId="5C28CFD6" w14:textId="77777777" w:rsidR="00500EBD" w:rsidRPr="003D165E" w:rsidDel="007724C1" w:rsidRDefault="00500EBD">
      <w:pPr>
        <w:pStyle w:val="BodyText"/>
        <w:rPr>
          <w:del w:id="1397" w:author="Valcin, Vieux" w:date="2025-10-24T11:59:00Z" w16du:dateUtc="2025-10-24T15:59:00Z"/>
          <w:rFonts w:ascii="Times New Roman" w:hAnsi="Times New Roman" w:cs="Times New Roman"/>
          <w:rPrChange w:id="1398" w:author="Valcin, Vieux" w:date="2025-10-24T11:35:00Z" w16du:dateUtc="2025-10-24T15:35:00Z">
            <w:rPr>
              <w:del w:id="1399" w:author="Valcin, Vieux" w:date="2025-10-24T11:59:00Z" w16du:dateUtc="2025-10-24T15:59:00Z"/>
            </w:rPr>
          </w:rPrChange>
        </w:rPr>
      </w:pPr>
    </w:p>
    <w:p w14:paraId="24BA1DAF" w14:textId="7108F2BC" w:rsidR="00500EBD" w:rsidRDefault="00000000">
      <w:pPr>
        <w:pStyle w:val="BodyText"/>
        <w:rPr>
          <w:ins w:id="1400" w:author="Valcin, Vieux" w:date="2025-10-24T12:19:00Z" w16du:dateUtc="2025-10-24T16:19:00Z"/>
          <w:rFonts w:ascii="Times New Roman" w:hAnsi="Times New Roman" w:cs="Times New Roman"/>
        </w:rPr>
      </w:pPr>
      <w:r w:rsidRPr="003D165E">
        <w:rPr>
          <w:rFonts w:ascii="Times New Roman" w:hAnsi="Times New Roman" w:cs="Times New Roman"/>
          <w:rPrChange w:id="1401" w:author="Valcin, Vieux" w:date="2025-10-24T11:35:00Z" w16du:dateUtc="2025-10-24T15:35:00Z">
            <w:rPr/>
          </w:rPrChange>
        </w:rPr>
        <w:t xml:space="preserve">Hyperparameters are set to </w:t>
      </w:r>
      <m:oMath>
        <m:r>
          <w:rPr>
            <w:rFonts w:ascii="Cambria Math" w:hAnsi="Cambria Math" w:cs="Times New Roman"/>
          </w:rPr>
          <m:t>α</m:t>
        </m:r>
      </m:oMath>
      <w:r w:rsidRPr="003D165E">
        <w:rPr>
          <w:rFonts w:ascii="Times New Roman" w:hAnsi="Times New Roman" w:cs="Times New Roman"/>
          <w:rPrChange w:id="1402" w:author="Valcin, Vieux" w:date="2025-10-24T11:35:00Z" w16du:dateUtc="2025-10-24T15:35:00Z">
            <w:rPr/>
          </w:rPrChange>
        </w:rPr>
        <w:t xml:space="preserve"> = 0.5, </w:t>
      </w:r>
      <m:oMath>
        <m:r>
          <w:rPr>
            <w:rFonts w:ascii="Cambria Math" w:hAnsi="Cambria Math" w:cs="Times New Roman"/>
          </w:rPr>
          <m:t>β</m:t>
        </m:r>
      </m:oMath>
      <w:r w:rsidRPr="003D165E">
        <w:rPr>
          <w:rFonts w:ascii="Times New Roman" w:hAnsi="Times New Roman" w:cs="Times New Roman"/>
          <w:rPrChange w:id="1403" w:author="Valcin, Vieux" w:date="2025-10-24T11:35:00Z" w16du:dateUtc="2025-10-24T15:35:00Z">
            <w:rPr/>
          </w:rPrChange>
        </w:rPr>
        <w:t xml:space="preserve"> = 0.3, </w:t>
      </w:r>
      <m:oMath>
        <m:r>
          <w:rPr>
            <w:rFonts w:ascii="Cambria Math" w:hAnsi="Cambria Math" w:cs="Times New Roman"/>
          </w:rPr>
          <m:t>γ</m:t>
        </m:r>
      </m:oMath>
      <w:r w:rsidRPr="003D165E">
        <w:rPr>
          <w:rFonts w:ascii="Times New Roman" w:hAnsi="Times New Roman" w:cs="Times New Roman"/>
          <w:rPrChange w:id="1404" w:author="Valcin, Vieux" w:date="2025-10-24T11:35:00Z" w16du:dateUtc="2025-10-24T15:35:00Z">
            <w:rPr/>
          </w:rPrChange>
        </w:rPr>
        <w:t xml:space="preserve"> = 0.1, with individual weights </w:t>
      </w:r>
      <m:oMath>
        <m:sSub>
          <m:sSubPr>
            <m:ctrlPr>
              <w:ins w:id="1405" w:author="Valcin, Vieux" w:date="2025-10-24T11:59:00Z" w16du:dateUtc="2025-10-24T15:59:00Z">
                <w:rPr>
                  <w:rFonts w:ascii="Cambria Math" w:hAnsi="Cambria Math" w:cs="Times New Roman"/>
                  <w:i/>
                </w:rPr>
              </w:ins>
            </m:ctrlPr>
          </m:sSubPr>
          <m:e>
            <m:r>
              <w:ins w:id="1406" w:author="Valcin, Vieux" w:date="2025-10-24T11:59:00Z" w16du:dateUtc="2025-10-24T15:59:00Z">
                <w:rPr>
                  <w:rFonts w:ascii="Cambria Math" w:hAnsi="Cambria Math" w:cs="Times New Roman"/>
                </w:rPr>
                <m:t>w</m:t>
              </w:ins>
            </m:r>
          </m:e>
          <m:sub>
            <m:r>
              <w:ins w:id="1407" w:author="Valcin, Vieux" w:date="2025-10-24T11:59:00Z" w16du:dateUtc="2025-10-24T15:59:00Z">
                <w:rPr>
                  <w:rFonts w:ascii="Cambria Math" w:hAnsi="Cambria Math" w:cs="Times New Roman"/>
                </w:rPr>
                <m:t>curv</m:t>
              </w:ins>
            </m:r>
          </m:sub>
        </m:sSub>
        <m:r>
          <w:ins w:id="1408" w:author="Valcin, Vieux" w:date="2025-10-24T12:00:00Z" w16du:dateUtc="2025-10-24T16:00:00Z">
            <w:rPr>
              <w:rFonts w:ascii="Cambria Math" w:hAnsi="Cambria Math" w:cs="Times New Roman"/>
            </w:rPr>
            <m:t xml:space="preserve"> </m:t>
          </w:ins>
        </m:r>
        <m:r>
          <w:del w:id="1409" w:author="Valcin, Vieux" w:date="2025-10-24T11:59:00Z" w16du:dateUtc="2025-10-24T15:59:00Z">
            <w:rPr>
              <w:rFonts w:ascii="Cambria Math" w:hAnsi="Cambria Math" w:cs="Times New Roman"/>
            </w:rPr>
            <m:t>w</m:t>
          </w:del>
        </m:r>
      </m:oMath>
      <w:del w:id="1410" w:author="Valcin, Vieux" w:date="2025-10-24T11:59:00Z" w16du:dateUtc="2025-10-24T15:59:00Z">
        <w:r w:rsidRPr="003D165E" w:rsidDel="007724C1">
          <w:rPr>
            <w:rFonts w:ascii="Times New Roman" w:hAnsi="Times New Roman" w:cs="Times New Roman"/>
            <w:rPrChange w:id="1411" w:author="Valcin, Vieux" w:date="2025-10-24T11:35:00Z" w16du:dateUtc="2025-10-24T15:35:00Z">
              <w:rPr/>
            </w:rPrChange>
          </w:rPr>
          <w:delText>_curv =</w:delText>
        </w:r>
      </w:del>
      <w:del w:id="1412" w:author="Valcin, Vieux" w:date="2025-10-24T12:00:00Z" w16du:dateUtc="2025-10-24T16:00:00Z">
        <w:r w:rsidRPr="003D165E" w:rsidDel="007724C1">
          <w:rPr>
            <w:rFonts w:ascii="Times New Roman" w:hAnsi="Times New Roman" w:cs="Times New Roman"/>
            <w:rPrChange w:id="1413" w:author="Valcin, Vieux" w:date="2025-10-24T11:35:00Z" w16du:dateUtc="2025-10-24T15:35:00Z">
              <w:rPr/>
            </w:rPrChange>
          </w:rPr>
          <w:delText xml:space="preserve"> </w:delText>
        </w:r>
      </w:del>
      <w:ins w:id="1414" w:author="Valcin, Vieux" w:date="2025-10-24T12:00:00Z" w16du:dateUtc="2025-10-24T16:00:00Z">
        <w:r w:rsidR="007724C1">
          <w:rPr>
            <w:rFonts w:ascii="Times New Roman" w:hAnsi="Times New Roman" w:cs="Times New Roman"/>
          </w:rPr>
          <w:t xml:space="preserve">= </w:t>
        </w:r>
      </w:ins>
      <w:r w:rsidRPr="003D165E">
        <w:rPr>
          <w:rFonts w:ascii="Times New Roman" w:hAnsi="Times New Roman" w:cs="Times New Roman"/>
          <w:rPrChange w:id="1415" w:author="Valcin, Vieux" w:date="2025-10-24T11:35:00Z" w16du:dateUtc="2025-10-24T15:35:00Z">
            <w:rPr/>
          </w:rPrChange>
        </w:rPr>
        <w:t xml:space="preserve">0.3, </w:t>
      </w:r>
      <m:oMath>
        <m:sSub>
          <m:sSubPr>
            <m:ctrlPr>
              <w:ins w:id="1416" w:author="Valcin, Vieux" w:date="2025-10-24T12:00:00Z" w16du:dateUtc="2025-10-24T16:00:00Z">
                <w:rPr>
                  <w:rFonts w:ascii="Cambria Math" w:hAnsi="Cambria Math" w:cs="Times New Roman"/>
                  <w:i/>
                </w:rPr>
              </w:ins>
            </m:ctrlPr>
          </m:sSubPr>
          <m:e>
            <m:r>
              <w:ins w:id="1417" w:author="Valcin, Vieux" w:date="2025-10-24T12:00:00Z" w16du:dateUtc="2025-10-24T16:00:00Z">
                <w:rPr>
                  <w:rFonts w:ascii="Cambria Math" w:hAnsi="Cambria Math" w:cs="Times New Roman"/>
                </w:rPr>
                <m:t>w</m:t>
              </w:ins>
            </m:r>
          </m:e>
          <m:sub>
            <m:r>
              <w:ins w:id="1418" w:author="Valcin, Vieux" w:date="2025-10-24T12:00:00Z" w16du:dateUtc="2025-10-24T16:00:00Z">
                <w:rPr>
                  <w:rFonts w:ascii="Cambria Math" w:hAnsi="Cambria Math" w:cs="Times New Roman"/>
                </w:rPr>
                <m:t>jac</m:t>
              </w:ins>
            </m:r>
          </m:sub>
        </m:sSub>
      </m:oMath>
      <w:del w:id="1419" w:author="Valcin, Vieux" w:date="2025-10-24T12:00:00Z" w16du:dateUtc="2025-10-24T16:00:00Z">
        <w:r w:rsidRPr="003D165E" w:rsidDel="007724C1">
          <w:rPr>
            <w:rFonts w:ascii="Times New Roman" w:hAnsi="Times New Roman" w:cs="Times New Roman"/>
            <w:rPrChange w:id="1420" w:author="Valcin, Vieux" w:date="2025-10-24T11:35:00Z" w16du:dateUtc="2025-10-24T15:35:00Z">
              <w:rPr/>
            </w:rPrChange>
          </w:rPr>
          <w:delText>w_jac</w:delText>
        </w:r>
      </w:del>
      <w:r w:rsidRPr="003D165E">
        <w:rPr>
          <w:rFonts w:ascii="Times New Roman" w:hAnsi="Times New Roman" w:cs="Times New Roman"/>
          <w:rPrChange w:id="1421" w:author="Valcin, Vieux" w:date="2025-10-24T11:35:00Z" w16du:dateUtc="2025-10-24T15:35:00Z">
            <w:rPr/>
          </w:rPrChange>
        </w:rPr>
        <w:t xml:space="preserve"> = 0.25, </w:t>
      </w:r>
      <m:oMath>
        <m:sSub>
          <m:sSubPr>
            <m:ctrlPr>
              <w:ins w:id="1422" w:author="Valcin, Vieux" w:date="2025-10-24T12:00:00Z" w16du:dateUtc="2025-10-24T16:00:00Z">
                <w:rPr>
                  <w:rFonts w:ascii="Cambria Math" w:hAnsi="Cambria Math" w:cs="Times New Roman"/>
                  <w:i/>
                </w:rPr>
              </w:ins>
            </m:ctrlPr>
          </m:sSubPr>
          <m:e>
            <m:r>
              <w:ins w:id="1423" w:author="Valcin, Vieux" w:date="2025-10-24T12:00:00Z" w16du:dateUtc="2025-10-24T16:00:00Z">
                <w:rPr>
                  <w:rFonts w:ascii="Cambria Math" w:hAnsi="Cambria Math" w:cs="Times New Roman"/>
                </w:rPr>
                <m:t>w</m:t>
              </w:ins>
            </m:r>
          </m:e>
          <m:sub>
            <m:r>
              <w:ins w:id="1424" w:author="Valcin, Vieux" w:date="2025-10-24T12:00:00Z" w16du:dateUtc="2025-10-24T16:00:00Z">
                <w:rPr>
                  <w:rFonts w:ascii="Cambria Math" w:hAnsi="Cambria Math" w:cs="Times New Roman"/>
                </w:rPr>
                <m:t>conf</m:t>
              </w:ins>
            </m:r>
          </m:sub>
        </m:sSub>
      </m:oMath>
      <w:del w:id="1425" w:author="Valcin, Vieux" w:date="2025-10-24T12:00:00Z" w16du:dateUtc="2025-10-24T16:00:00Z">
        <w:r w:rsidRPr="003D165E" w:rsidDel="007724C1">
          <w:rPr>
            <w:rFonts w:ascii="Times New Roman" w:hAnsi="Times New Roman" w:cs="Times New Roman"/>
            <w:rPrChange w:id="1426" w:author="Valcin, Vieux" w:date="2025-10-24T11:35:00Z" w16du:dateUtc="2025-10-24T15:35:00Z">
              <w:rPr/>
            </w:rPrChange>
          </w:rPr>
          <w:delText>w_conf</w:delText>
        </w:r>
      </w:del>
      <w:r w:rsidRPr="003D165E">
        <w:rPr>
          <w:rFonts w:ascii="Times New Roman" w:hAnsi="Times New Roman" w:cs="Times New Roman"/>
          <w:rPrChange w:id="1427" w:author="Valcin, Vieux" w:date="2025-10-24T11:35:00Z" w16du:dateUtc="2025-10-24T15:35:00Z">
            <w:rPr/>
          </w:rPrChange>
        </w:rPr>
        <w:t xml:space="preserve"> = 0.2, </w:t>
      </w:r>
      <m:oMath>
        <m:sSub>
          <m:sSubPr>
            <m:ctrlPr>
              <w:ins w:id="1428" w:author="Valcin, Vieux" w:date="2025-10-24T12:00:00Z" w16du:dateUtc="2025-10-24T16:00:00Z">
                <w:rPr>
                  <w:rFonts w:ascii="Cambria Math" w:hAnsi="Cambria Math" w:cs="Times New Roman"/>
                  <w:i/>
                </w:rPr>
              </w:ins>
            </m:ctrlPr>
          </m:sSubPr>
          <m:e>
            <m:r>
              <w:ins w:id="1429" w:author="Valcin, Vieux" w:date="2025-10-24T12:00:00Z" w16du:dateUtc="2025-10-24T16:00:00Z">
                <w:rPr>
                  <w:rFonts w:ascii="Cambria Math" w:hAnsi="Cambria Math" w:cs="Times New Roman"/>
                </w:rPr>
                <m:t>w</m:t>
              </w:ins>
            </m:r>
          </m:e>
          <m:sub>
            <m:r>
              <w:ins w:id="1430" w:author="Valcin, Vieux" w:date="2025-10-24T12:00:00Z" w16du:dateUtc="2025-10-24T16:00:00Z">
                <w:rPr>
                  <w:rFonts w:ascii="Cambria Math" w:hAnsi="Cambria Math" w:cs="Times New Roman"/>
                </w:rPr>
                <m:t>rad</m:t>
              </w:ins>
            </m:r>
          </m:sub>
        </m:sSub>
      </m:oMath>
      <w:del w:id="1431" w:author="Valcin, Vieux" w:date="2025-10-24T12:00:00Z" w16du:dateUtc="2025-10-24T16:00:00Z">
        <w:r w:rsidRPr="003D165E" w:rsidDel="007724C1">
          <w:rPr>
            <w:rFonts w:ascii="Times New Roman" w:hAnsi="Times New Roman" w:cs="Times New Roman"/>
            <w:rPrChange w:id="1432" w:author="Valcin, Vieux" w:date="2025-10-24T11:35:00Z" w16du:dateUtc="2025-10-24T15:35:00Z">
              <w:rPr/>
            </w:rPrChange>
          </w:rPr>
          <w:delText>w_rad</w:delText>
        </w:r>
      </w:del>
      <w:r w:rsidRPr="003D165E">
        <w:rPr>
          <w:rFonts w:ascii="Times New Roman" w:hAnsi="Times New Roman" w:cs="Times New Roman"/>
          <w:rPrChange w:id="1433" w:author="Valcin, Vieux" w:date="2025-10-24T11:35:00Z" w16du:dateUtc="2025-10-24T15:35:00Z">
            <w:rPr/>
          </w:rPrChange>
        </w:rPr>
        <w:t xml:space="preserve"> = 0.15, </w:t>
      </w:r>
      <m:oMath>
        <m:sSub>
          <m:sSubPr>
            <m:ctrlPr>
              <w:ins w:id="1434" w:author="Valcin, Vieux" w:date="2025-10-24T12:00:00Z" w16du:dateUtc="2025-10-24T16:00:00Z">
                <w:rPr>
                  <w:rFonts w:ascii="Cambria Math" w:hAnsi="Cambria Math" w:cs="Times New Roman"/>
                  <w:i/>
                </w:rPr>
              </w:ins>
            </m:ctrlPr>
          </m:sSubPr>
          <m:e>
            <m:r>
              <w:ins w:id="1435" w:author="Valcin, Vieux" w:date="2025-10-24T12:00:00Z" w16du:dateUtc="2025-10-24T16:00:00Z">
                <w:rPr>
                  <w:rFonts w:ascii="Cambria Math" w:hAnsi="Cambria Math" w:cs="Times New Roman"/>
                </w:rPr>
                <m:t>w</m:t>
              </w:ins>
            </m:r>
          </m:e>
          <m:sub>
            <m:r>
              <w:ins w:id="1436" w:author="Valcin, Vieux" w:date="2025-10-24T12:00:00Z" w16du:dateUtc="2025-10-24T16:00:00Z">
                <w:rPr>
                  <w:rFonts w:ascii="Cambria Math" w:hAnsi="Cambria Math" w:cs="Times New Roman"/>
                </w:rPr>
                <m:t>entropy</m:t>
              </w:ins>
            </m:r>
          </m:sub>
        </m:sSub>
      </m:oMath>
      <w:del w:id="1437" w:author="Valcin, Vieux" w:date="2025-10-24T12:00:00Z" w16du:dateUtc="2025-10-24T16:00:00Z">
        <w:r w:rsidRPr="003D165E" w:rsidDel="007724C1">
          <w:rPr>
            <w:rFonts w:ascii="Times New Roman" w:hAnsi="Times New Roman" w:cs="Times New Roman"/>
            <w:rPrChange w:id="1438" w:author="Valcin, Vieux" w:date="2025-10-24T11:35:00Z" w16du:dateUtc="2025-10-24T15:35:00Z">
              <w:rPr/>
            </w:rPrChange>
          </w:rPr>
          <w:delText>w_entropy</w:delText>
        </w:r>
      </w:del>
      <w:r w:rsidRPr="003D165E">
        <w:rPr>
          <w:rFonts w:ascii="Times New Roman" w:hAnsi="Times New Roman" w:cs="Times New Roman"/>
          <w:rPrChange w:id="1439" w:author="Valcin, Vieux" w:date="2025-10-24T11:35:00Z" w16du:dateUtc="2025-10-24T15:35:00Z">
            <w:rPr/>
          </w:rPrChange>
        </w:rPr>
        <w:t xml:space="preserve"> = 0.1 (Appendix A.3).</w:t>
      </w:r>
    </w:p>
    <w:p w14:paraId="1C0CAC4E" w14:textId="2410C4E6" w:rsidR="00117005" w:rsidRDefault="00117005">
      <w:pPr>
        <w:pStyle w:val="BodyText"/>
        <w:rPr>
          <w:ins w:id="1440" w:author="Valcin, Vieux" w:date="2025-10-24T12:19:00Z" w16du:dateUtc="2025-10-24T16:19:00Z"/>
          <w:rFonts w:ascii="Times New Roman" w:hAnsi="Times New Roman" w:cs="Times New Roman"/>
          <w:i/>
          <w:iCs/>
        </w:rPr>
      </w:pPr>
      <w:ins w:id="1441" w:author="Valcin, Vieux" w:date="2025-10-24T12:19:00Z" w16du:dateUtc="2025-10-24T16:19:00Z">
        <w:r>
          <w:rPr>
            <w:rFonts w:ascii="Times New Roman" w:hAnsi="Times New Roman" w:cs="Times New Roman"/>
            <w:i/>
            <w:iCs/>
          </w:rPr>
          <w:t>2.3.5 Contrastive Optimization in Hyperbolic Space</w:t>
        </w:r>
      </w:ins>
    </w:p>
    <w:p w14:paraId="6E728DE5" w14:textId="3EE28E63" w:rsidR="00117005" w:rsidRDefault="00117005">
      <w:pPr>
        <w:pStyle w:val="BodyText"/>
        <w:rPr>
          <w:ins w:id="1442" w:author="Valcin, Vieux" w:date="2025-10-24T12:21:00Z" w16du:dateUtc="2025-10-24T16:21:00Z"/>
          <w:rFonts w:ascii="Times New Roman" w:hAnsi="Times New Roman" w:cs="Times New Roman"/>
        </w:rPr>
      </w:pPr>
      <w:ins w:id="1443" w:author="Valcin, Vieux" w:date="2025-10-24T12:21:00Z">
        <w:r w:rsidRPr="00117005">
          <w:rPr>
            <w:rFonts w:ascii="Times New Roman" w:hAnsi="Times New Roman" w:cs="Times New Roman"/>
          </w:rPr>
          <w:t>To further enhance semantic boundary delineation and ideological separation in the hyperbolic low-dimensional space, we incorporate state-of-the-art contrastive learning strategies designed explicitly for non-Euclidean manifolds. Momentum Contrastive Learning (MoCo), as advanced by Hoang et al. (2025), maintains a dynamic queue of negative samples updated with momentum encoder parameters. This enables a continuously refreshed and diversified pool of negative examples, ensuring that hard negatives—those spatially proximate in the embedding space but semantically dissimilar—are effectively utilized during training. Empirical analysis consistently demonstrates that MoCo, particularly with integrated hard or soft negative mining, achieves superior cluster separation, sharper boundaries, and improved model stability over basic random sampling or static batch mining approaches in hyperbolic and low-dimensional regimes (Hoang et al., 2025; Chami et al., 2020; Zhang &amp; Li, 2025).</w:t>
        </w:r>
      </w:ins>
    </w:p>
    <w:p w14:paraId="2E16125A" w14:textId="77777777" w:rsidR="00117005" w:rsidRDefault="00117005">
      <w:pPr>
        <w:pStyle w:val="BodyText"/>
        <w:rPr>
          <w:ins w:id="1444" w:author="Valcin, Vieux" w:date="2025-10-24T12:21:00Z" w16du:dateUtc="2025-10-24T16:21:00Z"/>
          <w:rFonts w:ascii="Times New Roman" w:hAnsi="Times New Roman" w:cs="Times New Roman"/>
        </w:rPr>
      </w:pPr>
    </w:p>
    <w:p w14:paraId="1545AFB4" w14:textId="2E7E3929" w:rsidR="00117005" w:rsidRDefault="00117005">
      <w:pPr>
        <w:pStyle w:val="BodyText"/>
        <w:rPr>
          <w:ins w:id="1445" w:author="Valcin, Vieux" w:date="2025-10-24T12:19:00Z" w16du:dateUtc="2025-10-24T16:19:00Z"/>
          <w:rFonts w:ascii="Times New Roman" w:hAnsi="Times New Roman" w:cs="Times New Roman"/>
        </w:rPr>
      </w:pPr>
      <w:ins w:id="1446" w:author="Valcin, Vieux" w:date="2025-10-24T12:21:00Z">
        <w:r w:rsidRPr="00117005">
          <w:rPr>
            <w:rFonts w:ascii="Times New Roman" w:hAnsi="Times New Roman" w:cs="Times New Roman"/>
          </w:rPr>
          <w:t xml:space="preserve">For precise validation of bridge </w:t>
        </w:r>
        <w:proofErr w:type="gramStart"/>
        <w:r w:rsidRPr="00117005">
          <w:rPr>
            <w:rFonts w:ascii="Times New Roman" w:hAnsi="Times New Roman" w:cs="Times New Roman"/>
          </w:rPr>
          <w:t>candidates—points</w:t>
        </w:r>
        <w:proofErr w:type="gramEnd"/>
        <w:r w:rsidRPr="00117005">
          <w:rPr>
            <w:rFonts w:ascii="Times New Roman" w:hAnsi="Times New Roman" w:cs="Times New Roman"/>
          </w:rPr>
          <w:t xml:space="preserve"> lying at the intersection of ideological clusters—we implement the hyperbolic triplet loss (Peng et al., 2021; </w:t>
        </w:r>
        <w:proofErr w:type="spellStart"/>
        <w:r w:rsidRPr="00117005">
          <w:rPr>
            <w:rFonts w:ascii="Times New Roman" w:hAnsi="Times New Roman" w:cs="Times New Roman"/>
          </w:rPr>
          <w:t>Krioukov</w:t>
        </w:r>
        <w:proofErr w:type="spellEnd"/>
        <w:r w:rsidRPr="00117005">
          <w:rPr>
            <w:rFonts w:ascii="Times New Roman" w:hAnsi="Times New Roman" w:cs="Times New Roman"/>
          </w:rPr>
          <w:t xml:space="preserve"> et al., 2010). This loss function is geometrically attuned to the </w:t>
        </w:r>
        <w:proofErr w:type="spellStart"/>
        <w:r w:rsidRPr="00117005">
          <w:rPr>
            <w:rFonts w:ascii="Times New Roman" w:hAnsi="Times New Roman" w:cs="Times New Roman"/>
          </w:rPr>
          <w:t>Poincaré</w:t>
        </w:r>
        <w:proofErr w:type="spellEnd"/>
        <w:r w:rsidRPr="00117005">
          <w:rPr>
            <w:rFonts w:ascii="Times New Roman" w:hAnsi="Times New Roman" w:cs="Times New Roman"/>
          </w:rPr>
          <w:t xml:space="preserve"> ball, directly optimizing geodesic margin constraints between anchor, positive (within-cluster), and negative (cross-cluster) samples. Compared to Circle Loss, which weights samples by similarity, triplet loss exhibits greater interpretability and stability for boundary-sensitive recommendation tasks in low-dimensional settings. Recent large-scale comparative studies confirm </w:t>
        </w:r>
        <w:proofErr w:type="gramStart"/>
        <w:r w:rsidRPr="00117005">
          <w:rPr>
            <w:rFonts w:ascii="Times New Roman" w:hAnsi="Times New Roman" w:cs="Times New Roman"/>
          </w:rPr>
          <w:t>its</w:t>
        </w:r>
        <w:proofErr w:type="gramEnd"/>
        <w:r w:rsidRPr="00117005">
          <w:rPr>
            <w:rFonts w:ascii="Times New Roman" w:hAnsi="Times New Roman" w:cs="Times New Roman"/>
          </w:rPr>
          <w:t xml:space="preserve"> robust capacity for discriminating bridge candidates in non-Euclidean manifold learning (Peng et al., 2021; Hoang et al., 2025).</w:t>
        </w:r>
      </w:ins>
    </w:p>
    <w:p w14:paraId="4E100722" w14:textId="021CA6EF" w:rsidR="00117005" w:rsidRDefault="00117005">
      <w:pPr>
        <w:pStyle w:val="BodyText"/>
        <w:rPr>
          <w:ins w:id="1447" w:author="Valcin, Vieux" w:date="2025-10-24T12:22:00Z" w16du:dateUtc="2025-10-24T16:22:00Z"/>
          <w:rFonts w:ascii="Times New Roman" w:hAnsi="Times New Roman" w:cs="Times New Roman"/>
        </w:rPr>
      </w:pPr>
      <w:ins w:id="1448" w:author="Valcin, Vieux" w:date="2025-10-24T12:21:00Z">
        <w:r w:rsidRPr="00117005">
          <w:rPr>
            <w:rFonts w:ascii="Times New Roman" w:hAnsi="Times New Roman" w:cs="Times New Roman"/>
          </w:rPr>
          <w:t>Let </w:t>
        </w:r>
      </w:ins>
      <m:oMath>
        <m:r>
          <w:ins w:id="1449" w:author="Valcin, Vieux" w:date="2025-10-24T12:21:00Z">
            <w:rPr>
              <w:rFonts w:ascii="Cambria Math" w:hAnsi="Cambria Math" w:cs="Times New Roman"/>
            </w:rPr>
            <m:t>Q</m:t>
          </w:ins>
        </m:r>
      </m:oMath>
      <w:ins w:id="1450" w:author="Valcin, Vieux" w:date="2025-10-24T12:21:00Z">
        <w:r w:rsidRPr="00117005">
          <w:rPr>
            <w:rFonts w:ascii="Times New Roman" w:hAnsi="Times New Roman" w:cs="Times New Roman"/>
          </w:rPr>
          <w:t> be the MoCo memory bank and </w:t>
        </w:r>
      </w:ins>
      <m:oMath>
        <m:r>
          <w:ins w:id="1451" w:author="Valcin, Vieux" w:date="2025-10-24T12:21:00Z" w16du:dateUtc="2025-10-24T16:21:00Z">
            <w:rPr>
              <w:rFonts w:ascii="Cambria Math" w:hAnsi="Cambria Math" w:cs="Times New Roman"/>
            </w:rPr>
            <m:t>(</m:t>
          </w:ins>
        </m:r>
        <m:r>
          <w:ins w:id="1452" w:author="Valcin, Vieux" w:date="2025-10-24T12:21:00Z">
            <w:rPr>
              <w:rFonts w:ascii="Cambria Math" w:hAnsi="Cambria Math" w:cs="Times New Roman"/>
            </w:rPr>
            <m:t>a</m:t>
          </w:ins>
        </m:r>
        <m:r>
          <w:ins w:id="1453" w:author="Valcin, Vieux" w:date="2025-10-24T12:22:00Z" w16du:dateUtc="2025-10-24T16:22:00Z">
            <w:rPr>
              <w:rFonts w:ascii="Cambria Math" w:hAnsi="Cambria Math" w:cs="Times New Roman"/>
            </w:rPr>
            <m:t>,p,n)</m:t>
          </w:ins>
        </m:r>
      </m:oMath>
      <w:ins w:id="1454" w:author="Valcin, Vieux" w:date="2025-10-24T12:21:00Z">
        <w:r w:rsidRPr="00117005">
          <w:rPr>
            <w:rFonts w:ascii="Times New Roman" w:hAnsi="Times New Roman" w:cs="Times New Roman"/>
          </w:rPr>
          <w:t> denote anchor, positive, and negative samples.</w:t>
        </w:r>
        <w:r w:rsidRPr="00117005">
          <w:rPr>
            <w:rFonts w:ascii="Times New Roman" w:hAnsi="Times New Roman" w:cs="Times New Roman"/>
          </w:rPr>
          <w:br/>
          <w:t>The composite contrastive-bridge objective becomes:</w:t>
        </w:r>
      </w:ins>
    </w:p>
    <w:p w14:paraId="68BFCDBD" w14:textId="432C07CA" w:rsidR="00117005" w:rsidRPr="00903696" w:rsidDel="005D252B" w:rsidRDefault="00000000">
      <w:pPr>
        <w:pStyle w:val="BodyText"/>
        <w:rPr>
          <w:del w:id="1455" w:author="Valcin, Vieux" w:date="2025-10-24T12:54:00Z" w16du:dateUtc="2025-10-24T16:54:00Z"/>
          <w:rFonts w:ascii="Times New Roman" w:hAnsi="Times New Roman" w:cs="Times New Roman"/>
          <w:rPrChange w:id="1456" w:author="Valcin, Vieux" w:date="2025-10-24T12:51:00Z" w16du:dateUtc="2025-10-24T16:51:00Z">
            <w:rPr>
              <w:del w:id="1457" w:author="Valcin, Vieux" w:date="2025-10-24T12:54:00Z" w16du:dateUtc="2025-10-24T16:54:00Z"/>
            </w:rPr>
          </w:rPrChange>
        </w:rPr>
      </w:pPr>
      <m:oMath>
        <m:sSub>
          <m:sSubPr>
            <m:ctrlPr>
              <w:ins w:id="1458" w:author="Valcin, Vieux" w:date="2025-10-24T12:22:00Z" w16du:dateUtc="2025-10-24T16:22:00Z">
                <w:rPr>
                  <w:rFonts w:ascii="Cambria Math" w:hAnsi="Cambria Math" w:cs="Times New Roman"/>
                  <w:i/>
                </w:rPr>
              </w:ins>
            </m:ctrlPr>
          </m:sSubPr>
          <m:e>
            <m:r>
              <w:ins w:id="1459" w:author="Valcin, Vieux" w:date="2025-10-24T13:07:00Z" w16du:dateUtc="2025-10-24T17:07:00Z">
                <m:rPr>
                  <m:scr m:val="script"/>
                </m:rPr>
                <w:rPr>
                  <w:rFonts w:ascii="Cambria Math" w:hAnsi="Cambria Math" w:cs="Times New Roman"/>
                </w:rPr>
                <m:t>L</m:t>
              </w:ins>
            </m:r>
          </m:e>
          <m:sub>
            <m:r>
              <w:ins w:id="1460" w:author="Valcin, Vieux" w:date="2025-10-24T12:22:00Z" w16du:dateUtc="2025-10-24T16:22:00Z">
                <w:rPr>
                  <w:rFonts w:ascii="Cambria Math" w:hAnsi="Cambria Math" w:cs="Times New Roman"/>
                </w:rPr>
                <m:t>contrastive</m:t>
              </w:ins>
            </m:r>
          </m:sub>
        </m:sSub>
        <m:r>
          <w:ins w:id="1461" w:author="Valcin, Vieux" w:date="2025-10-24T12:28:00Z" w16du:dateUtc="2025-10-24T16:28:00Z">
            <w:rPr>
              <w:rFonts w:ascii="Cambria Math" w:hAnsi="Cambria Math" w:cs="Times New Roman"/>
            </w:rPr>
            <m:t>=</m:t>
          </w:ins>
        </m:r>
        <m:r>
          <w:ins w:id="1462" w:author="Valcin, Vieux" w:date="2025-10-24T12:46:00Z" w16du:dateUtc="2025-10-24T16:46:00Z">
            <m:rPr>
              <m:scr m:val="double-struck"/>
              <m:sty m:val="p"/>
            </m:rPr>
            <w:rPr>
              <w:rFonts w:ascii="Cambria Math" w:hAnsi="Cambria Math" w:cs="Times New Roman"/>
            </w:rPr>
            <m:t>E</m:t>
          </w:ins>
        </m:r>
        <m:d>
          <m:dPr>
            <m:begChr m:val="["/>
            <m:endChr m:val="]"/>
            <m:ctrlPr>
              <w:ins w:id="1463" w:author="Valcin, Vieux" w:date="2025-10-24T12:46:00Z" w16du:dateUtc="2025-10-24T16:46:00Z">
                <w:rPr>
                  <w:rFonts w:ascii="Cambria Math" w:hAnsi="Cambria Math" w:cs="Times New Roman"/>
                </w:rPr>
              </w:ins>
            </m:ctrlPr>
          </m:dPr>
          <m:e>
            <m:r>
              <w:ins w:id="1464" w:author="Valcin, Vieux" w:date="2025-10-24T12:46:00Z" w16du:dateUtc="2025-10-24T16:46:00Z">
                <w:rPr>
                  <w:rFonts w:ascii="Cambria Math" w:hAnsi="Cambria Math" w:cs="Times New Roman"/>
                </w:rPr>
                <m:t>-</m:t>
              </w:ins>
            </m:r>
            <m:func>
              <m:funcPr>
                <m:ctrlPr>
                  <w:ins w:id="1465" w:author="Valcin, Vieux" w:date="2025-10-24T12:47:00Z" w16du:dateUtc="2025-10-24T16:47:00Z">
                    <w:rPr>
                      <w:rFonts w:ascii="Cambria Math" w:hAnsi="Cambria Math" w:cs="Times New Roman"/>
                      <w:i/>
                    </w:rPr>
                  </w:ins>
                </m:ctrlPr>
              </m:funcPr>
              <m:fName>
                <m:r>
                  <w:ins w:id="1466" w:author="Valcin, Vieux" w:date="2025-10-24T12:47:00Z" w16du:dateUtc="2025-10-24T16:47:00Z">
                    <m:rPr>
                      <m:sty m:val="p"/>
                    </m:rPr>
                    <w:rPr>
                      <w:rFonts w:ascii="Cambria Math" w:hAnsi="Cambria Math" w:cs="Times New Roman"/>
                    </w:rPr>
                    <m:t>log</m:t>
                  </w:ins>
                </m:r>
              </m:fName>
              <m:e>
                <m:f>
                  <m:fPr>
                    <m:ctrlPr>
                      <w:ins w:id="1467" w:author="Valcin, Vieux" w:date="2025-10-24T12:47:00Z" w16du:dateUtc="2025-10-24T16:47:00Z">
                        <w:rPr>
                          <w:rFonts w:ascii="Cambria Math" w:hAnsi="Cambria Math" w:cs="Times New Roman"/>
                          <w:i/>
                        </w:rPr>
                      </w:ins>
                    </m:ctrlPr>
                  </m:fPr>
                  <m:num>
                    <m:r>
                      <m:rPr>
                        <m:sty m:val="p"/>
                      </m:rPr>
                      <w:rPr>
                        <w:rFonts w:ascii="Cambria Math" w:hAnsi="Cambria Math" w:cs="Times New Roman"/>
                      </w:rPr>
                      <m:t>exp⁡</m:t>
                    </m:r>
                    <m:r>
                      <w:ins w:id="1468" w:author="Valcin, Vieux" w:date="2025-10-24T12:47:00Z" w16du:dateUtc="2025-10-24T16:47:00Z">
                        <w:rPr>
                          <w:rFonts w:ascii="Cambria Math" w:hAnsi="Cambria Math" w:cs="Times New Roman"/>
                        </w:rPr>
                        <m:t>(</m:t>
                      </w:ins>
                    </m:r>
                    <m:sSub>
                      <m:sSubPr>
                        <m:ctrlPr>
                          <w:ins w:id="1469" w:author="Valcin, Vieux" w:date="2025-10-24T12:47:00Z" w16du:dateUtc="2025-10-24T16:47:00Z">
                            <w:rPr>
                              <w:rFonts w:ascii="Cambria Math" w:hAnsi="Cambria Math" w:cs="Times New Roman"/>
                              <w:i/>
                            </w:rPr>
                          </w:ins>
                        </m:ctrlPr>
                      </m:sSubPr>
                      <m:e>
                        <m:r>
                          <w:ins w:id="1470" w:author="Valcin, Vieux" w:date="2025-10-24T12:47:00Z" w16du:dateUtc="2025-10-24T16:47:00Z">
                            <w:rPr>
                              <w:rFonts w:ascii="Cambria Math" w:hAnsi="Cambria Math" w:cs="Times New Roman"/>
                            </w:rPr>
                            <m:t>d</m:t>
                          </w:ins>
                        </m:r>
                      </m:e>
                      <m:sub>
                        <m:r>
                          <w:ins w:id="1471" w:author="Valcin, Vieux" w:date="2025-10-24T12:47:00Z" w16du:dateUtc="2025-10-24T16:47:00Z">
                            <w:rPr>
                              <w:rFonts w:ascii="Cambria Math" w:hAnsi="Cambria Math" w:cs="Times New Roman"/>
                            </w:rPr>
                            <m:t>Hyperbolic</m:t>
                          </w:ins>
                        </m:r>
                      </m:sub>
                    </m:sSub>
                    <m:r>
                      <w:ins w:id="1472" w:author="Valcin, Vieux" w:date="2025-10-24T12:47:00Z" w16du:dateUtc="2025-10-24T16:47:00Z">
                        <w:rPr>
                          <w:rFonts w:ascii="Cambria Math" w:hAnsi="Cambria Math" w:cs="Times New Roman"/>
                        </w:rPr>
                        <m:t>(a</m:t>
                      </w:ins>
                    </m:r>
                    <m:r>
                      <w:ins w:id="1473" w:author="Valcin, Vieux" w:date="2025-10-24T12:48:00Z" w16du:dateUtc="2025-10-24T16:48:00Z">
                        <w:rPr>
                          <w:rFonts w:ascii="Cambria Math" w:hAnsi="Cambria Math" w:cs="Times New Roman"/>
                        </w:rPr>
                        <m:t>,p)/</m:t>
                      </w:ins>
                    </m:r>
                    <m:r>
                      <w:ins w:id="1474" w:author="Valcin, Vieux" w:date="2025-10-24T12:48:00Z">
                        <w:rPr>
                          <w:rFonts w:ascii="Cambria Math" w:hAnsi="Cambria Math" w:cs="Times New Roman"/>
                        </w:rPr>
                        <m:t>τ</m:t>
                      </w:ins>
                    </m:r>
                  </m:num>
                  <m:den>
                    <m:nary>
                      <m:naryPr>
                        <m:chr m:val="∑"/>
                        <m:limLoc m:val="subSup"/>
                        <m:supHide m:val="1"/>
                        <m:ctrlPr>
                          <w:ins w:id="1475" w:author="Valcin, Vieux" w:date="2025-10-24T12:48:00Z" w16du:dateUtc="2025-10-24T16:48:00Z">
                            <w:rPr>
                              <w:rFonts w:ascii="Cambria Math" w:hAnsi="Cambria Math" w:cs="Times New Roman"/>
                              <w:i/>
                            </w:rPr>
                          </w:ins>
                        </m:ctrlPr>
                      </m:naryPr>
                      <m:sub>
                        <m:r>
                          <w:ins w:id="1476" w:author="Valcin, Vieux" w:date="2025-10-24T12:48:00Z" w16du:dateUtc="2025-10-24T16:48:00Z">
                            <w:rPr>
                              <w:rFonts w:ascii="Cambria Math" w:hAnsi="Cambria Math" w:cs="Times New Roman"/>
                            </w:rPr>
                            <m:t>k</m:t>
                          </w:ins>
                        </m:r>
                        <m:r>
                          <w:ins w:id="1477" w:author="Valcin, Vieux" w:date="2025-10-24T12:49:00Z" w16du:dateUtc="2025-10-24T16:49:00Z">
                            <w:rPr>
                              <w:rFonts w:ascii="Cambria Math" w:hAnsi="Cambria Math" w:cs="Times New Roman"/>
                            </w:rPr>
                            <m:t>∈Q</m:t>
                          </w:ins>
                        </m:r>
                      </m:sub>
                      <m:sup/>
                      <m:e>
                        <m:r>
                          <m:rPr>
                            <m:sty m:val="p"/>
                          </m:rPr>
                          <w:rPr>
                            <w:rFonts w:ascii="Cambria Math" w:hAnsi="Cambria Math" w:cs="Times New Roman"/>
                          </w:rPr>
                          <m:t>exp⁡</m:t>
                        </m:r>
                        <m:r>
                          <w:ins w:id="1478" w:author="Valcin, Vieux" w:date="2025-10-24T12:49:00Z" w16du:dateUtc="2025-10-24T16:49:00Z">
                            <w:rPr>
                              <w:rFonts w:ascii="Cambria Math" w:hAnsi="Cambria Math" w:cs="Times New Roman"/>
                            </w:rPr>
                            <m:t>(</m:t>
                          </w:ins>
                        </m:r>
                        <m:sSub>
                          <m:sSubPr>
                            <m:ctrlPr>
                              <w:ins w:id="1479" w:author="Valcin, Vieux" w:date="2025-10-24T12:49:00Z" w16du:dateUtc="2025-10-24T16:49:00Z">
                                <w:rPr>
                                  <w:rFonts w:ascii="Cambria Math" w:hAnsi="Cambria Math" w:cs="Times New Roman"/>
                                  <w:i/>
                                </w:rPr>
                              </w:ins>
                            </m:ctrlPr>
                          </m:sSubPr>
                          <m:e>
                            <m:r>
                              <w:ins w:id="1480" w:author="Valcin, Vieux" w:date="2025-10-24T12:49:00Z" w16du:dateUtc="2025-10-24T16:49:00Z">
                                <w:rPr>
                                  <w:rFonts w:ascii="Cambria Math" w:hAnsi="Cambria Math" w:cs="Times New Roman"/>
                                </w:rPr>
                                <m:t>d</m:t>
                              </w:ins>
                            </m:r>
                          </m:e>
                          <m:sub>
                            <m:r>
                              <w:ins w:id="1481" w:author="Valcin, Vieux" w:date="2025-10-24T12:49:00Z" w16du:dateUtc="2025-10-24T16:49:00Z">
                                <w:rPr>
                                  <w:rFonts w:ascii="Cambria Math" w:hAnsi="Cambria Math" w:cs="Times New Roman"/>
                                </w:rPr>
                                <m:t>Hyperbolic</m:t>
                              </w:ins>
                            </m:r>
                          </m:sub>
                        </m:sSub>
                        <m:r>
                          <w:ins w:id="1482" w:author="Valcin, Vieux" w:date="2025-10-24T12:49:00Z" w16du:dateUtc="2025-10-24T16:49:00Z">
                            <w:rPr>
                              <w:rFonts w:ascii="Cambria Math" w:hAnsi="Cambria Math" w:cs="Times New Roman"/>
                            </w:rPr>
                            <m:t>(a,k/</m:t>
                          </w:ins>
                        </m:r>
                        <m:r>
                          <w:ins w:id="1483" w:author="Valcin, Vieux" w:date="2025-10-24T12:50:00Z" w16du:dateUtc="2025-10-24T16:50:00Z">
                            <w:rPr>
                              <w:rFonts w:ascii="Cambria Math" w:hAnsi="Cambria Math" w:cs="Times New Roman"/>
                            </w:rPr>
                            <m:t>τ</m:t>
                          </w:ins>
                        </m:r>
                        <m:r>
                          <w:ins w:id="1484" w:author="Valcin, Vieux" w:date="2025-10-24T12:49:00Z" w16du:dateUtc="2025-10-24T16:49:00Z">
                            <w:rPr>
                              <w:rFonts w:ascii="Cambria Math" w:hAnsi="Cambria Math" w:cs="Times New Roman"/>
                            </w:rPr>
                            <m:t>)</m:t>
                          </w:ins>
                        </m:r>
                      </m:e>
                    </m:nary>
                  </m:den>
                </m:f>
              </m:e>
            </m:func>
          </m:e>
        </m:d>
        <m:r>
          <w:ins w:id="1485" w:author="Valcin, Vieux" w:date="2025-10-24T12:50:00Z" w16du:dateUtc="2025-10-24T16:50:00Z">
            <w:rPr>
              <w:rFonts w:ascii="Cambria Math" w:hAnsi="Cambria Math" w:cs="Times New Roman"/>
            </w:rPr>
            <m:t>+</m:t>
          </w:ins>
        </m:r>
        <m:sSub>
          <m:sSubPr>
            <m:ctrlPr>
              <w:ins w:id="1486" w:author="Valcin, Vieux" w:date="2025-10-24T12:50:00Z" w16du:dateUtc="2025-10-24T16:50:00Z">
                <w:rPr>
                  <w:rFonts w:ascii="Cambria Math" w:hAnsi="Cambria Math" w:cs="Times New Roman"/>
                  <w:i/>
                </w:rPr>
              </w:ins>
            </m:ctrlPr>
          </m:sSubPr>
          <m:e>
            <m:r>
              <w:ins w:id="1487" w:author="Valcin, Vieux" w:date="2025-10-24T12:50:00Z" w16du:dateUtc="2025-10-24T16:50:00Z">
                <w:rPr>
                  <w:rFonts w:ascii="Cambria Math" w:hAnsi="Cambria Math" w:cs="Times New Roman"/>
                </w:rPr>
                <m:t>λ</m:t>
              </w:ins>
            </m:r>
          </m:e>
          <m:sub>
            <m:r>
              <w:ins w:id="1488" w:author="Valcin, Vieux" w:date="2025-10-24T12:50:00Z" w16du:dateUtc="2025-10-24T16:50:00Z">
                <w:rPr>
                  <w:rFonts w:ascii="Cambria Math" w:hAnsi="Cambria Math" w:cs="Times New Roman"/>
                </w:rPr>
                <m:t>triplet</m:t>
              </w:ins>
            </m:r>
          </m:sub>
        </m:sSub>
        <m:r>
          <w:ins w:id="1489" w:author="Valcin, Vieux" w:date="2025-10-24T12:50:00Z" w16du:dateUtc="2025-10-24T16:50:00Z">
            <m:rPr>
              <m:scr m:val="double-struck"/>
              <m:sty m:val="p"/>
            </m:rPr>
            <w:rPr>
              <w:rFonts w:ascii="Cambria Math" w:hAnsi="Cambria Math" w:cs="Times New Roman"/>
            </w:rPr>
            <m:t>E</m:t>
          </w:ins>
        </m:r>
        <m:d>
          <m:dPr>
            <m:begChr m:val="["/>
            <m:endChr m:val="]"/>
            <m:ctrlPr>
              <w:ins w:id="1490" w:author="Valcin, Vieux" w:date="2025-10-24T12:50:00Z" w16du:dateUtc="2025-10-24T16:50:00Z">
                <w:rPr>
                  <w:rFonts w:ascii="Cambria Math" w:hAnsi="Cambria Math" w:cs="Times New Roman"/>
                </w:rPr>
              </w:ins>
            </m:ctrlPr>
          </m:dPr>
          <m:e>
            <m:r>
              <m:rPr>
                <m:sty m:val="p"/>
              </m:rPr>
              <w:rPr>
                <w:rFonts w:ascii="Cambria Math" w:hAnsi="Cambria Math" w:cs="Times New Roman"/>
              </w:rPr>
              <m:t>max⁡</m:t>
            </m:r>
            <m:r>
              <w:ins w:id="1491" w:author="Valcin, Vieux" w:date="2025-10-24T12:50:00Z" w16du:dateUtc="2025-10-24T16:50:00Z">
                <w:rPr>
                  <w:rFonts w:ascii="Cambria Math" w:hAnsi="Cambria Math" w:cs="Times New Roman"/>
                </w:rPr>
                <m:t>(0,m</m:t>
              </w:ins>
            </m:r>
            <m:r>
              <w:ins w:id="1492" w:author="Valcin, Vieux" w:date="2025-10-24T12:51:00Z" w16du:dateUtc="2025-10-24T16:51:00Z">
                <w:rPr>
                  <w:rFonts w:ascii="Cambria Math" w:hAnsi="Cambria Math" w:cs="Times New Roman"/>
                </w:rPr>
                <m:t>+</m:t>
              </w:ins>
            </m:r>
            <m:sSub>
              <m:sSubPr>
                <m:ctrlPr>
                  <w:ins w:id="1493" w:author="Valcin, Vieux" w:date="2025-10-24T12:51:00Z" w16du:dateUtc="2025-10-24T16:51:00Z">
                    <w:rPr>
                      <w:rFonts w:ascii="Cambria Math" w:hAnsi="Cambria Math" w:cs="Times New Roman"/>
                      <w:i/>
                    </w:rPr>
                  </w:ins>
                </m:ctrlPr>
              </m:sSubPr>
              <m:e>
                <m:r>
                  <w:ins w:id="1494" w:author="Valcin, Vieux" w:date="2025-10-24T12:51:00Z" w16du:dateUtc="2025-10-24T16:51:00Z">
                    <w:rPr>
                      <w:rFonts w:ascii="Cambria Math" w:hAnsi="Cambria Math" w:cs="Times New Roman"/>
                    </w:rPr>
                    <m:t>d</m:t>
                  </w:ins>
                </m:r>
              </m:e>
              <m:sub>
                <m:r>
                  <w:ins w:id="1495" w:author="Valcin, Vieux" w:date="2025-10-24T12:51:00Z" w16du:dateUtc="2025-10-24T16:51:00Z">
                    <w:rPr>
                      <w:rFonts w:ascii="Cambria Math" w:hAnsi="Cambria Math" w:cs="Times New Roman"/>
                    </w:rPr>
                    <m:t>Hyperbolic</m:t>
                  </w:ins>
                </m:r>
              </m:sub>
            </m:sSub>
            <m:d>
              <m:dPr>
                <m:ctrlPr>
                  <w:ins w:id="1496" w:author="Valcin, Vieux" w:date="2025-10-24T12:51:00Z" w16du:dateUtc="2025-10-24T16:51:00Z">
                    <w:rPr>
                      <w:rFonts w:ascii="Cambria Math" w:hAnsi="Cambria Math" w:cs="Times New Roman"/>
                      <w:i/>
                    </w:rPr>
                  </w:ins>
                </m:ctrlPr>
              </m:dPr>
              <m:e>
                <m:r>
                  <w:ins w:id="1497" w:author="Valcin, Vieux" w:date="2025-10-24T12:51:00Z" w16du:dateUtc="2025-10-24T16:51:00Z">
                    <w:rPr>
                      <w:rFonts w:ascii="Cambria Math" w:hAnsi="Cambria Math" w:cs="Times New Roman"/>
                    </w:rPr>
                    <m:t>a,p</m:t>
                  </w:ins>
                </m:r>
              </m:e>
            </m:d>
            <m:r>
              <w:ins w:id="1498" w:author="Valcin, Vieux" w:date="2025-10-24T12:51:00Z" w16du:dateUtc="2025-10-24T16:51:00Z">
                <w:rPr>
                  <w:rFonts w:ascii="Cambria Math" w:hAnsi="Cambria Math" w:cs="Times New Roman"/>
                </w:rPr>
                <m:t>-</m:t>
              </w:ins>
            </m:r>
            <m:sSub>
              <m:sSubPr>
                <m:ctrlPr>
                  <w:ins w:id="1499" w:author="Valcin, Vieux" w:date="2025-10-24T12:51:00Z" w16du:dateUtc="2025-10-24T16:51:00Z">
                    <w:rPr>
                      <w:rFonts w:ascii="Cambria Math" w:hAnsi="Cambria Math" w:cs="Times New Roman"/>
                      <w:i/>
                    </w:rPr>
                  </w:ins>
                </m:ctrlPr>
              </m:sSubPr>
              <m:e>
                <m:r>
                  <w:ins w:id="1500" w:author="Valcin, Vieux" w:date="2025-10-24T12:51:00Z" w16du:dateUtc="2025-10-24T16:51:00Z">
                    <w:rPr>
                      <w:rFonts w:ascii="Cambria Math" w:hAnsi="Cambria Math" w:cs="Times New Roman"/>
                    </w:rPr>
                    <m:t>d</m:t>
                  </w:ins>
                </m:r>
              </m:e>
              <m:sub>
                <m:r>
                  <w:ins w:id="1501" w:author="Valcin, Vieux" w:date="2025-10-24T12:51:00Z" w16du:dateUtc="2025-10-24T16:51:00Z">
                    <w:rPr>
                      <w:rFonts w:ascii="Cambria Math" w:hAnsi="Cambria Math" w:cs="Times New Roman"/>
                    </w:rPr>
                    <m:t>Hyperbolic</m:t>
                  </w:ins>
                </m:r>
              </m:sub>
            </m:sSub>
            <m:r>
              <w:ins w:id="1502" w:author="Valcin, Vieux" w:date="2025-10-24T12:51:00Z" w16du:dateUtc="2025-10-24T16:51:00Z">
                <w:rPr>
                  <w:rFonts w:ascii="Cambria Math" w:hAnsi="Cambria Math" w:cs="Times New Roman"/>
                </w:rPr>
                <m:t>(a,n)</m:t>
              </w:ins>
            </m:r>
          </m:e>
        </m:d>
      </m:oMath>
      <w:del w:id="1503" w:author="Valcin, Vieux" w:date="2025-10-24T12:29:00Z" w16du:dateUtc="2025-10-24T16:29:00Z">
        <w:r w:rsidR="00FC1ED2" w:rsidRPr="00FC1ED2" w:rsidDel="00FC1ED2">
          <w:rPr>
            <w:rFonts w:ascii="Times New Roman" w:hAnsi="Times New Roman" w:cs="Times New Roman"/>
            <w:i/>
          </w:rPr>
          <w:delText>"</w:delText>
        </w:r>
      </w:del>
      <m:oMath>
        <m:r>
          <w:del w:id="1504" w:author="Valcin, Vieux" w:date="2025-10-24T12:29:00Z" w16du:dateUtc="2025-10-24T16:29:00Z">
            <w:rPr>
              <w:rFonts w:ascii="Cambria Math" w:hAnsi="Cambria Math" w:cs="Times New Roman"/>
            </w:rPr>
            <m:t xml:space="preserve">" </m:t>
          </w:del>
        </m:r>
      </m:oMath>
      <w:ins w:id="1505" w:author="Valcin, Vieux" w:date="2025-10-24T12:51:00Z" w16du:dateUtc="2025-10-24T16:51:00Z">
        <w:r w:rsidR="00903696">
          <w:rPr>
            <w:rFonts w:ascii="Times New Roman" w:hAnsi="Times New Roman" w:cs="Times New Roman"/>
          </w:rPr>
          <w:t xml:space="preserve">, where </w:t>
        </w:r>
      </w:ins>
      <m:oMath>
        <m:r>
          <w:ins w:id="1506" w:author="Valcin, Vieux" w:date="2025-10-24T12:51:00Z" w16du:dateUtc="2025-10-24T16:51:00Z">
            <w:rPr>
              <w:rFonts w:ascii="Cambria Math" w:hAnsi="Cambria Math" w:cs="Times New Roman"/>
            </w:rPr>
            <m:t>m</m:t>
          </w:ins>
        </m:r>
      </m:oMath>
      <w:ins w:id="1507" w:author="Valcin, Vieux" w:date="2025-10-24T12:52:00Z" w16du:dateUtc="2025-10-24T16:52:00Z">
        <w:r w:rsidR="00903696">
          <w:rPr>
            <w:rFonts w:ascii="Times New Roman" w:hAnsi="Times New Roman" w:cs="Times New Roman"/>
          </w:rPr>
          <w:t xml:space="preserve"> is the triplet margin.</w:t>
        </w:r>
      </w:ins>
    </w:p>
    <w:p w14:paraId="0AD9A8FD" w14:textId="77777777" w:rsidR="005D252B" w:rsidRDefault="005D252B">
      <w:pPr>
        <w:pStyle w:val="BodyText"/>
        <w:rPr>
          <w:ins w:id="1508" w:author="Valcin, Vieux" w:date="2025-10-24T12:54:00Z" w16du:dateUtc="2025-10-24T16:54:00Z"/>
        </w:rPr>
        <w:pPrChange w:id="1509" w:author="Valcin, Vieux" w:date="2025-10-24T12:54:00Z" w16du:dateUtc="2025-10-24T16:54:00Z">
          <w:pPr>
            <w:pStyle w:val="Heading3"/>
          </w:pPr>
        </w:pPrChange>
      </w:pPr>
      <w:bookmarkStart w:id="1510" w:name="X342ba474b832fee9240695a53604bc2481249b9"/>
      <w:bookmarkStart w:id="1511" w:name="_Toc211774010"/>
    </w:p>
    <w:p w14:paraId="13118D5B" w14:textId="1E6E5C5A" w:rsidR="00EF1988" w:rsidRPr="007658BD" w:rsidRDefault="00591BCA">
      <w:pPr>
        <w:pStyle w:val="Heading3"/>
        <w:rPr>
          <w:rFonts w:ascii="Times New Roman" w:hAnsi="Times New Roman" w:cs="Times New Roman"/>
          <w:color w:val="auto"/>
          <w:highlight w:val="yellow"/>
          <w:rPrChange w:id="1512" w:author="Valcin, Vieux" w:date="2025-10-24T13:02:00Z" w16du:dateUtc="2025-10-24T17:02:00Z">
            <w:rPr>
              <w:rFonts w:ascii="Times New Roman" w:hAnsi="Times New Roman" w:cs="Times New Roman"/>
              <w:color w:val="auto"/>
            </w:rPr>
          </w:rPrChange>
        </w:rPr>
      </w:pPr>
      <w:r w:rsidRPr="007658BD">
        <w:rPr>
          <w:rFonts w:ascii="Times New Roman" w:hAnsi="Times New Roman" w:cs="Times New Roman"/>
          <w:color w:val="auto"/>
          <w:highlight w:val="yellow"/>
          <w:rPrChange w:id="1513" w:author="Valcin, Vieux" w:date="2025-10-24T13:02:00Z" w16du:dateUtc="2025-10-24T17:02:00Z">
            <w:rPr>
              <w:rFonts w:ascii="Times New Roman" w:hAnsi="Times New Roman" w:cs="Times New Roman"/>
              <w:color w:val="auto"/>
            </w:rPr>
          </w:rPrChange>
        </w:rPr>
        <w:t>2.4 Siamese Neural Network for Bridge Prediction</w:t>
      </w:r>
      <w:bookmarkEnd w:id="1510"/>
      <w:bookmarkEnd w:id="1511"/>
    </w:p>
    <w:p w14:paraId="23689A2D" w14:textId="77777777" w:rsidR="00EF1988" w:rsidRPr="007658BD" w:rsidRDefault="00591BCA">
      <w:pPr>
        <w:pStyle w:val="Heading4"/>
        <w:rPr>
          <w:rFonts w:ascii="Times New Roman" w:hAnsi="Times New Roman" w:cs="Times New Roman"/>
          <w:color w:val="auto"/>
          <w:highlight w:val="yellow"/>
          <w:rPrChange w:id="1514" w:author="Valcin, Vieux" w:date="2025-10-24T13:02:00Z" w16du:dateUtc="2025-10-24T17:02:00Z">
            <w:rPr>
              <w:rFonts w:ascii="Times New Roman" w:hAnsi="Times New Roman" w:cs="Times New Roman"/>
              <w:color w:val="auto"/>
            </w:rPr>
          </w:rPrChange>
        </w:rPr>
      </w:pPr>
      <w:bookmarkStart w:id="1515" w:name="architecture"/>
      <w:r w:rsidRPr="007658BD">
        <w:rPr>
          <w:rFonts w:ascii="Times New Roman" w:hAnsi="Times New Roman" w:cs="Times New Roman"/>
          <w:color w:val="auto"/>
          <w:highlight w:val="yellow"/>
          <w:rPrChange w:id="1516" w:author="Valcin, Vieux" w:date="2025-10-24T13:02:00Z" w16du:dateUtc="2025-10-24T17:02:00Z">
            <w:rPr>
              <w:rFonts w:ascii="Times New Roman" w:hAnsi="Times New Roman" w:cs="Times New Roman"/>
              <w:color w:val="auto"/>
            </w:rPr>
          </w:rPrChange>
        </w:rPr>
        <w:t>2.4.1 Architecture</w:t>
      </w:r>
      <w:bookmarkEnd w:id="1515"/>
    </w:p>
    <w:p w14:paraId="7EEF7A13" w14:textId="77777777" w:rsidR="00EF1988" w:rsidRPr="007658BD" w:rsidRDefault="00591BCA">
      <w:pPr>
        <w:pStyle w:val="FirstParagraph"/>
        <w:rPr>
          <w:rFonts w:ascii="Times New Roman" w:hAnsi="Times New Roman" w:cs="Times New Roman"/>
          <w:highlight w:val="yellow"/>
          <w:rPrChange w:id="1517"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518" w:author="Valcin, Vieux" w:date="2025-10-24T13:02:00Z" w16du:dateUtc="2025-10-24T17:02:00Z">
            <w:rPr>
              <w:rFonts w:ascii="Times New Roman" w:hAnsi="Times New Roman" w:cs="Times New Roman"/>
            </w:rPr>
          </w:rPrChange>
        </w:rPr>
        <w:t xml:space="preserve">The Siamese network predicts the probability of successful bridge interaction between users </w:t>
      </w:r>
      <m:oMath>
        <m:r>
          <w:rPr>
            <w:rFonts w:ascii="Cambria Math" w:hAnsi="Cambria Math" w:cs="Times New Roman"/>
            <w:highlight w:val="yellow"/>
            <w:rPrChange w:id="1519" w:author="Valcin, Vieux" w:date="2025-10-24T13:02:00Z" w16du:dateUtc="2025-10-24T17:02:00Z">
              <w:rPr>
                <w:rFonts w:ascii="Cambria Math" w:hAnsi="Cambria Math" w:cs="Times New Roman"/>
              </w:rPr>
            </w:rPrChange>
          </w:rPr>
          <m:t>i</m:t>
        </m:r>
      </m:oMath>
      <w:r w:rsidRPr="007658BD">
        <w:rPr>
          <w:rFonts w:ascii="Times New Roman" w:hAnsi="Times New Roman" w:cs="Times New Roman"/>
          <w:highlight w:val="yellow"/>
          <w:rPrChange w:id="1520" w:author="Valcin, Vieux" w:date="2025-10-24T13:02:00Z" w16du:dateUtc="2025-10-24T17:02:00Z">
            <w:rPr>
              <w:rFonts w:ascii="Times New Roman" w:hAnsi="Times New Roman" w:cs="Times New Roman"/>
            </w:rPr>
          </w:rPrChange>
        </w:rPr>
        <w:t xml:space="preserve"> and </w:t>
      </w:r>
      <m:oMath>
        <m:r>
          <w:rPr>
            <w:rFonts w:ascii="Cambria Math" w:hAnsi="Cambria Math" w:cs="Times New Roman"/>
            <w:highlight w:val="yellow"/>
            <w:rPrChange w:id="1521" w:author="Valcin, Vieux" w:date="2025-10-24T13:02:00Z" w16du:dateUtc="2025-10-24T17:02:00Z">
              <w:rPr>
                <w:rFonts w:ascii="Cambria Math" w:hAnsi="Cambria Math" w:cs="Times New Roman"/>
              </w:rPr>
            </w:rPrChange>
          </w:rPr>
          <m:t>j</m:t>
        </m:r>
      </m:oMath>
      <w:r w:rsidRPr="007658BD">
        <w:rPr>
          <w:rFonts w:ascii="Times New Roman" w:hAnsi="Times New Roman" w:cs="Times New Roman"/>
          <w:highlight w:val="yellow"/>
          <w:rPrChange w:id="1522" w:author="Valcin, Vieux" w:date="2025-10-24T13:02:00Z" w16du:dateUtc="2025-10-24T17:02:00Z">
            <w:rPr>
              <w:rFonts w:ascii="Times New Roman" w:hAnsi="Times New Roman" w:cs="Times New Roman"/>
            </w:rPr>
          </w:rPrChange>
        </w:rPr>
        <w:t>:</w:t>
      </w:r>
    </w:p>
    <w:p w14:paraId="442B20EA" w14:textId="7025C95A" w:rsidR="00EF1988" w:rsidRPr="007658BD" w:rsidRDefault="00E63460">
      <w:pPr>
        <w:pStyle w:val="BodyText"/>
        <w:rPr>
          <w:rFonts w:ascii="Times New Roman" w:hAnsi="Times New Roman" w:cs="Times New Roman"/>
          <w:highlight w:val="yellow"/>
          <w:rPrChange w:id="1523" w:author="Valcin, Vieux" w:date="2025-10-24T13:02:00Z" w16du:dateUtc="2025-10-24T17:02:00Z">
            <w:rPr>
              <w:rFonts w:ascii="Times New Roman" w:hAnsi="Times New Roman" w:cs="Times New Roman"/>
            </w:rPr>
          </w:rPrChange>
        </w:rPr>
      </w:pPr>
      <m:oMathPara>
        <m:oMathParaPr>
          <m:jc m:val="center"/>
        </m:oMathParaPr>
        <m:oMath>
          <m:r>
            <w:rPr>
              <w:rFonts w:ascii="Cambria Math" w:hAnsi="Cambria Math" w:cs="Times New Roman"/>
              <w:highlight w:val="yellow"/>
              <w:rPrChange w:id="1524" w:author="Valcin, Vieux" w:date="2025-10-24T13:02:00Z" w16du:dateUtc="2025-10-24T17:02:00Z">
                <w:rPr>
                  <w:rFonts w:ascii="Cambria Math" w:hAnsi="Cambria Math" w:cs="Times New Roman"/>
                </w:rPr>
              </w:rPrChange>
            </w:rPr>
            <w:lastRenderedPageBreak/>
            <m:t>B</m:t>
          </m:r>
          <m:d>
            <m:dPr>
              <m:ctrlPr>
                <w:ins w:id="1525"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526" w:author="Valcin, Vieux" w:date="2025-10-24T13:02:00Z" w16du:dateUtc="2025-10-24T17:02:00Z">
                    <w:rPr>
                      <w:rFonts w:ascii="Cambria Math" w:hAnsi="Cambria Math" w:cs="Times New Roman"/>
                    </w:rPr>
                  </w:rPrChange>
                </w:rPr>
                <m:t>i,j</m:t>
              </m:r>
            </m:e>
          </m:d>
          <m:r>
            <w:rPr>
              <w:rFonts w:ascii="Cambria Math" w:hAnsi="Cambria Math" w:cs="Times New Roman"/>
              <w:highlight w:val="yellow"/>
              <w:rPrChange w:id="1527" w:author="Valcin, Vieux" w:date="2025-10-24T13:02:00Z" w16du:dateUtc="2025-10-24T17:02:00Z">
                <w:rPr>
                  <w:rFonts w:ascii="Cambria Math" w:hAnsi="Cambria Math" w:cs="Times New Roman"/>
                </w:rPr>
              </w:rPrChange>
            </w:rPr>
            <m:t>=σ</m:t>
          </m:r>
          <m:d>
            <m:dPr>
              <m:ctrlPr>
                <w:ins w:id="1528" w:author="Valcin, Vieux" w:date="2025-10-24T12:18:00Z" w16du:dateUtc="2025-10-24T16:18:00Z">
                  <w:rPr>
                    <w:rFonts w:ascii="Cambria Math" w:hAnsi="Cambria Math" w:cs="Times New Roman"/>
                    <w:i/>
                    <w:highlight w:val="yellow"/>
                  </w:rPr>
                </w:ins>
              </m:ctrlPr>
            </m:dPr>
            <m:e>
              <m:sSub>
                <m:sSubPr>
                  <m:ctrlPr>
                    <w:ins w:id="1529"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30" w:author="Valcin, Vieux" w:date="2025-10-24T13:02:00Z" w16du:dateUtc="2025-10-24T17:02:00Z">
                        <w:rPr>
                          <w:rFonts w:ascii="Cambria Math" w:hAnsi="Cambria Math" w:cs="Times New Roman"/>
                        </w:rPr>
                      </w:rPrChange>
                    </w:rPr>
                    <m:t>h</m:t>
                  </m:r>
                </m:e>
                <m:sub>
                  <m:r>
                    <w:rPr>
                      <w:rFonts w:ascii="Cambria Math" w:hAnsi="Cambria Math" w:cs="Times New Roman"/>
                      <w:highlight w:val="yellow"/>
                      <w:rPrChange w:id="1531" w:author="Valcin, Vieux" w:date="2025-10-24T13:02:00Z" w16du:dateUtc="2025-10-24T17:02:00Z">
                        <w:rPr>
                          <w:rFonts w:ascii="Cambria Math" w:hAnsi="Cambria Math" w:cs="Times New Roman"/>
                        </w:rPr>
                      </w:rPrChange>
                    </w:rPr>
                    <m:t>ψ</m:t>
                  </m:r>
                </m:sub>
              </m:sSub>
              <m:d>
                <m:dPr>
                  <m:ctrlPr>
                    <w:ins w:id="1532" w:author="Valcin, Vieux" w:date="2025-10-24T12:18:00Z" w16du:dateUtc="2025-10-24T16:18:00Z">
                      <w:rPr>
                        <w:rFonts w:ascii="Cambria Math" w:hAnsi="Cambria Math" w:cs="Times New Roman"/>
                        <w:i/>
                        <w:highlight w:val="yellow"/>
                      </w:rPr>
                    </w:ins>
                  </m:ctrlPr>
                </m:dPr>
                <m:e>
                  <m:d>
                    <m:dPr>
                      <m:begChr m:val="|"/>
                      <m:endChr m:val="|"/>
                      <m:ctrlPr>
                        <w:ins w:id="1533" w:author="Valcin, Vieux" w:date="2025-10-24T12:18:00Z" w16du:dateUtc="2025-10-24T16:18:00Z">
                          <w:rPr>
                            <w:rFonts w:ascii="Cambria Math" w:hAnsi="Cambria Math" w:cs="Times New Roman"/>
                            <w:i/>
                            <w:highlight w:val="yellow"/>
                          </w:rPr>
                        </w:ins>
                      </m:ctrlPr>
                    </m:dPr>
                    <m:e>
                      <m:sSub>
                        <m:sSubPr>
                          <m:ctrlPr>
                            <w:ins w:id="1534"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35" w:author="Valcin, Vieux" w:date="2025-10-24T13:02:00Z" w16du:dateUtc="2025-10-24T17:02:00Z">
                                <w:rPr>
                                  <w:rFonts w:ascii="Cambria Math" w:hAnsi="Cambria Math" w:cs="Times New Roman"/>
                                </w:rPr>
                              </w:rPrChange>
                            </w:rPr>
                            <m:t>g</m:t>
                          </m:r>
                        </m:e>
                        <m:sub>
                          <m:r>
                            <w:rPr>
                              <w:rFonts w:ascii="Cambria Math" w:hAnsi="Cambria Math" w:cs="Times New Roman"/>
                              <w:highlight w:val="yellow"/>
                              <w:rPrChange w:id="1536" w:author="Valcin, Vieux" w:date="2025-10-24T13:02:00Z" w16du:dateUtc="2025-10-24T17:02:00Z">
                                <w:rPr>
                                  <w:rFonts w:ascii="Cambria Math" w:hAnsi="Cambria Math" w:cs="Times New Roman"/>
                                </w:rPr>
                              </w:rPrChange>
                            </w:rPr>
                            <m:t>ϕ</m:t>
                          </m:r>
                        </m:sub>
                      </m:sSub>
                      <m:d>
                        <m:dPr>
                          <m:ctrlPr>
                            <w:ins w:id="1537" w:author="Valcin, Vieux" w:date="2025-10-24T12:18:00Z" w16du:dateUtc="2025-10-24T16:18:00Z">
                              <w:rPr>
                                <w:rFonts w:ascii="Cambria Math" w:hAnsi="Cambria Math" w:cs="Times New Roman"/>
                                <w:i/>
                                <w:highlight w:val="yellow"/>
                              </w:rPr>
                            </w:ins>
                          </m:ctrlPr>
                        </m:dPr>
                        <m:e>
                          <m:sSub>
                            <m:sSubPr>
                              <m:ctrlPr>
                                <w:ins w:id="1538"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39"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540" w:author="Valcin, Vieux" w:date="2025-10-24T13:02:00Z" w16du:dateUtc="2025-10-24T17:02:00Z">
                                    <w:rPr>
                                      <w:rFonts w:ascii="Cambria Math" w:hAnsi="Cambria Math" w:cs="Times New Roman"/>
                                    </w:rPr>
                                  </w:rPrChange>
                                </w:rPr>
                                <m:t>i</m:t>
                              </m:r>
                            </m:sub>
                          </m:sSub>
                          <m:r>
                            <w:rPr>
                              <w:rFonts w:ascii="Cambria Math" w:hAnsi="Cambria Math" w:cs="Times New Roman"/>
                              <w:highlight w:val="yellow"/>
                              <w:rPrChange w:id="1541" w:author="Valcin, Vieux" w:date="2025-10-24T13:02:00Z" w16du:dateUtc="2025-10-24T17:02:00Z">
                                <w:rPr>
                                  <w:rFonts w:ascii="Cambria Math" w:hAnsi="Cambria Math" w:cs="Times New Roman"/>
                                </w:rPr>
                              </w:rPrChange>
                            </w:rPr>
                            <m:t>,</m:t>
                          </m:r>
                          <m:sSub>
                            <m:sSubPr>
                              <m:ctrlPr>
                                <w:ins w:id="1542"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43"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544" w:author="Valcin, Vieux" w:date="2025-10-24T13:02:00Z" w16du:dateUtc="2025-10-24T17:02:00Z">
                                    <w:rPr>
                                      <w:rFonts w:ascii="Cambria Math" w:hAnsi="Cambria Math" w:cs="Times New Roman"/>
                                    </w:rPr>
                                  </w:rPrChange>
                                </w:rPr>
                                <m:t>i</m:t>
                              </m:r>
                            </m:sub>
                          </m:sSub>
                        </m:e>
                      </m:d>
                      <m:r>
                        <w:rPr>
                          <w:rFonts w:ascii="Cambria Math" w:hAnsi="Cambria Math" w:cs="Times New Roman"/>
                          <w:highlight w:val="yellow"/>
                          <w:rPrChange w:id="1545" w:author="Valcin, Vieux" w:date="2025-10-24T13:02:00Z" w16du:dateUtc="2025-10-24T17:02:00Z">
                            <w:rPr>
                              <w:rFonts w:ascii="Cambria Math" w:hAnsi="Cambria Math" w:cs="Times New Roman"/>
                            </w:rPr>
                          </w:rPrChange>
                        </w:rPr>
                        <m:t>-</m:t>
                      </m:r>
                      <m:sSub>
                        <m:sSubPr>
                          <m:ctrlPr>
                            <w:ins w:id="1546"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47" w:author="Valcin, Vieux" w:date="2025-10-24T13:02:00Z" w16du:dateUtc="2025-10-24T17:02:00Z">
                                <w:rPr>
                                  <w:rFonts w:ascii="Cambria Math" w:hAnsi="Cambria Math" w:cs="Times New Roman"/>
                                </w:rPr>
                              </w:rPrChange>
                            </w:rPr>
                            <m:t>g</m:t>
                          </m:r>
                        </m:e>
                        <m:sub>
                          <m:r>
                            <w:rPr>
                              <w:rFonts w:ascii="Cambria Math" w:hAnsi="Cambria Math" w:cs="Times New Roman"/>
                              <w:highlight w:val="yellow"/>
                              <w:rPrChange w:id="1548" w:author="Valcin, Vieux" w:date="2025-10-24T13:02:00Z" w16du:dateUtc="2025-10-24T17:02:00Z">
                                <w:rPr>
                                  <w:rFonts w:ascii="Cambria Math" w:hAnsi="Cambria Math" w:cs="Times New Roman"/>
                                </w:rPr>
                              </w:rPrChange>
                            </w:rPr>
                            <m:t>ϕ</m:t>
                          </m:r>
                        </m:sub>
                      </m:sSub>
                      <m:d>
                        <m:dPr>
                          <m:ctrlPr>
                            <w:ins w:id="1549" w:author="Valcin, Vieux" w:date="2025-10-24T12:18:00Z" w16du:dateUtc="2025-10-24T16:18:00Z">
                              <w:rPr>
                                <w:rFonts w:ascii="Cambria Math" w:hAnsi="Cambria Math" w:cs="Times New Roman"/>
                                <w:i/>
                                <w:highlight w:val="yellow"/>
                              </w:rPr>
                            </w:ins>
                          </m:ctrlPr>
                        </m:dPr>
                        <m:e>
                          <m:sSub>
                            <m:sSubPr>
                              <m:ctrlPr>
                                <w:ins w:id="1550"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51"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552" w:author="Valcin, Vieux" w:date="2025-10-24T13:02:00Z" w16du:dateUtc="2025-10-24T17:02:00Z">
                                    <w:rPr>
                                      <w:rFonts w:ascii="Cambria Math" w:hAnsi="Cambria Math" w:cs="Times New Roman"/>
                                    </w:rPr>
                                  </w:rPrChange>
                                </w:rPr>
                                <m:t>j</m:t>
                              </m:r>
                            </m:sub>
                          </m:sSub>
                          <m:r>
                            <w:rPr>
                              <w:rFonts w:ascii="Cambria Math" w:hAnsi="Cambria Math" w:cs="Times New Roman"/>
                              <w:highlight w:val="yellow"/>
                              <w:rPrChange w:id="1553" w:author="Valcin, Vieux" w:date="2025-10-24T13:02:00Z" w16du:dateUtc="2025-10-24T17:02:00Z">
                                <w:rPr>
                                  <w:rFonts w:ascii="Cambria Math" w:hAnsi="Cambria Math" w:cs="Times New Roman"/>
                                </w:rPr>
                              </w:rPrChange>
                            </w:rPr>
                            <m:t>,</m:t>
                          </m:r>
                          <m:sSub>
                            <m:sSubPr>
                              <m:ctrlPr>
                                <w:ins w:id="1554"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55"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556" w:author="Valcin, Vieux" w:date="2025-10-24T13:02:00Z" w16du:dateUtc="2025-10-24T17:02:00Z">
                                    <w:rPr>
                                      <w:rFonts w:ascii="Cambria Math" w:hAnsi="Cambria Math" w:cs="Times New Roman"/>
                                    </w:rPr>
                                  </w:rPrChange>
                                </w:rPr>
                                <m:t>j</m:t>
                              </m:r>
                            </m:sub>
                          </m:sSub>
                        </m:e>
                      </m:d>
                    </m:e>
                  </m:d>
                </m:e>
              </m:d>
            </m:e>
          </m:d>
        </m:oMath>
      </m:oMathPara>
    </w:p>
    <w:p w14:paraId="459A8E25" w14:textId="5B79C9A2" w:rsidR="00EF1988" w:rsidRPr="007658BD" w:rsidRDefault="00591BCA">
      <w:pPr>
        <w:pStyle w:val="FirstParagraph"/>
        <w:rPr>
          <w:rFonts w:ascii="Times New Roman" w:hAnsi="Times New Roman" w:cs="Times New Roman"/>
          <w:highlight w:val="yellow"/>
          <w:rPrChange w:id="1557"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558" w:author="Valcin, Vieux" w:date="2025-10-24T13:02:00Z" w16du:dateUtc="2025-10-24T17:02:00Z">
            <w:rPr>
              <w:rFonts w:ascii="Times New Roman" w:hAnsi="Times New Roman" w:cs="Times New Roman"/>
            </w:rPr>
          </w:rPrChange>
        </w:rPr>
        <w:t xml:space="preserve">where: - </w:t>
      </w:r>
      <m:oMath>
        <m:sSub>
          <m:sSubPr>
            <m:ctrlPr>
              <w:ins w:id="1559"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60" w:author="Valcin, Vieux" w:date="2025-10-24T13:02:00Z" w16du:dateUtc="2025-10-24T17:02:00Z">
                  <w:rPr>
                    <w:rFonts w:ascii="Cambria Math" w:hAnsi="Cambria Math" w:cs="Times New Roman"/>
                  </w:rPr>
                </w:rPrChange>
              </w:rPr>
              <m:t>g</m:t>
            </m:r>
          </m:e>
          <m:sub>
            <m:r>
              <w:rPr>
                <w:rFonts w:ascii="Cambria Math" w:hAnsi="Cambria Math" w:cs="Times New Roman"/>
                <w:highlight w:val="yellow"/>
                <w:rPrChange w:id="1561" w:author="Valcin, Vieux" w:date="2025-10-24T13:02:00Z" w16du:dateUtc="2025-10-24T17:02:00Z">
                  <w:rPr>
                    <w:rFonts w:ascii="Cambria Math" w:hAnsi="Cambria Math" w:cs="Times New Roman"/>
                  </w:rPr>
                </w:rPrChange>
              </w:rPr>
              <m:t>ϕ</m:t>
            </m:r>
          </m:sub>
        </m:sSub>
        <m:r>
          <w:rPr>
            <w:rFonts w:ascii="Cambria Math" w:hAnsi="Cambria Math" w:cs="Times New Roman"/>
            <w:highlight w:val="yellow"/>
            <w:rPrChange w:id="1562" w:author="Valcin, Vieux" w:date="2025-10-24T13:02:00Z" w16du:dateUtc="2025-10-24T17:02:00Z">
              <w:rPr>
                <w:rFonts w:ascii="Cambria Math" w:hAnsi="Cambria Math" w:cs="Times New Roman"/>
              </w:rPr>
            </w:rPrChange>
          </w:rPr>
          <m:t>:</m:t>
        </m:r>
        <m:sSup>
          <m:sSupPr>
            <m:ctrlPr>
              <w:ins w:id="1563" w:author="Valcin, Vieux" w:date="2025-10-24T11:34:00Z" w16du:dateUtc="2025-10-24T15:34:00Z">
                <w:rPr>
                  <w:rFonts w:ascii="Cambria Math" w:hAnsi="Cambria Math" w:cs="Times New Roman"/>
                  <w:highlight w:val="yellow"/>
                </w:rPr>
              </w:ins>
            </m:ctrlPr>
          </m:sSupPr>
          <m:e>
            <m:r>
              <m:rPr>
                <m:scr m:val="double-struck"/>
                <m:sty m:val="p"/>
              </m:rPr>
              <w:rPr>
                <w:rFonts w:ascii="Cambria Math" w:hAnsi="Cambria Math" w:cs="Times New Roman"/>
                <w:highlight w:val="yellow"/>
                <w:rPrChange w:id="1564" w:author="Valcin, Vieux" w:date="2025-10-24T13:02:00Z" w16du:dateUtc="2025-10-24T17:02:00Z">
                  <w:rPr>
                    <w:rFonts w:ascii="Cambria Math" w:hAnsi="Cambria Math" w:cs="Times New Roman"/>
                  </w:rPr>
                </w:rPrChange>
              </w:rPr>
              <m:t>R</m:t>
            </m:r>
          </m:e>
          <m:sup>
            <m:r>
              <w:rPr>
                <w:rFonts w:ascii="Cambria Math" w:hAnsi="Cambria Math" w:cs="Times New Roman"/>
                <w:highlight w:val="yellow"/>
                <w:rPrChange w:id="1565" w:author="Valcin, Vieux" w:date="2025-10-24T13:02:00Z" w16du:dateUtc="2025-10-24T17:02:00Z">
                  <w:rPr>
                    <w:rFonts w:ascii="Cambria Math" w:hAnsi="Cambria Math" w:cs="Times New Roman"/>
                  </w:rPr>
                </w:rPrChange>
              </w:rPr>
              <m:t>d+</m:t>
            </m:r>
            <m:sSub>
              <m:sSubPr>
                <m:ctrlPr>
                  <w:ins w:id="1566"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67"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568" w:author="Valcin, Vieux" w:date="2025-10-24T13:02:00Z" w16du:dateUtc="2025-10-24T17:02:00Z">
                      <w:rPr>
                        <w:rFonts w:ascii="Cambria Math" w:hAnsi="Cambria Math" w:cs="Times New Roman"/>
                      </w:rPr>
                    </w:rPrChange>
                  </w:rPr>
                  <m:t>c</m:t>
                </m:r>
              </m:sub>
            </m:sSub>
          </m:sup>
        </m:sSup>
        <m:r>
          <w:rPr>
            <w:rFonts w:ascii="Cambria Math" w:hAnsi="Cambria Math" w:cs="Times New Roman" w:hint="eastAsia"/>
            <w:highlight w:val="yellow"/>
            <w:rPrChange w:id="1569" w:author="Valcin, Vieux" w:date="2025-10-24T13:02:00Z" w16du:dateUtc="2025-10-24T17:02:00Z">
              <w:rPr>
                <w:rFonts w:ascii="Cambria Math" w:hAnsi="Cambria Math" w:cs="Times New Roman" w:hint="eastAsia"/>
              </w:rPr>
            </w:rPrChange>
          </w:rPr>
          <m:t>→</m:t>
        </m:r>
        <m:sSup>
          <m:sSupPr>
            <m:ctrlPr>
              <w:ins w:id="1570" w:author="Valcin, Vieux" w:date="2025-10-24T11:34:00Z" w16du:dateUtc="2025-10-24T15:34:00Z">
                <w:rPr>
                  <w:rFonts w:ascii="Cambria Math" w:hAnsi="Cambria Math" w:cs="Times New Roman"/>
                  <w:highlight w:val="yellow"/>
                </w:rPr>
              </w:ins>
            </m:ctrlPr>
          </m:sSupPr>
          <m:e>
            <m:r>
              <m:rPr>
                <m:scr m:val="double-struck"/>
                <m:sty m:val="p"/>
              </m:rPr>
              <w:rPr>
                <w:rFonts w:ascii="Cambria Math" w:hAnsi="Cambria Math" w:cs="Times New Roman"/>
                <w:highlight w:val="yellow"/>
                <w:rPrChange w:id="1571" w:author="Valcin, Vieux" w:date="2025-10-24T13:02:00Z" w16du:dateUtc="2025-10-24T17:02:00Z">
                  <w:rPr>
                    <w:rFonts w:ascii="Cambria Math" w:hAnsi="Cambria Math" w:cs="Times New Roman"/>
                  </w:rPr>
                </w:rPrChange>
              </w:rPr>
              <m:t>R</m:t>
            </m:r>
          </m:e>
          <m:sup>
            <m:sSub>
              <m:sSubPr>
                <m:ctrlPr>
                  <w:ins w:id="1572"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73"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574" w:author="Valcin, Vieux" w:date="2025-10-24T13:02:00Z" w16du:dateUtc="2025-10-24T17:02:00Z">
                      <w:rPr>
                        <w:rFonts w:ascii="Cambria Math" w:hAnsi="Cambria Math" w:cs="Times New Roman"/>
                      </w:rPr>
                    </w:rPrChange>
                  </w:rPr>
                  <m:t>o</m:t>
                </m:r>
              </m:sub>
            </m:sSub>
          </m:sup>
        </m:sSup>
      </m:oMath>
      <w:r w:rsidRPr="007658BD">
        <w:rPr>
          <w:rFonts w:ascii="Times New Roman" w:hAnsi="Times New Roman" w:cs="Times New Roman"/>
          <w:highlight w:val="yellow"/>
          <w:rPrChange w:id="1575" w:author="Valcin, Vieux" w:date="2025-10-24T13:02:00Z" w16du:dateUtc="2025-10-24T17:02:00Z">
            <w:rPr>
              <w:rFonts w:ascii="Times New Roman" w:hAnsi="Times New Roman" w:cs="Times New Roman"/>
            </w:rPr>
          </w:rPrChange>
        </w:rPr>
        <w:t xml:space="preserve"> is the Siamese tower (shared weights) - </w:t>
      </w:r>
      <m:oMath>
        <m:sSub>
          <m:sSubPr>
            <m:ctrlPr>
              <w:ins w:id="1576"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77" w:author="Valcin, Vieux" w:date="2025-10-24T13:02:00Z" w16du:dateUtc="2025-10-24T17:02:00Z">
                  <w:rPr>
                    <w:rFonts w:ascii="Cambria Math" w:hAnsi="Cambria Math" w:cs="Times New Roman"/>
                  </w:rPr>
                </w:rPrChange>
              </w:rPr>
              <m:t>h</m:t>
            </m:r>
          </m:e>
          <m:sub>
            <m:r>
              <w:rPr>
                <w:rFonts w:ascii="Cambria Math" w:hAnsi="Cambria Math" w:cs="Times New Roman"/>
                <w:highlight w:val="yellow"/>
                <w:rPrChange w:id="1578" w:author="Valcin, Vieux" w:date="2025-10-24T13:02:00Z" w16du:dateUtc="2025-10-24T17:02:00Z">
                  <w:rPr>
                    <w:rFonts w:ascii="Cambria Math" w:hAnsi="Cambria Math" w:cs="Times New Roman"/>
                  </w:rPr>
                </w:rPrChange>
              </w:rPr>
              <m:t>ψ</m:t>
            </m:r>
          </m:sub>
        </m:sSub>
        <m:r>
          <w:rPr>
            <w:rFonts w:ascii="Cambria Math" w:hAnsi="Cambria Math" w:cs="Times New Roman"/>
            <w:highlight w:val="yellow"/>
            <w:rPrChange w:id="1579" w:author="Valcin, Vieux" w:date="2025-10-24T13:02:00Z" w16du:dateUtc="2025-10-24T17:02:00Z">
              <w:rPr>
                <w:rFonts w:ascii="Cambria Math" w:hAnsi="Cambria Math" w:cs="Times New Roman"/>
              </w:rPr>
            </w:rPrChange>
          </w:rPr>
          <m:t>:</m:t>
        </m:r>
        <m:sSup>
          <m:sSupPr>
            <m:ctrlPr>
              <w:ins w:id="1580" w:author="Valcin, Vieux" w:date="2025-10-24T11:34:00Z" w16du:dateUtc="2025-10-24T15:34:00Z">
                <w:rPr>
                  <w:rFonts w:ascii="Cambria Math" w:hAnsi="Cambria Math" w:cs="Times New Roman"/>
                  <w:highlight w:val="yellow"/>
                </w:rPr>
              </w:ins>
            </m:ctrlPr>
          </m:sSupPr>
          <m:e>
            <m:r>
              <m:rPr>
                <m:scr m:val="double-struck"/>
                <m:sty m:val="p"/>
              </m:rPr>
              <w:rPr>
                <w:rFonts w:ascii="Cambria Math" w:hAnsi="Cambria Math" w:cs="Times New Roman"/>
                <w:highlight w:val="yellow"/>
                <w:rPrChange w:id="1581" w:author="Valcin, Vieux" w:date="2025-10-24T13:02:00Z" w16du:dateUtc="2025-10-24T17:02:00Z">
                  <w:rPr>
                    <w:rFonts w:ascii="Cambria Math" w:hAnsi="Cambria Math" w:cs="Times New Roman"/>
                  </w:rPr>
                </w:rPrChange>
              </w:rPr>
              <m:t>R</m:t>
            </m:r>
          </m:e>
          <m:sup>
            <m:sSub>
              <m:sSubPr>
                <m:ctrlPr>
                  <w:ins w:id="1582"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83"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584" w:author="Valcin, Vieux" w:date="2025-10-24T13:02:00Z" w16du:dateUtc="2025-10-24T17:02:00Z">
                      <w:rPr>
                        <w:rFonts w:ascii="Cambria Math" w:hAnsi="Cambria Math" w:cs="Times New Roman"/>
                      </w:rPr>
                    </w:rPrChange>
                  </w:rPr>
                  <m:t>o</m:t>
                </m:r>
              </m:sub>
            </m:sSub>
          </m:sup>
        </m:sSup>
        <m:r>
          <w:rPr>
            <w:rFonts w:ascii="Cambria Math" w:hAnsi="Cambria Math" w:cs="Times New Roman" w:hint="eastAsia"/>
            <w:highlight w:val="yellow"/>
            <w:rPrChange w:id="1585" w:author="Valcin, Vieux" w:date="2025-10-24T13:02:00Z" w16du:dateUtc="2025-10-24T17:02:00Z">
              <w:rPr>
                <w:rFonts w:ascii="Cambria Math" w:hAnsi="Cambria Math" w:cs="Times New Roman" w:hint="eastAsia"/>
              </w:rPr>
            </w:rPrChange>
          </w:rPr>
          <m:t>→</m:t>
        </m:r>
        <m:r>
          <m:rPr>
            <m:scr m:val="double-struck"/>
            <m:sty m:val="p"/>
          </m:rPr>
          <w:rPr>
            <w:rFonts w:ascii="Cambria Math" w:hAnsi="Cambria Math" w:cs="Times New Roman"/>
            <w:highlight w:val="yellow"/>
            <w:rPrChange w:id="1586" w:author="Valcin, Vieux" w:date="2025-10-24T13:02:00Z" w16du:dateUtc="2025-10-24T17:02:00Z">
              <w:rPr>
                <w:rFonts w:ascii="Cambria Math" w:hAnsi="Cambria Math" w:cs="Times New Roman"/>
              </w:rPr>
            </w:rPrChange>
          </w:rPr>
          <m:t>R</m:t>
        </m:r>
      </m:oMath>
      <w:r w:rsidRPr="007658BD">
        <w:rPr>
          <w:rFonts w:ascii="Times New Roman" w:hAnsi="Times New Roman" w:cs="Times New Roman"/>
          <w:highlight w:val="yellow"/>
          <w:rPrChange w:id="1587" w:author="Valcin, Vieux" w:date="2025-10-24T13:02:00Z" w16du:dateUtc="2025-10-24T17:02:00Z">
            <w:rPr>
              <w:rFonts w:ascii="Times New Roman" w:hAnsi="Times New Roman" w:cs="Times New Roman"/>
            </w:rPr>
          </w:rPrChange>
        </w:rPr>
        <w:t xml:space="preserve"> is the prediction head </w:t>
      </w:r>
      <w:r w:rsidR="00E63460" w:rsidRPr="007658BD">
        <w:rPr>
          <w:rFonts w:ascii="Times New Roman" w:hAnsi="Times New Roman" w:cs="Times New Roman"/>
          <w:highlight w:val="yellow"/>
          <w:rPrChange w:id="1588" w:author="Valcin, Vieux" w:date="2025-10-24T13:02:00Z" w16du:dateUtc="2025-10-24T17:02:00Z">
            <w:rPr>
              <w:rFonts w:ascii="Times New Roman" w:hAnsi="Times New Roman" w:cs="Times New Roman"/>
            </w:rPr>
          </w:rPrChange>
        </w:rPr>
        <w:t>–</w:t>
      </w:r>
      <w:r w:rsidRPr="007658BD">
        <w:rPr>
          <w:rFonts w:ascii="Times New Roman" w:hAnsi="Times New Roman" w:cs="Times New Roman"/>
          <w:highlight w:val="yellow"/>
          <w:rPrChange w:id="1589" w:author="Valcin, Vieux" w:date="2025-10-24T13:02:00Z" w16du:dateUtc="2025-10-24T17:02:00Z">
            <w:rPr>
              <w:rFonts w:ascii="Times New Roman" w:hAnsi="Times New Roman" w:cs="Times New Roman"/>
            </w:rPr>
          </w:rPrChange>
        </w:rPr>
        <w:t xml:space="preserve"> </w:t>
      </w:r>
      <m:oMath>
        <m:sSub>
          <m:sSubPr>
            <m:ctrlPr>
              <w:ins w:id="1590"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91"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592" w:author="Valcin, Vieux" w:date="2025-10-24T13:02:00Z" w16du:dateUtc="2025-10-24T17:02:00Z">
                  <w:rPr>
                    <w:rFonts w:ascii="Cambria Math" w:hAnsi="Cambria Math" w:cs="Times New Roman"/>
                  </w:rPr>
                </w:rPrChange>
              </w:rPr>
              <m:t>i</m:t>
            </m:r>
          </m:sub>
        </m:sSub>
        <m:r>
          <w:rPr>
            <w:rFonts w:ascii="Cambria Math" w:hAnsi="Cambria Math" w:cs="Times New Roman" w:hint="eastAsia"/>
            <w:highlight w:val="yellow"/>
            <w:rPrChange w:id="1593" w:author="Valcin, Vieux" w:date="2025-10-24T13:02:00Z" w16du:dateUtc="2025-10-24T17:02:00Z">
              <w:rPr>
                <w:rFonts w:ascii="Cambria Math" w:hAnsi="Cambria Math" w:cs="Times New Roman" w:hint="eastAsia"/>
              </w:rPr>
            </w:rPrChange>
          </w:rPr>
          <m:t>∈</m:t>
        </m:r>
        <m:sSup>
          <m:sSupPr>
            <m:ctrlPr>
              <w:ins w:id="1594" w:author="Valcin, Vieux" w:date="2025-10-24T11:34:00Z" w16du:dateUtc="2025-10-24T15:34:00Z">
                <w:rPr>
                  <w:rFonts w:ascii="Cambria Math" w:hAnsi="Cambria Math" w:cs="Times New Roman"/>
                  <w:highlight w:val="yellow"/>
                </w:rPr>
              </w:ins>
            </m:ctrlPr>
          </m:sSupPr>
          <m:e>
            <m:r>
              <m:rPr>
                <m:scr m:val="double-struck"/>
                <m:sty m:val="p"/>
              </m:rPr>
              <w:rPr>
                <w:rFonts w:ascii="Cambria Math" w:hAnsi="Cambria Math" w:cs="Times New Roman"/>
                <w:highlight w:val="yellow"/>
                <w:rPrChange w:id="1595" w:author="Valcin, Vieux" w:date="2025-10-24T13:02:00Z" w16du:dateUtc="2025-10-24T17:02:00Z">
                  <w:rPr>
                    <w:rFonts w:ascii="Cambria Math" w:hAnsi="Cambria Math" w:cs="Times New Roman"/>
                  </w:rPr>
                </w:rPrChange>
              </w:rPr>
              <m:t>R</m:t>
            </m:r>
          </m:e>
          <m:sup>
            <m:sSub>
              <m:sSubPr>
                <m:ctrlPr>
                  <w:ins w:id="1596"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597"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598" w:author="Valcin, Vieux" w:date="2025-10-24T13:02:00Z" w16du:dateUtc="2025-10-24T17:02:00Z">
                      <w:rPr>
                        <w:rFonts w:ascii="Cambria Math" w:hAnsi="Cambria Math" w:cs="Times New Roman"/>
                      </w:rPr>
                    </w:rPrChange>
                  </w:rPr>
                  <m:t>c</m:t>
                </m:r>
              </m:sub>
            </m:sSub>
          </m:sup>
        </m:sSup>
      </m:oMath>
      <w:r w:rsidRPr="007658BD">
        <w:rPr>
          <w:rFonts w:ascii="Times New Roman" w:hAnsi="Times New Roman" w:cs="Times New Roman"/>
          <w:highlight w:val="yellow"/>
          <w:rPrChange w:id="1599" w:author="Valcin, Vieux" w:date="2025-10-24T13:02:00Z" w16du:dateUtc="2025-10-24T17:02:00Z">
            <w:rPr>
              <w:rFonts w:ascii="Times New Roman" w:hAnsi="Times New Roman" w:cs="Times New Roman"/>
            </w:rPr>
          </w:rPrChange>
        </w:rPr>
        <w:t xml:space="preserve"> is the context vector for user </w:t>
      </w:r>
      <m:oMath>
        <m:r>
          <w:rPr>
            <w:rFonts w:ascii="Cambria Math" w:hAnsi="Cambria Math" w:cs="Times New Roman"/>
            <w:highlight w:val="yellow"/>
            <w:rPrChange w:id="1600" w:author="Valcin, Vieux" w:date="2025-10-24T13:02:00Z" w16du:dateUtc="2025-10-24T17:02:00Z">
              <w:rPr>
                <w:rFonts w:ascii="Cambria Math" w:hAnsi="Cambria Math" w:cs="Times New Roman"/>
              </w:rPr>
            </w:rPrChange>
          </w:rPr>
          <m:t>i</m:t>
        </m:r>
      </m:oMath>
      <w:r w:rsidRPr="007658BD">
        <w:rPr>
          <w:rFonts w:ascii="Times New Roman" w:hAnsi="Times New Roman" w:cs="Times New Roman"/>
          <w:highlight w:val="yellow"/>
          <w:rPrChange w:id="1601" w:author="Valcin, Vieux" w:date="2025-10-24T13:02:00Z" w16du:dateUtc="2025-10-24T17:02:00Z">
            <w:rPr>
              <w:rFonts w:ascii="Times New Roman" w:hAnsi="Times New Roman" w:cs="Times New Roman"/>
            </w:rPr>
          </w:rPrChange>
        </w:rPr>
        <w:t xml:space="preserve"> - </w:t>
      </w:r>
      <m:oMath>
        <m:r>
          <w:rPr>
            <w:rFonts w:ascii="Cambria Math" w:hAnsi="Cambria Math" w:cs="Times New Roman"/>
            <w:highlight w:val="yellow"/>
            <w:rPrChange w:id="1602" w:author="Valcin, Vieux" w:date="2025-10-24T13:02:00Z" w16du:dateUtc="2025-10-24T17:02:00Z">
              <w:rPr>
                <w:rFonts w:ascii="Cambria Math" w:hAnsi="Cambria Math" w:cs="Times New Roman"/>
              </w:rPr>
            </w:rPrChange>
          </w:rPr>
          <m:t>σ</m:t>
        </m:r>
      </m:oMath>
      <w:r w:rsidRPr="007658BD">
        <w:rPr>
          <w:rFonts w:ascii="Times New Roman" w:hAnsi="Times New Roman" w:cs="Times New Roman"/>
          <w:highlight w:val="yellow"/>
          <w:rPrChange w:id="1603" w:author="Valcin, Vieux" w:date="2025-10-24T13:02:00Z" w16du:dateUtc="2025-10-24T17:02:00Z">
            <w:rPr>
              <w:rFonts w:ascii="Times New Roman" w:hAnsi="Times New Roman" w:cs="Times New Roman"/>
            </w:rPr>
          </w:rPrChange>
        </w:rPr>
        <w:t xml:space="preserve"> is the sigmoid activation</w:t>
      </w:r>
    </w:p>
    <w:p w14:paraId="554BF2D0" w14:textId="77777777" w:rsidR="00EF1988" w:rsidRPr="007658BD" w:rsidRDefault="00591BCA">
      <w:pPr>
        <w:pStyle w:val="BodyText"/>
        <w:rPr>
          <w:rFonts w:ascii="Times New Roman" w:hAnsi="Times New Roman" w:cs="Times New Roman"/>
          <w:highlight w:val="yellow"/>
          <w:rPrChange w:id="1604"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605" w:author="Valcin, Vieux" w:date="2025-10-24T13:02:00Z" w16du:dateUtc="2025-10-24T17:02:00Z">
            <w:rPr>
              <w:rFonts w:ascii="Times New Roman" w:hAnsi="Times New Roman" w:cs="Times New Roman"/>
              <w:b/>
            </w:rPr>
          </w:rPrChange>
        </w:rPr>
        <w:t>Siamese Tower:</w:t>
      </w:r>
    </w:p>
    <w:p w14:paraId="5DAEF971" w14:textId="5FD2FAB4" w:rsidR="00EF1988" w:rsidRPr="007658BD" w:rsidRDefault="00000000">
      <w:pPr>
        <w:pStyle w:val="BodyText"/>
        <w:rPr>
          <w:rFonts w:ascii="Times New Roman" w:hAnsi="Times New Roman" w:cs="Times New Roman"/>
          <w:highlight w:val="yellow"/>
          <w:rPrChange w:id="1606" w:author="Valcin, Vieux" w:date="2025-10-24T13:02:00Z" w16du:dateUtc="2025-10-24T17:02:00Z">
            <w:rPr>
              <w:rFonts w:ascii="Times New Roman" w:hAnsi="Times New Roman" w:cs="Times New Roman"/>
            </w:rPr>
          </w:rPrChange>
        </w:rPr>
      </w:pPr>
      <m:oMathPara>
        <m:oMathParaPr>
          <m:jc m:val="center"/>
        </m:oMathParaPr>
        <m:oMath>
          <m:sSub>
            <m:sSubPr>
              <m:ctrlPr>
                <w:ins w:id="1607"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08" w:author="Valcin, Vieux" w:date="2025-10-24T13:02:00Z" w16du:dateUtc="2025-10-24T17:02:00Z">
                    <w:rPr>
                      <w:rFonts w:ascii="Cambria Math" w:hAnsi="Cambria Math" w:cs="Times New Roman"/>
                    </w:rPr>
                  </w:rPrChange>
                </w:rPr>
                <m:t>g</m:t>
              </m:r>
            </m:e>
            <m:sub>
              <m:r>
                <w:rPr>
                  <w:rFonts w:ascii="Cambria Math" w:hAnsi="Cambria Math" w:cs="Times New Roman"/>
                  <w:highlight w:val="yellow"/>
                  <w:rPrChange w:id="1609" w:author="Valcin, Vieux" w:date="2025-10-24T13:02:00Z" w16du:dateUtc="2025-10-24T17:02:00Z">
                    <w:rPr>
                      <w:rFonts w:ascii="Cambria Math" w:hAnsi="Cambria Math" w:cs="Times New Roman"/>
                    </w:rPr>
                  </w:rPrChange>
                </w:rPr>
                <m:t>ϕ</m:t>
              </m:r>
            </m:sub>
          </m:sSub>
          <m:d>
            <m:dPr>
              <m:ctrlPr>
                <w:ins w:id="1610" w:author="Valcin, Vieux" w:date="2025-10-24T12:18:00Z" w16du:dateUtc="2025-10-24T16:18:00Z">
                  <w:rPr>
                    <w:rFonts w:ascii="Cambria Math" w:hAnsi="Cambria Math" w:cs="Times New Roman"/>
                    <w:i/>
                    <w:highlight w:val="yellow"/>
                  </w:rPr>
                </w:ins>
              </m:ctrlPr>
            </m:dPr>
            <m:e>
              <m:d>
                <m:dPr>
                  <m:begChr m:val="["/>
                  <m:endChr m:val="]"/>
                  <m:ctrlPr>
                    <w:ins w:id="1611" w:author="Valcin, Vieux" w:date="2025-10-24T12:18:00Z" w16du:dateUtc="2025-10-24T16:18:00Z">
                      <w:rPr>
                        <w:rFonts w:ascii="Cambria Math" w:hAnsi="Cambria Math" w:cs="Times New Roman"/>
                        <w:i/>
                        <w:highlight w:val="yellow"/>
                      </w:rPr>
                    </w:ins>
                  </m:ctrlPr>
                </m:dPr>
                <m:e>
                  <m:sSub>
                    <m:sSubPr>
                      <m:ctrlPr>
                        <w:ins w:id="1612"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13"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614" w:author="Valcin, Vieux" w:date="2025-10-24T13:02:00Z" w16du:dateUtc="2025-10-24T17:02:00Z">
                            <w:rPr>
                              <w:rFonts w:ascii="Cambria Math" w:hAnsi="Cambria Math" w:cs="Times New Roman"/>
                            </w:rPr>
                          </w:rPrChange>
                        </w:rPr>
                        <m:t>i</m:t>
                      </m:r>
                    </m:sub>
                  </m:sSub>
                  <m:r>
                    <w:rPr>
                      <w:rFonts w:ascii="Cambria Math" w:hAnsi="Cambria Math" w:cs="Times New Roman"/>
                      <w:highlight w:val="yellow"/>
                      <w:rPrChange w:id="1615" w:author="Valcin, Vieux" w:date="2025-10-24T13:02:00Z" w16du:dateUtc="2025-10-24T17:02:00Z">
                        <w:rPr>
                          <w:rFonts w:ascii="Cambria Math" w:hAnsi="Cambria Math" w:cs="Times New Roman"/>
                        </w:rPr>
                      </w:rPrChange>
                    </w:rPr>
                    <m:t>,</m:t>
                  </m:r>
                  <m:sSub>
                    <m:sSubPr>
                      <m:ctrlPr>
                        <w:ins w:id="1616"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17"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618" w:author="Valcin, Vieux" w:date="2025-10-24T13:02:00Z" w16du:dateUtc="2025-10-24T17:02:00Z">
                            <w:rPr>
                              <w:rFonts w:ascii="Cambria Math" w:hAnsi="Cambria Math" w:cs="Times New Roman"/>
                            </w:rPr>
                          </w:rPrChange>
                        </w:rPr>
                        <m:t>i</m:t>
                      </m:r>
                    </m:sub>
                  </m:sSub>
                </m:e>
              </m:d>
            </m:e>
          </m:d>
          <m:r>
            <w:rPr>
              <w:rFonts w:ascii="Cambria Math" w:hAnsi="Cambria Math" w:cs="Times New Roman"/>
              <w:highlight w:val="yellow"/>
              <w:rPrChange w:id="1619" w:author="Valcin, Vieux" w:date="2025-10-24T13:02:00Z" w16du:dateUtc="2025-10-24T17:02:00Z">
                <w:rPr>
                  <w:rFonts w:ascii="Cambria Math" w:hAnsi="Cambria Math" w:cs="Times New Roman"/>
                </w:rPr>
              </w:rPrChange>
            </w:rPr>
            <m:t>=</m:t>
          </m:r>
          <m:sSub>
            <m:sSubPr>
              <m:ctrlPr>
                <w:ins w:id="1620" w:author="Valcin, Vieux" w:date="2025-10-24T11:34:00Z" w16du:dateUtc="2025-10-24T15:34:00Z">
                  <w:rPr>
                    <w:rFonts w:ascii="Cambria Math" w:hAnsi="Cambria Math" w:cs="Times New Roman"/>
                    <w:highlight w:val="yellow"/>
                  </w:rPr>
                </w:ins>
              </m:ctrlPr>
            </m:sSubPr>
            <m:e>
              <m:r>
                <m:rPr>
                  <m:nor/>
                </m:rPr>
                <w:rPr>
                  <w:rFonts w:ascii="Times New Roman" w:hAnsi="Times New Roman" w:cs="Times New Roman"/>
                  <w:highlight w:val="yellow"/>
                  <w:rPrChange w:id="1621" w:author="Valcin, Vieux" w:date="2025-10-24T13:02:00Z" w16du:dateUtc="2025-10-24T17:02:00Z">
                    <w:rPr>
                      <w:rFonts w:ascii="Times New Roman" w:hAnsi="Times New Roman" w:cs="Times New Roman"/>
                    </w:rPr>
                  </w:rPrChange>
                </w:rPr>
                <m:t>Linear</m:t>
              </m:r>
            </m:e>
            <m:sub>
              <m:sSub>
                <m:sSubPr>
                  <m:ctrlPr>
                    <w:ins w:id="1622"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23"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624" w:author="Valcin, Vieux" w:date="2025-10-24T13:02:00Z" w16du:dateUtc="2025-10-24T17:02:00Z">
                        <w:rPr>
                          <w:rFonts w:ascii="Cambria Math" w:hAnsi="Cambria Math" w:cs="Times New Roman"/>
                        </w:rPr>
                      </w:rPrChange>
                    </w:rPr>
                    <m:t>o</m:t>
                  </m:r>
                </m:sub>
              </m:sSub>
            </m:sub>
          </m:sSub>
          <m:d>
            <m:dPr>
              <m:ctrlPr>
                <w:ins w:id="1625" w:author="Valcin, Vieux" w:date="2025-10-24T12:18:00Z" w16du:dateUtc="2025-10-24T16:18:00Z">
                  <w:rPr>
                    <w:rFonts w:ascii="Cambria Math" w:hAnsi="Cambria Math" w:cs="Times New Roman"/>
                    <w:i/>
                    <w:highlight w:val="yellow"/>
                  </w:rPr>
                </w:ins>
              </m:ctrlPr>
            </m:dPr>
            <m:e>
              <m:r>
                <m:rPr>
                  <m:nor/>
                </m:rPr>
                <w:rPr>
                  <w:rFonts w:ascii="Times New Roman" w:hAnsi="Times New Roman" w:cs="Times New Roman"/>
                  <w:highlight w:val="yellow"/>
                  <w:rPrChange w:id="1626" w:author="Valcin, Vieux" w:date="2025-10-24T13:02:00Z" w16du:dateUtc="2025-10-24T17:02:00Z">
                    <w:rPr>
                      <w:rFonts w:ascii="Times New Roman" w:hAnsi="Times New Roman" w:cs="Times New Roman"/>
                    </w:rPr>
                  </w:rPrChange>
                </w:rPr>
                <m:t>ReLU</m:t>
              </m:r>
              <m:d>
                <m:dPr>
                  <m:ctrlPr>
                    <w:ins w:id="1627" w:author="Valcin, Vieux" w:date="2025-10-24T12:18:00Z" w16du:dateUtc="2025-10-24T16:18:00Z">
                      <w:rPr>
                        <w:rFonts w:ascii="Cambria Math" w:hAnsi="Cambria Math" w:cs="Times New Roman"/>
                        <w:i/>
                        <w:highlight w:val="yellow"/>
                      </w:rPr>
                    </w:ins>
                  </m:ctrlPr>
                </m:dPr>
                <m:e>
                  <m:sSub>
                    <m:sSubPr>
                      <m:ctrlPr>
                        <w:ins w:id="1628" w:author="Valcin, Vieux" w:date="2025-10-24T11:34:00Z" w16du:dateUtc="2025-10-24T15:34:00Z">
                          <w:rPr>
                            <w:rFonts w:ascii="Cambria Math" w:hAnsi="Cambria Math" w:cs="Times New Roman"/>
                            <w:highlight w:val="yellow"/>
                          </w:rPr>
                        </w:ins>
                      </m:ctrlPr>
                    </m:sSubPr>
                    <m:e>
                      <m:r>
                        <m:rPr>
                          <m:nor/>
                        </m:rPr>
                        <w:rPr>
                          <w:rFonts w:ascii="Times New Roman" w:hAnsi="Times New Roman" w:cs="Times New Roman"/>
                          <w:highlight w:val="yellow"/>
                          <w:rPrChange w:id="1629" w:author="Valcin, Vieux" w:date="2025-10-24T13:02:00Z" w16du:dateUtc="2025-10-24T17:02:00Z">
                            <w:rPr>
                              <w:rFonts w:ascii="Times New Roman" w:hAnsi="Times New Roman" w:cs="Times New Roman"/>
                            </w:rPr>
                          </w:rPrChange>
                        </w:rPr>
                        <m:t>Linear</m:t>
                      </m:r>
                    </m:e>
                    <m:sub>
                      <m:f>
                        <m:fPr>
                          <m:ctrlPr>
                            <w:ins w:id="1630" w:author="Valcin, Vieux" w:date="2025-10-24T12:18:00Z" w16du:dateUtc="2025-10-24T16:18:00Z">
                              <w:rPr>
                                <w:rFonts w:ascii="Cambria Math" w:hAnsi="Cambria Math" w:cs="Times New Roman"/>
                                <w:i/>
                                <w:highlight w:val="yellow"/>
                              </w:rPr>
                            </w:ins>
                          </m:ctrlPr>
                        </m:fPr>
                        <m:num>
                          <m:sSub>
                            <m:sSubPr>
                              <m:ctrlPr>
                                <w:ins w:id="1631"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32"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633" w:author="Valcin, Vieux" w:date="2025-10-24T13:02:00Z" w16du:dateUtc="2025-10-24T17:02:00Z">
                                    <w:rPr>
                                      <w:rFonts w:ascii="Cambria Math" w:hAnsi="Cambria Math" w:cs="Times New Roman"/>
                                    </w:rPr>
                                  </w:rPrChange>
                                </w:rPr>
                                <m:t>h</m:t>
                              </m:r>
                            </m:sub>
                          </m:sSub>
                        </m:num>
                        <m:den>
                          <m:r>
                            <w:rPr>
                              <w:rFonts w:ascii="Cambria Math" w:hAnsi="Cambria Math" w:cs="Times New Roman"/>
                              <w:highlight w:val="yellow"/>
                              <w:rPrChange w:id="1634" w:author="Valcin, Vieux" w:date="2025-10-24T13:02:00Z" w16du:dateUtc="2025-10-24T17:02:00Z">
                                <w:rPr>
                                  <w:rFonts w:ascii="Cambria Math" w:hAnsi="Cambria Math" w:cs="Times New Roman"/>
                                </w:rPr>
                              </w:rPrChange>
                            </w:rPr>
                            <m:t>2</m:t>
                          </m:r>
                        </m:den>
                      </m:f>
                    </m:sub>
                  </m:sSub>
                  <m:d>
                    <m:dPr>
                      <m:ctrlPr>
                        <w:ins w:id="1635" w:author="Valcin, Vieux" w:date="2025-10-24T12:18:00Z" w16du:dateUtc="2025-10-24T16:18:00Z">
                          <w:rPr>
                            <w:rFonts w:ascii="Cambria Math" w:hAnsi="Cambria Math" w:cs="Times New Roman"/>
                            <w:i/>
                            <w:highlight w:val="yellow"/>
                          </w:rPr>
                        </w:ins>
                      </m:ctrlPr>
                    </m:dPr>
                    <m:e>
                      <m:r>
                        <m:rPr>
                          <m:nor/>
                        </m:rPr>
                        <w:rPr>
                          <w:rFonts w:ascii="Times New Roman" w:hAnsi="Times New Roman" w:cs="Times New Roman"/>
                          <w:highlight w:val="yellow"/>
                          <w:rPrChange w:id="1636" w:author="Valcin, Vieux" w:date="2025-10-24T13:02:00Z" w16du:dateUtc="2025-10-24T17:02:00Z">
                            <w:rPr>
                              <w:rFonts w:ascii="Times New Roman" w:hAnsi="Times New Roman" w:cs="Times New Roman"/>
                            </w:rPr>
                          </w:rPrChange>
                        </w:rPr>
                        <m:t>ReLU</m:t>
                      </m:r>
                      <m:d>
                        <m:dPr>
                          <m:ctrlPr>
                            <w:ins w:id="1637" w:author="Valcin, Vieux" w:date="2025-10-24T12:18:00Z" w16du:dateUtc="2025-10-24T16:18:00Z">
                              <w:rPr>
                                <w:rFonts w:ascii="Cambria Math" w:hAnsi="Cambria Math" w:cs="Times New Roman"/>
                                <w:i/>
                                <w:highlight w:val="yellow"/>
                              </w:rPr>
                            </w:ins>
                          </m:ctrlPr>
                        </m:dPr>
                        <m:e>
                          <m:sSub>
                            <m:sSubPr>
                              <m:ctrlPr>
                                <w:ins w:id="1638" w:author="Valcin, Vieux" w:date="2025-10-24T11:34:00Z" w16du:dateUtc="2025-10-24T15:34:00Z">
                                  <w:rPr>
                                    <w:rFonts w:ascii="Cambria Math" w:hAnsi="Cambria Math" w:cs="Times New Roman"/>
                                    <w:highlight w:val="yellow"/>
                                  </w:rPr>
                                </w:ins>
                              </m:ctrlPr>
                            </m:sSubPr>
                            <m:e>
                              <m:r>
                                <m:rPr>
                                  <m:nor/>
                                </m:rPr>
                                <w:rPr>
                                  <w:rFonts w:ascii="Times New Roman" w:hAnsi="Times New Roman" w:cs="Times New Roman"/>
                                  <w:highlight w:val="yellow"/>
                                  <w:rPrChange w:id="1639" w:author="Valcin, Vieux" w:date="2025-10-24T13:02:00Z" w16du:dateUtc="2025-10-24T17:02:00Z">
                                    <w:rPr>
                                      <w:rFonts w:ascii="Times New Roman" w:hAnsi="Times New Roman" w:cs="Times New Roman"/>
                                    </w:rPr>
                                  </w:rPrChange>
                                </w:rPr>
                                <m:t>Linear</m:t>
                              </m:r>
                            </m:e>
                            <m:sub>
                              <m:sSub>
                                <m:sSubPr>
                                  <m:ctrlPr>
                                    <w:ins w:id="1640"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41"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642" w:author="Valcin, Vieux" w:date="2025-10-24T13:02:00Z" w16du:dateUtc="2025-10-24T17:02:00Z">
                                        <w:rPr>
                                          <w:rFonts w:ascii="Cambria Math" w:hAnsi="Cambria Math" w:cs="Times New Roman"/>
                                        </w:rPr>
                                      </w:rPrChange>
                                    </w:rPr>
                                    <m:t>h</m:t>
                                  </m:r>
                                </m:sub>
                              </m:sSub>
                            </m:sub>
                          </m:sSub>
                          <m:d>
                            <m:dPr>
                              <m:ctrlPr>
                                <w:ins w:id="1643" w:author="Valcin, Vieux" w:date="2025-10-24T12:18:00Z" w16du:dateUtc="2025-10-24T16:18:00Z">
                                  <w:rPr>
                                    <w:rFonts w:ascii="Cambria Math" w:hAnsi="Cambria Math" w:cs="Times New Roman"/>
                                    <w:i/>
                                    <w:highlight w:val="yellow"/>
                                  </w:rPr>
                                </w:ins>
                              </m:ctrlPr>
                            </m:dPr>
                            <m:e>
                              <m:d>
                                <m:dPr>
                                  <m:begChr m:val="["/>
                                  <m:endChr m:val="]"/>
                                  <m:ctrlPr>
                                    <w:ins w:id="1644" w:author="Valcin, Vieux" w:date="2025-10-24T12:18:00Z" w16du:dateUtc="2025-10-24T16:18:00Z">
                                      <w:rPr>
                                        <w:rFonts w:ascii="Cambria Math" w:hAnsi="Cambria Math" w:cs="Times New Roman"/>
                                        <w:i/>
                                        <w:highlight w:val="yellow"/>
                                      </w:rPr>
                                    </w:ins>
                                  </m:ctrlPr>
                                </m:dPr>
                                <m:e>
                                  <m:sSub>
                                    <m:sSubPr>
                                      <m:ctrlPr>
                                        <w:ins w:id="1645"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46"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647" w:author="Valcin, Vieux" w:date="2025-10-24T13:02:00Z" w16du:dateUtc="2025-10-24T17:02:00Z">
                                            <w:rPr>
                                              <w:rFonts w:ascii="Cambria Math" w:hAnsi="Cambria Math" w:cs="Times New Roman"/>
                                            </w:rPr>
                                          </w:rPrChange>
                                        </w:rPr>
                                        <m:t>i</m:t>
                                      </m:r>
                                    </m:sub>
                                  </m:sSub>
                                  <m:r>
                                    <w:rPr>
                                      <w:rFonts w:ascii="Cambria Math" w:hAnsi="Cambria Math" w:cs="Times New Roman"/>
                                      <w:highlight w:val="yellow"/>
                                      <w:rPrChange w:id="1648" w:author="Valcin, Vieux" w:date="2025-10-24T13:02:00Z" w16du:dateUtc="2025-10-24T17:02:00Z">
                                        <w:rPr>
                                          <w:rFonts w:ascii="Cambria Math" w:hAnsi="Cambria Math" w:cs="Times New Roman"/>
                                        </w:rPr>
                                      </w:rPrChange>
                                    </w:rPr>
                                    <m:t>,</m:t>
                                  </m:r>
                                  <m:sSub>
                                    <m:sSubPr>
                                      <m:ctrlPr>
                                        <w:ins w:id="1649"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50"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651" w:author="Valcin, Vieux" w:date="2025-10-24T13:02:00Z" w16du:dateUtc="2025-10-24T17:02:00Z">
                                            <w:rPr>
                                              <w:rFonts w:ascii="Cambria Math" w:hAnsi="Cambria Math" w:cs="Times New Roman"/>
                                            </w:rPr>
                                          </w:rPrChange>
                                        </w:rPr>
                                        <m:t>i</m:t>
                                      </m:r>
                                    </m:sub>
                                  </m:sSub>
                                </m:e>
                              </m:d>
                            </m:e>
                          </m:d>
                        </m:e>
                      </m:d>
                    </m:e>
                  </m:d>
                </m:e>
              </m:d>
            </m:e>
          </m:d>
        </m:oMath>
      </m:oMathPara>
    </w:p>
    <w:p w14:paraId="1CA442C3" w14:textId="77777777" w:rsidR="00EF1988" w:rsidRPr="007658BD" w:rsidRDefault="00591BCA">
      <w:pPr>
        <w:pStyle w:val="FirstParagraph"/>
        <w:rPr>
          <w:rFonts w:ascii="Times New Roman" w:hAnsi="Times New Roman" w:cs="Times New Roman"/>
          <w:highlight w:val="yellow"/>
          <w:rPrChange w:id="1652"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653" w:author="Valcin, Vieux" w:date="2025-10-24T13:02:00Z" w16du:dateUtc="2025-10-24T17:02:00Z">
            <w:rPr>
              <w:rFonts w:ascii="Times New Roman" w:hAnsi="Times New Roman" w:cs="Times New Roman"/>
            </w:rPr>
          </w:rPrChange>
        </w:rPr>
        <w:t>with dropout layers (</w:t>
      </w:r>
      <m:oMath>
        <m:r>
          <w:rPr>
            <w:rFonts w:ascii="Cambria Math" w:hAnsi="Cambria Math" w:cs="Times New Roman"/>
            <w:highlight w:val="yellow"/>
            <w:rPrChange w:id="1654" w:author="Valcin, Vieux" w:date="2025-10-24T13:02:00Z" w16du:dateUtc="2025-10-24T17:02:00Z">
              <w:rPr>
                <w:rFonts w:ascii="Cambria Math" w:hAnsi="Cambria Math" w:cs="Times New Roman"/>
              </w:rPr>
            </w:rPrChange>
          </w:rPr>
          <m:t>p=0.3</m:t>
        </m:r>
      </m:oMath>
      <w:r w:rsidRPr="007658BD">
        <w:rPr>
          <w:rFonts w:ascii="Times New Roman" w:hAnsi="Times New Roman" w:cs="Times New Roman"/>
          <w:highlight w:val="yellow"/>
          <w:rPrChange w:id="1655" w:author="Valcin, Vieux" w:date="2025-10-24T13:02:00Z" w16du:dateUtc="2025-10-24T17:02:00Z">
            <w:rPr>
              <w:rFonts w:ascii="Times New Roman" w:hAnsi="Times New Roman" w:cs="Times New Roman"/>
            </w:rPr>
          </w:rPrChange>
        </w:rPr>
        <w:t>) for regularization.</w:t>
      </w:r>
    </w:p>
    <w:p w14:paraId="64A1FD18" w14:textId="77777777" w:rsidR="00EF1988" w:rsidRPr="007658BD" w:rsidRDefault="00591BCA">
      <w:pPr>
        <w:pStyle w:val="BodyText"/>
        <w:rPr>
          <w:rFonts w:ascii="Times New Roman" w:hAnsi="Times New Roman" w:cs="Times New Roman"/>
          <w:highlight w:val="yellow"/>
          <w:rPrChange w:id="1656"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657" w:author="Valcin, Vieux" w:date="2025-10-24T13:02:00Z" w16du:dateUtc="2025-10-24T17:02:00Z">
            <w:rPr>
              <w:rFonts w:ascii="Times New Roman" w:hAnsi="Times New Roman" w:cs="Times New Roman"/>
              <w:b/>
            </w:rPr>
          </w:rPrChange>
        </w:rPr>
        <w:t>Prediction Head:</w:t>
      </w:r>
    </w:p>
    <w:p w14:paraId="35775BC9" w14:textId="4E914BA0" w:rsidR="00EF1988" w:rsidRPr="007658BD" w:rsidRDefault="00000000">
      <w:pPr>
        <w:pStyle w:val="BodyText"/>
        <w:rPr>
          <w:rFonts w:ascii="Times New Roman" w:hAnsi="Times New Roman" w:cs="Times New Roman"/>
          <w:highlight w:val="yellow"/>
          <w:rPrChange w:id="1658" w:author="Valcin, Vieux" w:date="2025-10-24T13:02:00Z" w16du:dateUtc="2025-10-24T17:02:00Z">
            <w:rPr>
              <w:rFonts w:ascii="Times New Roman" w:hAnsi="Times New Roman" w:cs="Times New Roman"/>
            </w:rPr>
          </w:rPrChange>
        </w:rPr>
      </w:pPr>
      <m:oMathPara>
        <m:oMathParaPr>
          <m:jc m:val="center"/>
        </m:oMathParaPr>
        <m:oMath>
          <m:sSub>
            <m:sSubPr>
              <m:ctrlPr>
                <w:ins w:id="1659"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60" w:author="Valcin, Vieux" w:date="2025-10-24T13:02:00Z" w16du:dateUtc="2025-10-24T17:02:00Z">
                    <w:rPr>
                      <w:rFonts w:ascii="Cambria Math" w:hAnsi="Cambria Math" w:cs="Times New Roman"/>
                    </w:rPr>
                  </w:rPrChange>
                </w:rPr>
                <m:t>h</m:t>
              </m:r>
            </m:e>
            <m:sub>
              <m:r>
                <w:rPr>
                  <w:rFonts w:ascii="Cambria Math" w:hAnsi="Cambria Math" w:cs="Times New Roman"/>
                  <w:highlight w:val="yellow"/>
                  <w:rPrChange w:id="1661" w:author="Valcin, Vieux" w:date="2025-10-24T13:02:00Z" w16du:dateUtc="2025-10-24T17:02:00Z">
                    <w:rPr>
                      <w:rFonts w:ascii="Cambria Math" w:hAnsi="Cambria Math" w:cs="Times New Roman"/>
                    </w:rPr>
                  </w:rPrChange>
                </w:rPr>
                <m:t>ψ</m:t>
              </m:r>
            </m:sub>
          </m:sSub>
          <m:d>
            <m:dPr>
              <m:ctrlPr>
                <w:ins w:id="1662" w:author="Valcin, Vieux" w:date="2025-10-24T12:18:00Z" w16du:dateUtc="2025-10-24T16:18:00Z">
                  <w:rPr>
                    <w:rFonts w:ascii="Cambria Math" w:hAnsi="Cambria Math" w:cs="Times New Roman"/>
                    <w:i/>
                    <w:highlight w:val="yellow"/>
                  </w:rPr>
                </w:ins>
              </m:ctrlPr>
            </m:dPr>
            <m:e>
              <m:sSub>
                <m:sSubPr>
                  <m:ctrlPr>
                    <w:ins w:id="1663"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64"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665" w:author="Valcin, Vieux" w:date="2025-10-24T13:02:00Z" w16du:dateUtc="2025-10-24T17:02:00Z">
                        <w:rPr>
                          <w:rFonts w:ascii="Cambria Math" w:hAnsi="Cambria Math" w:cs="Times New Roman"/>
                        </w:rPr>
                      </w:rPrChange>
                    </w:rPr>
                    <m:t>ij</m:t>
                  </m:r>
                </m:sub>
              </m:sSub>
            </m:e>
          </m:d>
          <m:r>
            <w:rPr>
              <w:rFonts w:ascii="Cambria Math" w:hAnsi="Cambria Math" w:cs="Times New Roman"/>
              <w:highlight w:val="yellow"/>
              <w:rPrChange w:id="1666" w:author="Valcin, Vieux" w:date="2025-10-24T13:02:00Z" w16du:dateUtc="2025-10-24T17:02:00Z">
                <w:rPr>
                  <w:rFonts w:ascii="Cambria Math" w:hAnsi="Cambria Math" w:cs="Times New Roman"/>
                </w:rPr>
              </w:rPrChange>
            </w:rPr>
            <m:t>=</m:t>
          </m:r>
          <m:sSub>
            <m:sSubPr>
              <m:ctrlPr>
                <w:ins w:id="1667" w:author="Valcin, Vieux" w:date="2025-10-24T11:34:00Z" w16du:dateUtc="2025-10-24T15:34:00Z">
                  <w:rPr>
                    <w:rFonts w:ascii="Cambria Math" w:hAnsi="Cambria Math" w:cs="Times New Roman"/>
                    <w:highlight w:val="yellow"/>
                  </w:rPr>
                </w:ins>
              </m:ctrlPr>
            </m:sSubPr>
            <m:e>
              <m:r>
                <m:rPr>
                  <m:nor/>
                </m:rPr>
                <w:rPr>
                  <w:rFonts w:ascii="Times New Roman" w:hAnsi="Times New Roman" w:cs="Times New Roman"/>
                  <w:highlight w:val="yellow"/>
                  <w:rPrChange w:id="1668" w:author="Valcin, Vieux" w:date="2025-10-24T13:02:00Z" w16du:dateUtc="2025-10-24T17:02:00Z">
                    <w:rPr>
                      <w:rFonts w:ascii="Times New Roman" w:hAnsi="Times New Roman" w:cs="Times New Roman"/>
                    </w:rPr>
                  </w:rPrChange>
                </w:rPr>
                <m:t>Linear</m:t>
              </m:r>
            </m:e>
            <m:sub>
              <m:r>
                <w:rPr>
                  <w:rFonts w:ascii="Cambria Math" w:hAnsi="Cambria Math" w:cs="Times New Roman"/>
                  <w:highlight w:val="yellow"/>
                  <w:rPrChange w:id="1669" w:author="Valcin, Vieux" w:date="2025-10-24T13:02:00Z" w16du:dateUtc="2025-10-24T17:02:00Z">
                    <w:rPr>
                      <w:rFonts w:ascii="Cambria Math" w:hAnsi="Cambria Math" w:cs="Times New Roman"/>
                    </w:rPr>
                  </w:rPrChange>
                </w:rPr>
                <m:t>1</m:t>
              </m:r>
            </m:sub>
          </m:sSub>
          <m:d>
            <m:dPr>
              <m:ctrlPr>
                <w:ins w:id="1670" w:author="Valcin, Vieux" w:date="2025-10-24T12:18:00Z" w16du:dateUtc="2025-10-24T16:18:00Z">
                  <w:rPr>
                    <w:rFonts w:ascii="Cambria Math" w:hAnsi="Cambria Math" w:cs="Times New Roman"/>
                    <w:i/>
                    <w:highlight w:val="yellow"/>
                  </w:rPr>
                </w:ins>
              </m:ctrlPr>
            </m:dPr>
            <m:e>
              <m:r>
                <m:rPr>
                  <m:nor/>
                </m:rPr>
                <w:rPr>
                  <w:rFonts w:ascii="Times New Roman" w:hAnsi="Times New Roman" w:cs="Times New Roman"/>
                  <w:highlight w:val="yellow"/>
                  <w:rPrChange w:id="1671" w:author="Valcin, Vieux" w:date="2025-10-24T13:02:00Z" w16du:dateUtc="2025-10-24T17:02:00Z">
                    <w:rPr>
                      <w:rFonts w:ascii="Times New Roman" w:hAnsi="Times New Roman" w:cs="Times New Roman"/>
                    </w:rPr>
                  </w:rPrChange>
                </w:rPr>
                <m:t>ReLU</m:t>
              </m:r>
              <m:d>
                <m:dPr>
                  <m:ctrlPr>
                    <w:ins w:id="1672" w:author="Valcin, Vieux" w:date="2025-10-24T12:18:00Z" w16du:dateUtc="2025-10-24T16:18:00Z">
                      <w:rPr>
                        <w:rFonts w:ascii="Cambria Math" w:hAnsi="Cambria Math" w:cs="Times New Roman"/>
                        <w:i/>
                        <w:highlight w:val="yellow"/>
                      </w:rPr>
                    </w:ins>
                  </m:ctrlPr>
                </m:dPr>
                <m:e>
                  <m:sSub>
                    <m:sSubPr>
                      <m:ctrlPr>
                        <w:ins w:id="1673" w:author="Valcin, Vieux" w:date="2025-10-24T11:34:00Z" w16du:dateUtc="2025-10-24T15:34:00Z">
                          <w:rPr>
                            <w:rFonts w:ascii="Cambria Math" w:hAnsi="Cambria Math" w:cs="Times New Roman"/>
                            <w:highlight w:val="yellow"/>
                          </w:rPr>
                        </w:ins>
                      </m:ctrlPr>
                    </m:sSubPr>
                    <m:e>
                      <m:r>
                        <m:rPr>
                          <m:nor/>
                        </m:rPr>
                        <w:rPr>
                          <w:rFonts w:ascii="Times New Roman" w:hAnsi="Times New Roman" w:cs="Times New Roman"/>
                          <w:highlight w:val="yellow"/>
                          <w:rPrChange w:id="1674" w:author="Valcin, Vieux" w:date="2025-10-24T13:02:00Z" w16du:dateUtc="2025-10-24T17:02:00Z">
                            <w:rPr>
                              <w:rFonts w:ascii="Times New Roman" w:hAnsi="Times New Roman" w:cs="Times New Roman"/>
                            </w:rPr>
                          </w:rPrChange>
                        </w:rPr>
                        <m:t>Linear</m:t>
                      </m:r>
                    </m:e>
                    <m:sub>
                      <m:r>
                        <w:rPr>
                          <w:rFonts w:ascii="Cambria Math" w:hAnsi="Cambria Math" w:cs="Times New Roman"/>
                          <w:highlight w:val="yellow"/>
                          <w:rPrChange w:id="1675" w:author="Valcin, Vieux" w:date="2025-10-24T13:02:00Z" w16du:dateUtc="2025-10-24T17:02:00Z">
                            <w:rPr>
                              <w:rFonts w:ascii="Cambria Math" w:hAnsi="Cambria Math" w:cs="Times New Roman"/>
                            </w:rPr>
                          </w:rPrChange>
                        </w:rPr>
                        <m:t>32</m:t>
                      </m:r>
                    </m:sub>
                  </m:sSub>
                  <m:d>
                    <m:dPr>
                      <m:ctrlPr>
                        <w:ins w:id="1676" w:author="Valcin, Vieux" w:date="2025-10-24T12:18:00Z" w16du:dateUtc="2025-10-24T16:18:00Z">
                          <w:rPr>
                            <w:rFonts w:ascii="Cambria Math" w:hAnsi="Cambria Math" w:cs="Times New Roman"/>
                            <w:i/>
                            <w:highlight w:val="yellow"/>
                          </w:rPr>
                        </w:ins>
                      </m:ctrlPr>
                    </m:dPr>
                    <m:e>
                      <m:r>
                        <m:rPr>
                          <m:nor/>
                        </m:rPr>
                        <w:rPr>
                          <w:rFonts w:ascii="Times New Roman" w:hAnsi="Times New Roman" w:cs="Times New Roman"/>
                          <w:highlight w:val="yellow"/>
                          <w:rPrChange w:id="1677" w:author="Valcin, Vieux" w:date="2025-10-24T13:02:00Z" w16du:dateUtc="2025-10-24T17:02:00Z">
                            <w:rPr>
                              <w:rFonts w:ascii="Times New Roman" w:hAnsi="Times New Roman" w:cs="Times New Roman"/>
                            </w:rPr>
                          </w:rPrChange>
                        </w:rPr>
                        <m:t>ReLU</m:t>
                      </m:r>
                      <m:d>
                        <m:dPr>
                          <m:ctrlPr>
                            <w:ins w:id="1678" w:author="Valcin, Vieux" w:date="2025-10-24T12:18:00Z" w16du:dateUtc="2025-10-24T16:18:00Z">
                              <w:rPr>
                                <w:rFonts w:ascii="Cambria Math" w:hAnsi="Cambria Math" w:cs="Times New Roman"/>
                                <w:i/>
                                <w:highlight w:val="yellow"/>
                              </w:rPr>
                            </w:ins>
                          </m:ctrlPr>
                        </m:dPr>
                        <m:e>
                          <m:sSub>
                            <m:sSubPr>
                              <m:ctrlPr>
                                <w:ins w:id="1679" w:author="Valcin, Vieux" w:date="2025-10-24T11:34:00Z" w16du:dateUtc="2025-10-24T15:34:00Z">
                                  <w:rPr>
                                    <w:rFonts w:ascii="Cambria Math" w:hAnsi="Cambria Math" w:cs="Times New Roman"/>
                                    <w:highlight w:val="yellow"/>
                                  </w:rPr>
                                </w:ins>
                              </m:ctrlPr>
                            </m:sSubPr>
                            <m:e>
                              <m:r>
                                <m:rPr>
                                  <m:nor/>
                                </m:rPr>
                                <w:rPr>
                                  <w:rFonts w:ascii="Times New Roman" w:hAnsi="Times New Roman" w:cs="Times New Roman"/>
                                  <w:highlight w:val="yellow"/>
                                  <w:rPrChange w:id="1680" w:author="Valcin, Vieux" w:date="2025-10-24T13:02:00Z" w16du:dateUtc="2025-10-24T17:02:00Z">
                                    <w:rPr>
                                      <w:rFonts w:ascii="Times New Roman" w:hAnsi="Times New Roman" w:cs="Times New Roman"/>
                                    </w:rPr>
                                  </w:rPrChange>
                                </w:rPr>
                                <m:t>Linear</m:t>
                              </m:r>
                            </m:e>
                            <m:sub>
                              <m:r>
                                <w:rPr>
                                  <w:rFonts w:ascii="Cambria Math" w:hAnsi="Cambria Math" w:cs="Times New Roman"/>
                                  <w:highlight w:val="yellow"/>
                                  <w:rPrChange w:id="1681" w:author="Valcin, Vieux" w:date="2025-10-24T13:02:00Z" w16du:dateUtc="2025-10-24T17:02:00Z">
                                    <w:rPr>
                                      <w:rFonts w:ascii="Cambria Math" w:hAnsi="Cambria Math" w:cs="Times New Roman"/>
                                    </w:rPr>
                                  </w:rPrChange>
                                </w:rPr>
                                <m:t>64</m:t>
                              </m:r>
                            </m:sub>
                          </m:sSub>
                          <m:d>
                            <m:dPr>
                              <m:ctrlPr>
                                <w:ins w:id="1682" w:author="Valcin, Vieux" w:date="2025-10-24T12:18:00Z" w16du:dateUtc="2025-10-24T16:18:00Z">
                                  <w:rPr>
                                    <w:rFonts w:ascii="Cambria Math" w:hAnsi="Cambria Math" w:cs="Times New Roman"/>
                                    <w:i/>
                                    <w:highlight w:val="yellow"/>
                                  </w:rPr>
                                </w:ins>
                              </m:ctrlPr>
                            </m:dPr>
                            <m:e>
                              <m:sSub>
                                <m:sSubPr>
                                  <m:ctrlPr>
                                    <w:ins w:id="1683"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84"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685" w:author="Valcin, Vieux" w:date="2025-10-24T13:02:00Z" w16du:dateUtc="2025-10-24T17:02:00Z">
                                        <w:rPr>
                                          <w:rFonts w:ascii="Cambria Math" w:hAnsi="Cambria Math" w:cs="Times New Roman"/>
                                        </w:rPr>
                                      </w:rPrChange>
                                    </w:rPr>
                                    <m:t>ij</m:t>
                                  </m:r>
                                </m:sub>
                              </m:sSub>
                            </m:e>
                          </m:d>
                        </m:e>
                      </m:d>
                    </m:e>
                  </m:d>
                </m:e>
              </m:d>
            </m:e>
          </m:d>
        </m:oMath>
      </m:oMathPara>
    </w:p>
    <w:p w14:paraId="3F08EE3C" w14:textId="77777777" w:rsidR="00EF1988" w:rsidRPr="007658BD" w:rsidRDefault="00591BCA">
      <w:pPr>
        <w:pStyle w:val="Heading4"/>
        <w:rPr>
          <w:rFonts w:ascii="Times New Roman" w:hAnsi="Times New Roman" w:cs="Times New Roman"/>
          <w:color w:val="auto"/>
          <w:highlight w:val="yellow"/>
          <w:rPrChange w:id="1686" w:author="Valcin, Vieux" w:date="2025-10-24T13:02:00Z" w16du:dateUtc="2025-10-24T17:02:00Z">
            <w:rPr>
              <w:rFonts w:ascii="Times New Roman" w:hAnsi="Times New Roman" w:cs="Times New Roman"/>
              <w:color w:val="auto"/>
            </w:rPr>
          </w:rPrChange>
        </w:rPr>
      </w:pPr>
      <w:bookmarkStart w:id="1687" w:name="context-vector"/>
      <w:r w:rsidRPr="007658BD">
        <w:rPr>
          <w:rFonts w:ascii="Times New Roman" w:hAnsi="Times New Roman" w:cs="Times New Roman"/>
          <w:color w:val="auto"/>
          <w:highlight w:val="yellow"/>
          <w:rPrChange w:id="1688" w:author="Valcin, Vieux" w:date="2025-10-24T13:02:00Z" w16du:dateUtc="2025-10-24T17:02:00Z">
            <w:rPr>
              <w:rFonts w:ascii="Times New Roman" w:hAnsi="Times New Roman" w:cs="Times New Roman"/>
              <w:color w:val="auto"/>
            </w:rPr>
          </w:rPrChange>
        </w:rPr>
        <w:t>2.4.2 Context Vector</w:t>
      </w:r>
      <w:bookmarkEnd w:id="1687"/>
    </w:p>
    <w:p w14:paraId="54A840D2" w14:textId="77777777" w:rsidR="00EF1988" w:rsidRPr="007658BD" w:rsidRDefault="00591BCA">
      <w:pPr>
        <w:pStyle w:val="FirstParagraph"/>
        <w:rPr>
          <w:rFonts w:ascii="Times New Roman" w:hAnsi="Times New Roman" w:cs="Times New Roman"/>
          <w:highlight w:val="yellow"/>
          <w:rPrChange w:id="1689"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690" w:author="Valcin, Vieux" w:date="2025-10-24T13:02:00Z" w16du:dateUtc="2025-10-24T17:02:00Z">
            <w:rPr>
              <w:rFonts w:ascii="Times New Roman" w:hAnsi="Times New Roman" w:cs="Times New Roman"/>
            </w:rPr>
          </w:rPrChange>
        </w:rPr>
        <w:t xml:space="preserve">The context vector </w:t>
      </w:r>
      <m:oMath>
        <m:sSub>
          <m:sSubPr>
            <m:ctrlPr>
              <w:ins w:id="1691"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692"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693" w:author="Valcin, Vieux" w:date="2025-10-24T13:02:00Z" w16du:dateUtc="2025-10-24T17:02:00Z">
                  <w:rPr>
                    <w:rFonts w:ascii="Cambria Math" w:hAnsi="Cambria Math" w:cs="Times New Roman"/>
                  </w:rPr>
                </w:rPrChange>
              </w:rPr>
              <m:t>i</m:t>
            </m:r>
          </m:sub>
        </m:sSub>
        <m:r>
          <w:rPr>
            <w:rFonts w:ascii="Cambria Math" w:hAnsi="Cambria Math" w:cs="Times New Roman" w:hint="eastAsia"/>
            <w:highlight w:val="yellow"/>
            <w:rPrChange w:id="1694" w:author="Valcin, Vieux" w:date="2025-10-24T13:02:00Z" w16du:dateUtc="2025-10-24T17:02:00Z">
              <w:rPr>
                <w:rFonts w:ascii="Cambria Math" w:hAnsi="Cambria Math" w:cs="Times New Roman" w:hint="eastAsia"/>
              </w:rPr>
            </w:rPrChange>
          </w:rPr>
          <m:t>∈</m:t>
        </m:r>
        <m:sSup>
          <m:sSupPr>
            <m:ctrlPr>
              <w:ins w:id="1695" w:author="Valcin, Vieux" w:date="2025-10-24T11:34:00Z" w16du:dateUtc="2025-10-24T15:34:00Z">
                <w:rPr>
                  <w:rFonts w:ascii="Cambria Math" w:hAnsi="Cambria Math" w:cs="Times New Roman"/>
                  <w:highlight w:val="yellow"/>
                </w:rPr>
              </w:ins>
            </m:ctrlPr>
          </m:sSupPr>
          <m:e>
            <m:r>
              <m:rPr>
                <m:scr m:val="double-struck"/>
                <m:sty m:val="p"/>
              </m:rPr>
              <w:rPr>
                <w:rFonts w:ascii="Cambria Math" w:hAnsi="Cambria Math" w:cs="Times New Roman"/>
                <w:highlight w:val="yellow"/>
                <w:rPrChange w:id="1696" w:author="Valcin, Vieux" w:date="2025-10-24T13:02:00Z" w16du:dateUtc="2025-10-24T17:02:00Z">
                  <w:rPr>
                    <w:rFonts w:ascii="Cambria Math" w:hAnsi="Cambria Math" w:cs="Times New Roman"/>
                  </w:rPr>
                </w:rPrChange>
              </w:rPr>
              <m:t>R</m:t>
            </m:r>
          </m:e>
          <m:sup>
            <m:r>
              <w:rPr>
                <w:rFonts w:ascii="Cambria Math" w:hAnsi="Cambria Math" w:cs="Times New Roman"/>
                <w:highlight w:val="yellow"/>
                <w:rPrChange w:id="1697" w:author="Valcin, Vieux" w:date="2025-10-24T13:02:00Z" w16du:dateUtc="2025-10-24T17:02:00Z">
                  <w:rPr>
                    <w:rFonts w:ascii="Cambria Math" w:hAnsi="Cambria Math" w:cs="Times New Roman"/>
                  </w:rPr>
                </w:rPrChange>
              </w:rPr>
              <m:t>20</m:t>
            </m:r>
          </m:sup>
        </m:sSup>
      </m:oMath>
      <w:r w:rsidRPr="007658BD">
        <w:rPr>
          <w:rFonts w:ascii="Times New Roman" w:hAnsi="Times New Roman" w:cs="Times New Roman"/>
          <w:highlight w:val="yellow"/>
          <w:rPrChange w:id="1698" w:author="Valcin, Vieux" w:date="2025-10-24T13:02:00Z" w16du:dateUtc="2025-10-24T17:02:00Z">
            <w:rPr>
              <w:rFonts w:ascii="Times New Roman" w:hAnsi="Times New Roman" w:cs="Times New Roman"/>
            </w:rPr>
          </w:rPrChange>
        </w:rPr>
        <w:t xml:space="preserve"> encodes:</w:t>
      </w:r>
    </w:p>
    <w:p w14:paraId="55CBAE00" w14:textId="16F29DB9" w:rsidR="00EF1988" w:rsidRPr="007658BD" w:rsidRDefault="00591BCA">
      <w:pPr>
        <w:pStyle w:val="Compact"/>
        <w:numPr>
          <w:ilvl w:val="0"/>
          <w:numId w:val="7"/>
        </w:numPr>
        <w:rPr>
          <w:rFonts w:ascii="Times New Roman" w:hAnsi="Times New Roman" w:cs="Times New Roman"/>
          <w:highlight w:val="yellow"/>
          <w:rPrChange w:id="1699"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700" w:author="Valcin, Vieux" w:date="2025-10-24T13:02:00Z" w16du:dateUtc="2025-10-24T17:02:00Z">
            <w:rPr>
              <w:rFonts w:ascii="Times New Roman" w:hAnsi="Times New Roman" w:cs="Times New Roman"/>
              <w:b/>
            </w:rPr>
          </w:rPrChange>
        </w:rPr>
        <w:t>Engagement level:</w:t>
      </w:r>
      <w:r w:rsidRPr="007658BD">
        <w:rPr>
          <w:rFonts w:ascii="Times New Roman" w:hAnsi="Times New Roman" w:cs="Times New Roman"/>
          <w:highlight w:val="yellow"/>
          <w:rPrChange w:id="1701" w:author="Valcin, Vieux" w:date="2025-10-24T13:02:00Z" w16du:dateUtc="2025-10-24T17:02:00Z">
            <w:rPr>
              <w:rFonts w:ascii="Times New Roman" w:hAnsi="Times New Roman" w:cs="Times New Roman"/>
            </w:rPr>
          </w:rPrChange>
        </w:rPr>
        <w:t xml:space="preserve"> </w:t>
      </w:r>
      <m:oMath>
        <m:sSub>
          <m:sSubPr>
            <m:ctrlPr>
              <w:ins w:id="1702"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703"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704" w:author="Valcin, Vieux" w:date="2025-10-24T13:02:00Z" w16du:dateUtc="2025-10-24T17:02:00Z">
                  <w:rPr>
                    <w:rFonts w:ascii="Cambria Math" w:hAnsi="Cambria Math" w:cs="Times New Roman"/>
                  </w:rPr>
                </w:rPrChange>
              </w:rPr>
              <m:t>i</m:t>
            </m:r>
          </m:sub>
        </m:sSub>
        <m:d>
          <m:dPr>
            <m:begChr m:val="["/>
            <m:endChr m:val="]"/>
            <m:ctrlPr>
              <w:ins w:id="1705"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706" w:author="Valcin, Vieux" w:date="2025-10-24T13:02:00Z" w16du:dateUtc="2025-10-24T17:02:00Z">
                  <w:rPr>
                    <w:rFonts w:ascii="Cambria Math" w:hAnsi="Cambria Math" w:cs="Times New Roman"/>
                  </w:rPr>
                </w:rPrChange>
              </w:rPr>
              <m:t>0</m:t>
            </m:r>
          </m:e>
        </m:d>
        <m:r>
          <w:rPr>
            <w:rFonts w:ascii="Cambria Math" w:hAnsi="Cambria Math" w:cs="Times New Roman"/>
            <w:highlight w:val="yellow"/>
            <w:rPrChange w:id="1707" w:author="Valcin, Vieux" w:date="2025-10-24T13:02:00Z" w16du:dateUtc="2025-10-24T17:02:00Z">
              <w:rPr>
                <w:rFonts w:ascii="Cambria Math" w:hAnsi="Cambria Math" w:cs="Times New Roman"/>
              </w:rPr>
            </w:rPrChange>
          </w:rPr>
          <m:t>=</m:t>
        </m:r>
        <m:r>
          <m:rPr>
            <m:nor/>
          </m:rPr>
          <w:rPr>
            <w:rFonts w:ascii="Times New Roman" w:hAnsi="Times New Roman" w:cs="Times New Roman"/>
            <w:highlight w:val="yellow"/>
            <w:rPrChange w:id="1708" w:author="Valcin, Vieux" w:date="2025-10-24T13:02:00Z" w16du:dateUtc="2025-10-24T17:02:00Z">
              <w:rPr>
                <w:rFonts w:ascii="Times New Roman" w:hAnsi="Times New Roman" w:cs="Times New Roman"/>
              </w:rPr>
            </w:rPrChange>
          </w:rPr>
          <m:t>interactions_per_day</m:t>
        </m:r>
      </m:oMath>
    </w:p>
    <w:p w14:paraId="01DF1D8E" w14:textId="11298114" w:rsidR="00EF1988" w:rsidRPr="007658BD" w:rsidRDefault="00591BCA">
      <w:pPr>
        <w:pStyle w:val="Compact"/>
        <w:numPr>
          <w:ilvl w:val="0"/>
          <w:numId w:val="7"/>
        </w:numPr>
        <w:rPr>
          <w:rFonts w:ascii="Times New Roman" w:hAnsi="Times New Roman" w:cs="Times New Roman"/>
          <w:highlight w:val="yellow"/>
          <w:rPrChange w:id="1709"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710" w:author="Valcin, Vieux" w:date="2025-10-24T13:02:00Z" w16du:dateUtc="2025-10-24T17:02:00Z">
            <w:rPr>
              <w:rFonts w:ascii="Times New Roman" w:hAnsi="Times New Roman" w:cs="Times New Roman"/>
              <w:b/>
            </w:rPr>
          </w:rPrChange>
        </w:rPr>
        <w:t>Recent activity:</w:t>
      </w:r>
      <w:r w:rsidRPr="007658BD">
        <w:rPr>
          <w:rFonts w:ascii="Times New Roman" w:hAnsi="Times New Roman" w:cs="Times New Roman"/>
          <w:highlight w:val="yellow"/>
          <w:rPrChange w:id="1711" w:author="Valcin, Vieux" w:date="2025-10-24T13:02:00Z" w16du:dateUtc="2025-10-24T17:02:00Z">
            <w:rPr>
              <w:rFonts w:ascii="Times New Roman" w:hAnsi="Times New Roman" w:cs="Times New Roman"/>
            </w:rPr>
          </w:rPrChange>
        </w:rPr>
        <w:t xml:space="preserve"> </w:t>
      </w:r>
      <m:oMath>
        <m:sSub>
          <m:sSubPr>
            <m:ctrlPr>
              <w:ins w:id="1712"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713"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714" w:author="Valcin, Vieux" w:date="2025-10-24T13:02:00Z" w16du:dateUtc="2025-10-24T17:02:00Z">
                  <w:rPr>
                    <w:rFonts w:ascii="Cambria Math" w:hAnsi="Cambria Math" w:cs="Times New Roman"/>
                  </w:rPr>
                </w:rPrChange>
              </w:rPr>
              <m:t>i</m:t>
            </m:r>
          </m:sub>
        </m:sSub>
        <m:d>
          <m:dPr>
            <m:begChr m:val="["/>
            <m:endChr m:val="]"/>
            <m:ctrlPr>
              <w:ins w:id="1715"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716" w:author="Valcin, Vieux" w:date="2025-10-24T13:02:00Z" w16du:dateUtc="2025-10-24T17:02:00Z">
                  <w:rPr>
                    <w:rFonts w:ascii="Cambria Math" w:hAnsi="Cambria Math" w:cs="Times New Roman"/>
                  </w:rPr>
                </w:rPrChange>
              </w:rPr>
              <m:t>1</m:t>
            </m:r>
          </m:e>
        </m:d>
        <m:r>
          <w:rPr>
            <w:rFonts w:ascii="Cambria Math" w:hAnsi="Cambria Math" w:cs="Times New Roman"/>
            <w:highlight w:val="yellow"/>
            <w:rPrChange w:id="1717" w:author="Valcin, Vieux" w:date="2025-10-24T13:02:00Z" w16du:dateUtc="2025-10-24T17:02:00Z">
              <w:rPr>
                <w:rFonts w:ascii="Cambria Math" w:hAnsi="Cambria Math" w:cs="Times New Roman"/>
              </w:rPr>
            </w:rPrChange>
          </w:rPr>
          <m:t>=σ</m:t>
        </m:r>
        <m:d>
          <m:dPr>
            <m:ctrlPr>
              <w:ins w:id="1718" w:author="Valcin, Vieux" w:date="2025-10-24T12:18:00Z" w16du:dateUtc="2025-10-24T16:18:00Z">
                <w:rPr>
                  <w:rFonts w:ascii="Cambria Math" w:hAnsi="Cambria Math" w:cs="Times New Roman"/>
                  <w:i/>
                  <w:highlight w:val="yellow"/>
                </w:rPr>
              </w:ins>
            </m:ctrlPr>
          </m:dPr>
          <m:e>
            <m:r>
              <m:rPr>
                <m:nor/>
              </m:rPr>
              <w:rPr>
                <w:rFonts w:ascii="Times New Roman" w:hAnsi="Times New Roman" w:cs="Times New Roman"/>
                <w:highlight w:val="yellow"/>
                <w:rPrChange w:id="1719" w:author="Valcin, Vieux" w:date="2025-10-24T13:02:00Z" w16du:dateUtc="2025-10-24T17:02:00Z">
                  <w:rPr>
                    <w:rFonts w:ascii="Times New Roman" w:hAnsi="Times New Roman" w:cs="Times New Roman"/>
                  </w:rPr>
                </w:rPrChange>
              </w:rPr>
              <m:t>posts_last_24h</m:t>
            </m:r>
          </m:e>
        </m:d>
      </m:oMath>
    </w:p>
    <w:p w14:paraId="677D851C" w14:textId="21FEE6FA" w:rsidR="00EF1988" w:rsidRPr="007658BD" w:rsidRDefault="00591BCA">
      <w:pPr>
        <w:pStyle w:val="Compact"/>
        <w:numPr>
          <w:ilvl w:val="0"/>
          <w:numId w:val="7"/>
        </w:numPr>
        <w:rPr>
          <w:rFonts w:ascii="Times New Roman" w:hAnsi="Times New Roman" w:cs="Times New Roman"/>
          <w:highlight w:val="yellow"/>
          <w:lang w:val="fr-FR"/>
          <w:rPrChange w:id="1720" w:author="Valcin, Vieux" w:date="2025-10-24T13:02:00Z" w16du:dateUtc="2025-10-24T17:02:00Z">
            <w:rPr>
              <w:rFonts w:ascii="Times New Roman" w:hAnsi="Times New Roman" w:cs="Times New Roman"/>
              <w:lang w:val="fr-FR"/>
            </w:rPr>
          </w:rPrChange>
        </w:rPr>
      </w:pPr>
      <w:r w:rsidRPr="007658BD">
        <w:rPr>
          <w:rFonts w:ascii="Times New Roman" w:hAnsi="Times New Roman" w:cs="Times New Roman"/>
          <w:b/>
          <w:highlight w:val="yellow"/>
          <w:lang w:val="fr-FR"/>
          <w:rPrChange w:id="1721" w:author="Valcin, Vieux" w:date="2025-10-24T13:02:00Z" w16du:dateUtc="2025-10-24T17:02:00Z">
            <w:rPr>
              <w:rFonts w:ascii="Times New Roman" w:hAnsi="Times New Roman" w:cs="Times New Roman"/>
              <w:b/>
              <w:lang w:val="fr-FR"/>
            </w:rPr>
          </w:rPrChange>
        </w:rPr>
        <w:t xml:space="preserve">Topic </w:t>
      </w:r>
      <w:proofErr w:type="gramStart"/>
      <w:r w:rsidRPr="007658BD">
        <w:rPr>
          <w:rFonts w:ascii="Times New Roman" w:hAnsi="Times New Roman" w:cs="Times New Roman"/>
          <w:b/>
          <w:highlight w:val="yellow"/>
          <w:lang w:val="fr-FR"/>
          <w:rPrChange w:id="1722" w:author="Valcin, Vieux" w:date="2025-10-24T13:02:00Z" w16du:dateUtc="2025-10-24T17:02:00Z">
            <w:rPr>
              <w:rFonts w:ascii="Times New Roman" w:hAnsi="Times New Roman" w:cs="Times New Roman"/>
              <w:b/>
              <w:lang w:val="fr-FR"/>
            </w:rPr>
          </w:rPrChange>
        </w:rPr>
        <w:t>distribution:</w:t>
      </w:r>
      <w:proofErr w:type="gramEnd"/>
      <w:r w:rsidRPr="007658BD">
        <w:rPr>
          <w:rFonts w:ascii="Times New Roman" w:hAnsi="Times New Roman" w:cs="Times New Roman"/>
          <w:highlight w:val="yellow"/>
          <w:lang w:val="fr-FR"/>
          <w:rPrChange w:id="1723" w:author="Valcin, Vieux" w:date="2025-10-24T13:02:00Z" w16du:dateUtc="2025-10-24T17:02:00Z">
            <w:rPr>
              <w:rFonts w:ascii="Times New Roman" w:hAnsi="Times New Roman" w:cs="Times New Roman"/>
              <w:lang w:val="fr-FR"/>
            </w:rPr>
          </w:rPrChange>
        </w:rPr>
        <w:t xml:space="preserve"> </w:t>
      </w:r>
      <m:oMath>
        <m:sSub>
          <m:sSubPr>
            <m:ctrlPr>
              <w:ins w:id="1724"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725"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726" w:author="Valcin, Vieux" w:date="2025-10-24T13:02:00Z" w16du:dateUtc="2025-10-24T17:02:00Z">
                  <w:rPr>
                    <w:rFonts w:ascii="Cambria Math" w:hAnsi="Cambria Math" w:cs="Times New Roman"/>
                  </w:rPr>
                </w:rPrChange>
              </w:rPr>
              <m:t>i</m:t>
            </m:r>
          </m:sub>
        </m:sSub>
        <m:d>
          <m:dPr>
            <m:begChr m:val="["/>
            <m:endChr m:val="]"/>
            <m:ctrlPr>
              <w:ins w:id="1727" w:author="Valcin, Vieux" w:date="2025-10-24T12:18:00Z" w16du:dateUtc="2025-10-24T16:18:00Z">
                <w:rPr>
                  <w:rFonts w:ascii="Cambria Math" w:hAnsi="Cambria Math" w:cs="Times New Roman"/>
                  <w:i/>
                  <w:highlight w:val="yellow"/>
                  <w:lang w:val="fr-FR"/>
                </w:rPr>
              </w:ins>
            </m:ctrlPr>
          </m:dPr>
          <m:e>
            <m:r>
              <w:rPr>
                <w:rFonts w:ascii="Cambria Math" w:hAnsi="Cambria Math" w:cs="Times New Roman"/>
                <w:highlight w:val="yellow"/>
                <w:lang w:val="fr-FR"/>
                <w:rPrChange w:id="1728" w:author="Valcin, Vieux" w:date="2025-10-24T13:02:00Z" w16du:dateUtc="2025-10-24T17:02:00Z">
                  <w:rPr>
                    <w:rFonts w:ascii="Cambria Math" w:hAnsi="Cambria Math" w:cs="Times New Roman"/>
                    <w:lang w:val="fr-FR"/>
                  </w:rPr>
                </w:rPrChange>
              </w:rPr>
              <m:t>2 :12</m:t>
            </m:r>
          </m:e>
        </m:d>
        <m:r>
          <w:rPr>
            <w:rFonts w:ascii="Cambria Math" w:hAnsi="Cambria Math" w:cs="Times New Roman"/>
            <w:highlight w:val="yellow"/>
            <w:lang w:val="fr-FR"/>
            <w:rPrChange w:id="1729" w:author="Valcin, Vieux" w:date="2025-10-24T13:02:00Z" w16du:dateUtc="2025-10-24T17:02:00Z">
              <w:rPr>
                <w:rFonts w:ascii="Cambria Math" w:hAnsi="Cambria Math" w:cs="Times New Roman"/>
                <w:lang w:val="fr-FR"/>
              </w:rPr>
            </w:rPrChange>
          </w:rPr>
          <m:t>=</m:t>
        </m:r>
        <m:r>
          <m:rPr>
            <m:nor/>
          </m:rPr>
          <w:rPr>
            <w:rFonts w:ascii="Times New Roman" w:hAnsi="Times New Roman" w:cs="Times New Roman"/>
            <w:highlight w:val="yellow"/>
            <w:lang w:val="fr-FR"/>
            <w:rPrChange w:id="1730" w:author="Valcin, Vieux" w:date="2025-10-24T13:02:00Z" w16du:dateUtc="2025-10-24T17:02:00Z">
              <w:rPr>
                <w:rFonts w:ascii="Times New Roman" w:hAnsi="Times New Roman" w:cs="Times New Roman"/>
                <w:lang w:val="fr-FR"/>
              </w:rPr>
            </w:rPrChange>
          </w:rPr>
          <m:t>LDA_topics</m:t>
        </m:r>
      </m:oMath>
    </w:p>
    <w:p w14:paraId="556869AD" w14:textId="26D98595" w:rsidR="00EF1988" w:rsidRPr="007658BD" w:rsidRDefault="00591BCA">
      <w:pPr>
        <w:pStyle w:val="Compact"/>
        <w:numPr>
          <w:ilvl w:val="0"/>
          <w:numId w:val="7"/>
        </w:numPr>
        <w:rPr>
          <w:rFonts w:ascii="Times New Roman" w:hAnsi="Times New Roman" w:cs="Times New Roman"/>
          <w:highlight w:val="yellow"/>
          <w:lang w:val="fr-FR"/>
          <w:rPrChange w:id="1731" w:author="Valcin, Vieux" w:date="2025-10-24T13:02:00Z" w16du:dateUtc="2025-10-24T17:02:00Z">
            <w:rPr>
              <w:rFonts w:ascii="Times New Roman" w:hAnsi="Times New Roman" w:cs="Times New Roman"/>
              <w:lang w:val="fr-FR"/>
            </w:rPr>
          </w:rPrChange>
        </w:rPr>
      </w:pPr>
      <w:r w:rsidRPr="007658BD">
        <w:rPr>
          <w:rFonts w:ascii="Times New Roman" w:hAnsi="Times New Roman" w:cs="Times New Roman"/>
          <w:b/>
          <w:highlight w:val="yellow"/>
          <w:lang w:val="fr-FR"/>
          <w:rPrChange w:id="1732" w:author="Valcin, Vieux" w:date="2025-10-24T13:02:00Z" w16du:dateUtc="2025-10-24T17:02:00Z">
            <w:rPr>
              <w:rFonts w:ascii="Times New Roman" w:hAnsi="Times New Roman" w:cs="Times New Roman"/>
              <w:b/>
              <w:lang w:val="fr-FR"/>
            </w:rPr>
          </w:rPrChange>
        </w:rPr>
        <w:t xml:space="preserve">Sentiment </w:t>
      </w:r>
      <w:proofErr w:type="gramStart"/>
      <w:r w:rsidRPr="007658BD">
        <w:rPr>
          <w:rFonts w:ascii="Times New Roman" w:hAnsi="Times New Roman" w:cs="Times New Roman"/>
          <w:b/>
          <w:highlight w:val="yellow"/>
          <w:lang w:val="fr-FR"/>
          <w:rPrChange w:id="1733" w:author="Valcin, Vieux" w:date="2025-10-24T13:02:00Z" w16du:dateUtc="2025-10-24T17:02:00Z">
            <w:rPr>
              <w:rFonts w:ascii="Times New Roman" w:hAnsi="Times New Roman" w:cs="Times New Roman"/>
              <w:b/>
              <w:lang w:val="fr-FR"/>
            </w:rPr>
          </w:rPrChange>
        </w:rPr>
        <w:t>score:</w:t>
      </w:r>
      <w:proofErr w:type="gramEnd"/>
      <w:r w:rsidRPr="007658BD">
        <w:rPr>
          <w:rFonts w:ascii="Times New Roman" w:hAnsi="Times New Roman" w:cs="Times New Roman"/>
          <w:highlight w:val="yellow"/>
          <w:lang w:val="fr-FR"/>
          <w:rPrChange w:id="1734" w:author="Valcin, Vieux" w:date="2025-10-24T13:02:00Z" w16du:dateUtc="2025-10-24T17:02:00Z">
            <w:rPr>
              <w:rFonts w:ascii="Times New Roman" w:hAnsi="Times New Roman" w:cs="Times New Roman"/>
              <w:lang w:val="fr-FR"/>
            </w:rPr>
          </w:rPrChange>
        </w:rPr>
        <w:t xml:space="preserve"> </w:t>
      </w:r>
      <m:oMath>
        <m:sSub>
          <m:sSubPr>
            <m:ctrlPr>
              <w:ins w:id="1735"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736"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737" w:author="Valcin, Vieux" w:date="2025-10-24T13:02:00Z" w16du:dateUtc="2025-10-24T17:02:00Z">
                  <w:rPr>
                    <w:rFonts w:ascii="Cambria Math" w:hAnsi="Cambria Math" w:cs="Times New Roman"/>
                  </w:rPr>
                </w:rPrChange>
              </w:rPr>
              <m:t>i</m:t>
            </m:r>
          </m:sub>
        </m:sSub>
        <m:d>
          <m:dPr>
            <m:begChr m:val="["/>
            <m:endChr m:val="]"/>
            <m:ctrlPr>
              <w:ins w:id="1738" w:author="Valcin, Vieux" w:date="2025-10-24T12:18:00Z" w16du:dateUtc="2025-10-24T16:18:00Z">
                <w:rPr>
                  <w:rFonts w:ascii="Cambria Math" w:hAnsi="Cambria Math" w:cs="Times New Roman"/>
                  <w:i/>
                  <w:highlight w:val="yellow"/>
                  <w:lang w:val="fr-FR"/>
                </w:rPr>
              </w:ins>
            </m:ctrlPr>
          </m:dPr>
          <m:e>
            <m:r>
              <w:rPr>
                <w:rFonts w:ascii="Cambria Math" w:hAnsi="Cambria Math" w:cs="Times New Roman"/>
                <w:highlight w:val="yellow"/>
                <w:lang w:val="fr-FR"/>
                <w:rPrChange w:id="1739" w:author="Valcin, Vieux" w:date="2025-10-24T13:02:00Z" w16du:dateUtc="2025-10-24T17:02:00Z">
                  <w:rPr>
                    <w:rFonts w:ascii="Cambria Math" w:hAnsi="Cambria Math" w:cs="Times New Roman"/>
                    <w:lang w:val="fr-FR"/>
                  </w:rPr>
                </w:rPrChange>
              </w:rPr>
              <m:t>12</m:t>
            </m:r>
          </m:e>
        </m:d>
        <m:r>
          <w:rPr>
            <w:rFonts w:ascii="Cambria Math" w:hAnsi="Cambria Math" w:cs="Times New Roman"/>
            <w:highlight w:val="yellow"/>
            <w:lang w:val="fr-FR"/>
            <w:rPrChange w:id="1740" w:author="Valcin, Vieux" w:date="2025-10-24T13:02:00Z" w16du:dateUtc="2025-10-24T17:02:00Z">
              <w:rPr>
                <w:rFonts w:ascii="Cambria Math" w:hAnsi="Cambria Math" w:cs="Times New Roman"/>
                <w:lang w:val="fr-FR"/>
              </w:rPr>
            </w:rPrChange>
          </w:rPr>
          <m:t>=</m:t>
        </m:r>
        <m:r>
          <m:rPr>
            <m:nor/>
          </m:rPr>
          <w:rPr>
            <w:rFonts w:ascii="Times New Roman" w:hAnsi="Times New Roman" w:cs="Times New Roman"/>
            <w:highlight w:val="yellow"/>
            <w:lang w:val="fr-FR"/>
            <w:rPrChange w:id="1741" w:author="Valcin, Vieux" w:date="2025-10-24T13:02:00Z" w16du:dateUtc="2025-10-24T17:02:00Z">
              <w:rPr>
                <w:rFonts w:ascii="Times New Roman" w:hAnsi="Times New Roman" w:cs="Times New Roman"/>
                <w:lang w:val="fr-FR"/>
              </w:rPr>
            </w:rPrChange>
          </w:rPr>
          <m:t>avg_sentiment</m:t>
        </m:r>
      </m:oMath>
    </w:p>
    <w:p w14:paraId="21AAEEE9" w14:textId="538E3AE0" w:rsidR="00EF1988" w:rsidRPr="007658BD" w:rsidRDefault="00591BCA">
      <w:pPr>
        <w:pStyle w:val="Compact"/>
        <w:numPr>
          <w:ilvl w:val="0"/>
          <w:numId w:val="7"/>
        </w:numPr>
        <w:rPr>
          <w:rFonts w:ascii="Times New Roman" w:hAnsi="Times New Roman" w:cs="Times New Roman"/>
          <w:highlight w:val="yellow"/>
          <w:rPrChange w:id="1742"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743" w:author="Valcin, Vieux" w:date="2025-10-24T13:02:00Z" w16du:dateUtc="2025-10-24T17:02:00Z">
            <w:rPr>
              <w:rFonts w:ascii="Times New Roman" w:hAnsi="Times New Roman" w:cs="Times New Roman"/>
              <w:b/>
            </w:rPr>
          </w:rPrChange>
        </w:rPr>
        <w:t>Openness:</w:t>
      </w:r>
      <w:r w:rsidRPr="007658BD">
        <w:rPr>
          <w:rFonts w:ascii="Times New Roman" w:hAnsi="Times New Roman" w:cs="Times New Roman"/>
          <w:highlight w:val="yellow"/>
          <w:rPrChange w:id="1744" w:author="Valcin, Vieux" w:date="2025-10-24T13:02:00Z" w16du:dateUtc="2025-10-24T17:02:00Z">
            <w:rPr>
              <w:rFonts w:ascii="Times New Roman" w:hAnsi="Times New Roman" w:cs="Times New Roman"/>
            </w:rPr>
          </w:rPrChange>
        </w:rPr>
        <w:t xml:space="preserve"> </w:t>
      </w:r>
      <m:oMath>
        <m:sSub>
          <m:sSubPr>
            <m:ctrlPr>
              <w:ins w:id="1745"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746"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747" w:author="Valcin, Vieux" w:date="2025-10-24T13:02:00Z" w16du:dateUtc="2025-10-24T17:02:00Z">
                  <w:rPr>
                    <w:rFonts w:ascii="Cambria Math" w:hAnsi="Cambria Math" w:cs="Times New Roman"/>
                  </w:rPr>
                </w:rPrChange>
              </w:rPr>
              <m:t>i</m:t>
            </m:r>
          </m:sub>
        </m:sSub>
        <m:d>
          <m:dPr>
            <m:begChr m:val="["/>
            <m:endChr m:val="]"/>
            <m:ctrlPr>
              <w:ins w:id="1748"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749" w:author="Valcin, Vieux" w:date="2025-10-24T13:02:00Z" w16du:dateUtc="2025-10-24T17:02:00Z">
                  <w:rPr>
                    <w:rFonts w:ascii="Cambria Math" w:hAnsi="Cambria Math" w:cs="Times New Roman"/>
                  </w:rPr>
                </w:rPrChange>
              </w:rPr>
              <m:t>13</m:t>
            </m:r>
          </m:e>
        </m:d>
        <m:r>
          <w:rPr>
            <w:rFonts w:ascii="Cambria Math" w:hAnsi="Cambria Math" w:cs="Times New Roman"/>
            <w:highlight w:val="yellow"/>
            <w:rPrChange w:id="1750" w:author="Valcin, Vieux" w:date="2025-10-24T13:02:00Z" w16du:dateUtc="2025-10-24T17:02:00Z">
              <w:rPr>
                <w:rFonts w:ascii="Cambria Math" w:hAnsi="Cambria Math" w:cs="Times New Roman"/>
              </w:rPr>
            </w:rPrChange>
          </w:rPr>
          <m:t>=</m:t>
        </m:r>
        <m:r>
          <m:rPr>
            <m:nor/>
          </m:rPr>
          <w:rPr>
            <w:rFonts w:ascii="Times New Roman" w:hAnsi="Times New Roman" w:cs="Times New Roman"/>
            <w:highlight w:val="yellow"/>
            <w:rPrChange w:id="1751" w:author="Valcin, Vieux" w:date="2025-10-24T13:02:00Z" w16du:dateUtc="2025-10-24T17:02:00Z">
              <w:rPr>
                <w:rFonts w:ascii="Times New Roman" w:hAnsi="Times New Roman" w:cs="Times New Roman"/>
              </w:rPr>
            </w:rPrChange>
          </w:rPr>
          <m:t>bridge_engagement_rate</m:t>
        </m:r>
      </m:oMath>
    </w:p>
    <w:p w14:paraId="359C2B0D" w14:textId="75676870" w:rsidR="00EF1988" w:rsidRPr="007658BD" w:rsidRDefault="00591BCA">
      <w:pPr>
        <w:pStyle w:val="Compact"/>
        <w:numPr>
          <w:ilvl w:val="0"/>
          <w:numId w:val="7"/>
        </w:numPr>
        <w:rPr>
          <w:rFonts w:ascii="Times New Roman" w:hAnsi="Times New Roman" w:cs="Times New Roman"/>
          <w:highlight w:val="yellow"/>
          <w:rPrChange w:id="1752"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753" w:author="Valcin, Vieux" w:date="2025-10-24T13:02:00Z" w16du:dateUtc="2025-10-24T17:02:00Z">
            <w:rPr>
              <w:rFonts w:ascii="Times New Roman" w:hAnsi="Times New Roman" w:cs="Times New Roman"/>
              <w:b/>
            </w:rPr>
          </w:rPrChange>
        </w:rPr>
        <w:t>Additional features:</w:t>
      </w:r>
      <w:r w:rsidRPr="007658BD">
        <w:rPr>
          <w:rFonts w:ascii="Times New Roman" w:hAnsi="Times New Roman" w:cs="Times New Roman"/>
          <w:highlight w:val="yellow"/>
          <w:rPrChange w:id="1754" w:author="Valcin, Vieux" w:date="2025-10-24T13:02:00Z" w16du:dateUtc="2025-10-24T17:02:00Z">
            <w:rPr>
              <w:rFonts w:ascii="Times New Roman" w:hAnsi="Times New Roman" w:cs="Times New Roman"/>
            </w:rPr>
          </w:rPrChange>
        </w:rPr>
        <w:t xml:space="preserve"> </w:t>
      </w:r>
      <m:oMath>
        <m:sSub>
          <m:sSubPr>
            <m:ctrlPr>
              <w:ins w:id="1755"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756"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757" w:author="Valcin, Vieux" w:date="2025-10-24T13:02:00Z" w16du:dateUtc="2025-10-24T17:02:00Z">
                  <w:rPr>
                    <w:rFonts w:ascii="Cambria Math" w:hAnsi="Cambria Math" w:cs="Times New Roman"/>
                  </w:rPr>
                </w:rPrChange>
              </w:rPr>
              <m:t>i</m:t>
            </m:r>
          </m:sub>
        </m:sSub>
        <m:d>
          <m:dPr>
            <m:begChr m:val="["/>
            <m:endChr m:val="]"/>
            <m:ctrlPr>
              <w:ins w:id="1758"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759" w:author="Valcin, Vieux" w:date="2025-10-24T13:02:00Z" w16du:dateUtc="2025-10-24T17:02:00Z">
                  <w:rPr>
                    <w:rFonts w:ascii="Cambria Math" w:hAnsi="Cambria Math" w:cs="Times New Roman"/>
                  </w:rPr>
                </w:rPrChange>
              </w:rPr>
              <m:t>14:20</m:t>
            </m:r>
          </m:e>
        </m:d>
      </m:oMath>
    </w:p>
    <w:p w14:paraId="432C535C" w14:textId="77777777" w:rsidR="00EF1988" w:rsidRPr="007658BD" w:rsidRDefault="00591BCA">
      <w:pPr>
        <w:pStyle w:val="Heading4"/>
        <w:rPr>
          <w:rFonts w:ascii="Times New Roman" w:hAnsi="Times New Roman" w:cs="Times New Roman"/>
          <w:color w:val="auto"/>
          <w:highlight w:val="yellow"/>
          <w:rPrChange w:id="1760" w:author="Valcin, Vieux" w:date="2025-10-24T13:02:00Z" w16du:dateUtc="2025-10-24T17:02:00Z">
            <w:rPr>
              <w:rFonts w:ascii="Times New Roman" w:hAnsi="Times New Roman" w:cs="Times New Roman"/>
              <w:color w:val="auto"/>
            </w:rPr>
          </w:rPrChange>
        </w:rPr>
      </w:pPr>
      <w:bookmarkStart w:id="1761" w:name="training"/>
      <w:r w:rsidRPr="007658BD">
        <w:rPr>
          <w:rFonts w:ascii="Times New Roman" w:hAnsi="Times New Roman" w:cs="Times New Roman"/>
          <w:color w:val="auto"/>
          <w:highlight w:val="yellow"/>
          <w:rPrChange w:id="1762" w:author="Valcin, Vieux" w:date="2025-10-24T13:02:00Z" w16du:dateUtc="2025-10-24T17:02:00Z">
            <w:rPr>
              <w:rFonts w:ascii="Times New Roman" w:hAnsi="Times New Roman" w:cs="Times New Roman"/>
              <w:color w:val="auto"/>
            </w:rPr>
          </w:rPrChange>
        </w:rPr>
        <w:t>2.4.3 Training</w:t>
      </w:r>
      <w:bookmarkEnd w:id="1761"/>
    </w:p>
    <w:p w14:paraId="1686CEC2" w14:textId="77777777" w:rsidR="00EF1988" w:rsidRPr="007658BD" w:rsidRDefault="00591BCA">
      <w:pPr>
        <w:pStyle w:val="FirstParagraph"/>
        <w:rPr>
          <w:rFonts w:ascii="Times New Roman" w:hAnsi="Times New Roman" w:cs="Times New Roman"/>
          <w:highlight w:val="yellow"/>
          <w:rPrChange w:id="1763"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764" w:author="Valcin, Vieux" w:date="2025-10-24T13:02:00Z" w16du:dateUtc="2025-10-24T17:02:00Z">
            <w:rPr>
              <w:rFonts w:ascii="Times New Roman" w:hAnsi="Times New Roman" w:cs="Times New Roman"/>
              <w:b/>
            </w:rPr>
          </w:rPrChange>
        </w:rPr>
        <w:t>Loss Function:</w:t>
      </w:r>
    </w:p>
    <w:p w14:paraId="4CB6B640" w14:textId="772B4B0B" w:rsidR="00EF1988" w:rsidRPr="007658BD" w:rsidRDefault="00000000">
      <w:pPr>
        <w:pStyle w:val="BodyText"/>
        <w:rPr>
          <w:rFonts w:ascii="Times New Roman" w:hAnsi="Times New Roman" w:cs="Times New Roman"/>
          <w:highlight w:val="yellow"/>
          <w:lang w:val="fr-FR"/>
          <w:rPrChange w:id="1765" w:author="Valcin, Vieux" w:date="2025-10-24T13:02:00Z" w16du:dateUtc="2025-10-24T17:02:00Z">
            <w:rPr>
              <w:rFonts w:ascii="Times New Roman" w:hAnsi="Times New Roman" w:cs="Times New Roman"/>
              <w:lang w:val="fr-FR"/>
            </w:rPr>
          </w:rPrChange>
        </w:rPr>
      </w:pPr>
      <m:oMathPara>
        <m:oMathParaPr>
          <m:jc m:val="center"/>
        </m:oMathParaPr>
        <m:oMath>
          <m:sSub>
            <m:sSubPr>
              <m:ctrlPr>
                <w:ins w:id="1766" w:author="Valcin, Vieux" w:date="2025-10-24T11:34:00Z" w16du:dateUtc="2025-10-24T15:34:00Z">
                  <w:rPr>
                    <w:rFonts w:ascii="Cambria Math" w:hAnsi="Cambria Math" w:cs="Times New Roman"/>
                    <w:highlight w:val="yellow"/>
                  </w:rPr>
                </w:ins>
              </m:ctrlPr>
            </m:sSubPr>
            <m:e>
              <m:r>
                <m:rPr>
                  <m:scr m:val="script"/>
                  <m:sty m:val="p"/>
                </m:rPr>
                <w:rPr>
                  <w:rFonts w:ascii="Cambria Math" w:hAnsi="Cambria Math" w:cs="Times New Roman"/>
                  <w:highlight w:val="yellow"/>
                  <w:lang w:val="fr-FR"/>
                  <w:rPrChange w:id="1767" w:author="Valcin, Vieux" w:date="2025-10-24T13:02:00Z" w16du:dateUtc="2025-10-24T17:02:00Z">
                    <w:rPr>
                      <w:rFonts w:ascii="Cambria Math" w:hAnsi="Cambria Math" w:cs="Times New Roman"/>
                      <w:lang w:val="fr-FR"/>
                    </w:rPr>
                  </w:rPrChange>
                </w:rPr>
                <m:t>L</m:t>
              </m:r>
            </m:e>
            <m:sub>
              <m:r>
                <w:rPr>
                  <w:rFonts w:ascii="Cambria Math" w:hAnsi="Cambria Math" w:cs="Times New Roman"/>
                  <w:highlight w:val="yellow"/>
                  <w:rPrChange w:id="1768" w:author="Valcin, Vieux" w:date="2025-10-24T13:02:00Z" w16du:dateUtc="2025-10-24T17:02:00Z">
                    <w:rPr>
                      <w:rFonts w:ascii="Cambria Math" w:hAnsi="Cambria Math" w:cs="Times New Roman"/>
                    </w:rPr>
                  </w:rPrChange>
                </w:rPr>
                <m:t>BCE</m:t>
              </m:r>
            </m:sub>
          </m:sSub>
          <m:r>
            <w:rPr>
              <w:rFonts w:ascii="Cambria Math" w:hAnsi="Cambria Math" w:cs="Times New Roman"/>
              <w:highlight w:val="yellow"/>
              <w:lang w:val="fr-FR"/>
              <w:rPrChange w:id="1769" w:author="Valcin, Vieux" w:date="2025-10-24T13:02:00Z" w16du:dateUtc="2025-10-24T17:02:00Z">
                <w:rPr>
                  <w:rFonts w:ascii="Cambria Math" w:hAnsi="Cambria Math" w:cs="Times New Roman"/>
                  <w:lang w:val="fr-FR"/>
                </w:rPr>
              </w:rPrChange>
            </w:rPr>
            <m:t>=-</m:t>
          </m:r>
          <m:f>
            <m:fPr>
              <m:ctrlPr>
                <w:ins w:id="1770" w:author="Valcin, Vieux" w:date="2025-10-24T11:34:00Z" w16du:dateUtc="2025-10-24T15:34:00Z">
                  <w:rPr>
                    <w:rFonts w:ascii="Cambria Math" w:hAnsi="Cambria Math" w:cs="Times New Roman"/>
                    <w:highlight w:val="yellow"/>
                  </w:rPr>
                </w:ins>
              </m:ctrlPr>
            </m:fPr>
            <m:num>
              <m:r>
                <w:rPr>
                  <w:rFonts w:ascii="Cambria Math" w:hAnsi="Cambria Math" w:cs="Times New Roman"/>
                  <w:highlight w:val="yellow"/>
                  <w:lang w:val="fr-FR"/>
                  <w:rPrChange w:id="1771" w:author="Valcin, Vieux" w:date="2025-10-24T13:02:00Z" w16du:dateUtc="2025-10-24T17:02:00Z">
                    <w:rPr>
                      <w:rFonts w:ascii="Cambria Math" w:hAnsi="Cambria Math" w:cs="Times New Roman"/>
                      <w:lang w:val="fr-FR"/>
                    </w:rPr>
                  </w:rPrChange>
                </w:rPr>
                <m:t>1</m:t>
              </m:r>
            </m:num>
            <m:den>
              <m:r>
                <w:rPr>
                  <w:rFonts w:ascii="Cambria Math" w:hAnsi="Cambria Math" w:cs="Times New Roman"/>
                  <w:highlight w:val="yellow"/>
                  <w:rPrChange w:id="1772" w:author="Valcin, Vieux" w:date="2025-10-24T13:02:00Z" w16du:dateUtc="2025-10-24T17:02:00Z">
                    <w:rPr>
                      <w:rFonts w:ascii="Cambria Math" w:hAnsi="Cambria Math" w:cs="Times New Roman"/>
                    </w:rPr>
                  </w:rPrChange>
                </w:rPr>
                <m:t>N</m:t>
              </m:r>
            </m:den>
          </m:f>
          <m:nary>
            <m:naryPr>
              <m:chr m:val="∑"/>
              <m:limLoc m:val="undOvr"/>
              <m:ctrlPr>
                <w:ins w:id="1773" w:author="Valcin, Vieux" w:date="2025-10-24T11:34:00Z" w16du:dateUtc="2025-10-24T15:34:00Z">
                  <w:rPr>
                    <w:rFonts w:ascii="Cambria Math" w:hAnsi="Cambria Math" w:cs="Times New Roman"/>
                    <w:highlight w:val="yellow"/>
                  </w:rPr>
                </w:ins>
              </m:ctrlPr>
            </m:naryPr>
            <m:sub>
              <m:r>
                <w:rPr>
                  <w:rFonts w:ascii="Cambria Math" w:hAnsi="Cambria Math" w:cs="Times New Roman"/>
                  <w:highlight w:val="yellow"/>
                  <w:rPrChange w:id="1774" w:author="Valcin, Vieux" w:date="2025-10-24T13:02:00Z" w16du:dateUtc="2025-10-24T17:02:00Z">
                    <w:rPr>
                      <w:rFonts w:ascii="Cambria Math" w:hAnsi="Cambria Math" w:cs="Times New Roman"/>
                    </w:rPr>
                  </w:rPrChange>
                </w:rPr>
                <m:t>i</m:t>
              </m:r>
              <m:r>
                <w:rPr>
                  <w:rFonts w:ascii="Cambria Math" w:hAnsi="Cambria Math" w:cs="Times New Roman"/>
                  <w:highlight w:val="yellow"/>
                  <w:lang w:val="fr-FR"/>
                  <w:rPrChange w:id="1775" w:author="Valcin, Vieux" w:date="2025-10-24T13:02:00Z" w16du:dateUtc="2025-10-24T17:02:00Z">
                    <w:rPr>
                      <w:rFonts w:ascii="Cambria Math" w:hAnsi="Cambria Math" w:cs="Times New Roman"/>
                      <w:lang w:val="fr-FR"/>
                    </w:rPr>
                  </w:rPrChange>
                </w:rPr>
                <m:t>=1</m:t>
              </m:r>
            </m:sub>
            <m:sup>
              <m:r>
                <w:rPr>
                  <w:rFonts w:ascii="Cambria Math" w:hAnsi="Cambria Math" w:cs="Times New Roman"/>
                  <w:highlight w:val="yellow"/>
                  <w:rPrChange w:id="1776" w:author="Valcin, Vieux" w:date="2025-10-24T13:02:00Z" w16du:dateUtc="2025-10-24T17:02:00Z">
                    <w:rPr>
                      <w:rFonts w:ascii="Cambria Math" w:hAnsi="Cambria Math" w:cs="Times New Roman"/>
                    </w:rPr>
                  </w:rPrChange>
                </w:rPr>
                <m:t>N</m:t>
              </m:r>
            </m:sup>
            <m:e>
              <m:d>
                <m:dPr>
                  <m:begChr m:val="["/>
                  <m:endChr m:val="]"/>
                  <m:ctrlPr>
                    <w:ins w:id="1777" w:author="Valcin, Vieux" w:date="2025-10-24T11:34:00Z" w16du:dateUtc="2025-10-24T15:34:00Z">
                      <w:rPr>
                        <w:rFonts w:ascii="Cambria Math" w:hAnsi="Cambria Math" w:cs="Times New Roman"/>
                        <w:highlight w:val="yellow"/>
                      </w:rPr>
                    </w:ins>
                  </m:ctrlPr>
                </m:dPr>
                <m:e>
                  <m:sSub>
                    <m:sSubPr>
                      <m:ctrlPr>
                        <w:ins w:id="1778"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779"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780" w:author="Valcin, Vieux" w:date="2025-10-24T13:02:00Z" w16du:dateUtc="2025-10-24T17:02:00Z">
                            <w:rPr>
                              <w:rFonts w:ascii="Cambria Math" w:hAnsi="Cambria Math" w:cs="Times New Roman"/>
                            </w:rPr>
                          </w:rPrChange>
                        </w:rPr>
                        <m:t>i</m:t>
                      </m:r>
                    </m:sub>
                  </m:sSub>
                  <m:r>
                    <m:rPr>
                      <m:nor/>
                    </m:rPr>
                    <w:rPr>
                      <w:rFonts w:ascii="Times New Roman" w:hAnsi="Times New Roman" w:cs="Times New Roman"/>
                      <w:highlight w:val="yellow"/>
                      <w:lang w:val="fr-FR"/>
                      <w:rPrChange w:id="1781" w:author="Valcin, Vieux" w:date="2025-10-24T13:02:00Z" w16du:dateUtc="2025-10-24T17:02:00Z">
                        <w:rPr>
                          <w:rFonts w:ascii="Times New Roman" w:hAnsi="Times New Roman" w:cs="Times New Roman"/>
                          <w:lang w:val="fr-FR"/>
                        </w:rPr>
                      </w:rPrChange>
                    </w:rPr>
                    <m:t>log</m:t>
                  </m:r>
                  <m:r>
                    <w:rPr>
                      <w:rFonts w:ascii="Cambria Math" w:hAnsi="Cambria Math" w:cs="Times New Roman"/>
                      <w:highlight w:val="yellow"/>
                      <w:rPrChange w:id="1782" w:author="Valcin, Vieux" w:date="2025-10-24T13:02:00Z" w16du:dateUtc="2025-10-24T17:02:00Z">
                        <w:rPr>
                          <w:rFonts w:ascii="Cambria Math" w:hAnsi="Cambria Math" w:cs="Times New Roman"/>
                        </w:rPr>
                      </w:rPrChange>
                    </w:rPr>
                    <m:t>B</m:t>
                  </m:r>
                  <m:d>
                    <m:dPr>
                      <m:ctrlPr>
                        <w:ins w:id="1783" w:author="Valcin, Vieux" w:date="2025-10-24T12:18:00Z" w16du:dateUtc="2025-10-24T16:18:00Z">
                          <w:rPr>
                            <w:rFonts w:ascii="Cambria Math" w:hAnsi="Cambria Math" w:cs="Times New Roman"/>
                            <w:i/>
                            <w:highlight w:val="yellow"/>
                            <w:lang w:val="fr-FR"/>
                          </w:rPr>
                        </w:ins>
                      </m:ctrlPr>
                    </m:dPr>
                    <m:e>
                      <m:r>
                        <w:rPr>
                          <w:rFonts w:ascii="Cambria Math" w:hAnsi="Cambria Math" w:cs="Times New Roman"/>
                          <w:highlight w:val="yellow"/>
                          <w:rPrChange w:id="1784" w:author="Valcin, Vieux" w:date="2025-10-24T13:02:00Z" w16du:dateUtc="2025-10-24T17:02:00Z">
                            <w:rPr>
                              <w:rFonts w:ascii="Cambria Math" w:hAnsi="Cambria Math" w:cs="Times New Roman"/>
                            </w:rPr>
                          </w:rPrChange>
                        </w:rPr>
                        <m:t>i</m:t>
                      </m:r>
                      <m:r>
                        <w:rPr>
                          <w:rFonts w:ascii="Cambria Math" w:hAnsi="Cambria Math" w:cs="Times New Roman"/>
                          <w:highlight w:val="yellow"/>
                          <w:lang w:val="fr-FR"/>
                          <w:rPrChange w:id="1785" w:author="Valcin, Vieux" w:date="2025-10-24T13:02:00Z" w16du:dateUtc="2025-10-24T17:02:00Z">
                            <w:rPr>
                              <w:rFonts w:ascii="Cambria Math" w:hAnsi="Cambria Math" w:cs="Times New Roman"/>
                              <w:lang w:val="fr-FR"/>
                            </w:rPr>
                          </w:rPrChange>
                        </w:rPr>
                        <m:t>,</m:t>
                      </m:r>
                      <m:r>
                        <w:rPr>
                          <w:rFonts w:ascii="Cambria Math" w:hAnsi="Cambria Math" w:cs="Times New Roman"/>
                          <w:highlight w:val="yellow"/>
                          <w:rPrChange w:id="1786" w:author="Valcin, Vieux" w:date="2025-10-24T13:02:00Z" w16du:dateUtc="2025-10-24T17:02:00Z">
                            <w:rPr>
                              <w:rFonts w:ascii="Cambria Math" w:hAnsi="Cambria Math" w:cs="Times New Roman"/>
                            </w:rPr>
                          </w:rPrChange>
                        </w:rPr>
                        <m:t>j</m:t>
                      </m:r>
                    </m:e>
                  </m:d>
                  <m:r>
                    <w:rPr>
                      <w:rFonts w:ascii="Cambria Math" w:hAnsi="Cambria Math" w:cs="Times New Roman"/>
                      <w:highlight w:val="yellow"/>
                      <w:lang w:val="fr-FR"/>
                      <w:rPrChange w:id="1787" w:author="Valcin, Vieux" w:date="2025-10-24T13:02:00Z" w16du:dateUtc="2025-10-24T17:02:00Z">
                        <w:rPr>
                          <w:rFonts w:ascii="Cambria Math" w:hAnsi="Cambria Math" w:cs="Times New Roman"/>
                          <w:lang w:val="fr-FR"/>
                        </w:rPr>
                      </w:rPrChange>
                    </w:rPr>
                    <m:t>+</m:t>
                  </m:r>
                  <m:d>
                    <m:dPr>
                      <m:ctrlPr>
                        <w:ins w:id="1788" w:author="Valcin, Vieux" w:date="2025-10-24T12:18:00Z" w16du:dateUtc="2025-10-24T16:18:00Z">
                          <w:rPr>
                            <w:rFonts w:ascii="Cambria Math" w:hAnsi="Cambria Math" w:cs="Times New Roman"/>
                            <w:i/>
                            <w:highlight w:val="yellow"/>
                            <w:lang w:val="fr-FR"/>
                          </w:rPr>
                        </w:ins>
                      </m:ctrlPr>
                    </m:dPr>
                    <m:e>
                      <m:r>
                        <w:rPr>
                          <w:rFonts w:ascii="Cambria Math" w:hAnsi="Cambria Math" w:cs="Times New Roman"/>
                          <w:highlight w:val="yellow"/>
                          <w:lang w:val="fr-FR"/>
                          <w:rPrChange w:id="1789" w:author="Valcin, Vieux" w:date="2025-10-24T13:02:00Z" w16du:dateUtc="2025-10-24T17:02:00Z">
                            <w:rPr>
                              <w:rFonts w:ascii="Cambria Math" w:hAnsi="Cambria Math" w:cs="Times New Roman"/>
                              <w:lang w:val="fr-FR"/>
                            </w:rPr>
                          </w:rPrChange>
                        </w:rPr>
                        <m:t>1-</m:t>
                      </m:r>
                      <m:sSub>
                        <m:sSubPr>
                          <m:ctrlPr>
                            <w:ins w:id="1790"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791"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792" w:author="Valcin, Vieux" w:date="2025-10-24T13:02:00Z" w16du:dateUtc="2025-10-24T17:02:00Z">
                                <w:rPr>
                                  <w:rFonts w:ascii="Cambria Math" w:hAnsi="Cambria Math" w:cs="Times New Roman"/>
                                </w:rPr>
                              </w:rPrChange>
                            </w:rPr>
                            <m:t>i</m:t>
                          </m:r>
                        </m:sub>
                      </m:sSub>
                    </m:e>
                  </m:d>
                  <m:r>
                    <m:rPr>
                      <m:nor/>
                    </m:rPr>
                    <w:rPr>
                      <w:rFonts w:ascii="Times New Roman" w:hAnsi="Times New Roman" w:cs="Times New Roman"/>
                      <w:highlight w:val="yellow"/>
                      <w:lang w:val="fr-FR"/>
                      <w:rPrChange w:id="1793" w:author="Valcin, Vieux" w:date="2025-10-24T13:02:00Z" w16du:dateUtc="2025-10-24T17:02:00Z">
                        <w:rPr>
                          <w:rFonts w:ascii="Times New Roman" w:hAnsi="Times New Roman" w:cs="Times New Roman"/>
                          <w:lang w:val="fr-FR"/>
                        </w:rPr>
                      </w:rPrChange>
                    </w:rPr>
                    <m:t>log</m:t>
                  </m:r>
                  <m:d>
                    <m:dPr>
                      <m:ctrlPr>
                        <w:ins w:id="1794" w:author="Valcin, Vieux" w:date="2025-10-24T12:18:00Z" w16du:dateUtc="2025-10-24T16:18:00Z">
                          <w:rPr>
                            <w:rFonts w:ascii="Cambria Math" w:hAnsi="Cambria Math" w:cs="Times New Roman"/>
                            <w:i/>
                            <w:highlight w:val="yellow"/>
                            <w:lang w:val="fr-FR"/>
                          </w:rPr>
                        </w:ins>
                      </m:ctrlPr>
                    </m:dPr>
                    <m:e>
                      <m:r>
                        <w:rPr>
                          <w:rFonts w:ascii="Cambria Math" w:hAnsi="Cambria Math" w:cs="Times New Roman"/>
                          <w:highlight w:val="yellow"/>
                          <w:lang w:val="fr-FR"/>
                          <w:rPrChange w:id="1795" w:author="Valcin, Vieux" w:date="2025-10-24T13:02:00Z" w16du:dateUtc="2025-10-24T17:02:00Z">
                            <w:rPr>
                              <w:rFonts w:ascii="Cambria Math" w:hAnsi="Cambria Math" w:cs="Times New Roman"/>
                              <w:lang w:val="fr-FR"/>
                            </w:rPr>
                          </w:rPrChange>
                        </w:rPr>
                        <m:t>1-</m:t>
                      </m:r>
                      <m:r>
                        <w:rPr>
                          <w:rFonts w:ascii="Cambria Math" w:hAnsi="Cambria Math" w:cs="Times New Roman"/>
                          <w:highlight w:val="yellow"/>
                          <w:rPrChange w:id="1796" w:author="Valcin, Vieux" w:date="2025-10-24T13:02:00Z" w16du:dateUtc="2025-10-24T17:02:00Z">
                            <w:rPr>
                              <w:rFonts w:ascii="Cambria Math" w:hAnsi="Cambria Math" w:cs="Times New Roman"/>
                            </w:rPr>
                          </w:rPrChange>
                        </w:rPr>
                        <m:t>B</m:t>
                      </m:r>
                      <m:d>
                        <m:dPr>
                          <m:ctrlPr>
                            <w:ins w:id="1797" w:author="Valcin, Vieux" w:date="2025-10-24T12:18:00Z" w16du:dateUtc="2025-10-24T16:18:00Z">
                              <w:rPr>
                                <w:rFonts w:ascii="Cambria Math" w:hAnsi="Cambria Math" w:cs="Times New Roman"/>
                                <w:i/>
                                <w:highlight w:val="yellow"/>
                                <w:lang w:val="fr-FR"/>
                              </w:rPr>
                            </w:ins>
                          </m:ctrlPr>
                        </m:dPr>
                        <m:e>
                          <m:r>
                            <w:rPr>
                              <w:rFonts w:ascii="Cambria Math" w:hAnsi="Cambria Math" w:cs="Times New Roman"/>
                              <w:highlight w:val="yellow"/>
                              <w:rPrChange w:id="1798" w:author="Valcin, Vieux" w:date="2025-10-24T13:02:00Z" w16du:dateUtc="2025-10-24T17:02:00Z">
                                <w:rPr>
                                  <w:rFonts w:ascii="Cambria Math" w:hAnsi="Cambria Math" w:cs="Times New Roman"/>
                                </w:rPr>
                              </w:rPrChange>
                            </w:rPr>
                            <m:t>i</m:t>
                          </m:r>
                          <m:r>
                            <w:rPr>
                              <w:rFonts w:ascii="Cambria Math" w:hAnsi="Cambria Math" w:cs="Times New Roman"/>
                              <w:highlight w:val="yellow"/>
                              <w:lang w:val="fr-FR"/>
                              <w:rPrChange w:id="1799" w:author="Valcin, Vieux" w:date="2025-10-24T13:02:00Z" w16du:dateUtc="2025-10-24T17:02:00Z">
                                <w:rPr>
                                  <w:rFonts w:ascii="Cambria Math" w:hAnsi="Cambria Math" w:cs="Times New Roman"/>
                                  <w:lang w:val="fr-FR"/>
                                </w:rPr>
                              </w:rPrChange>
                            </w:rPr>
                            <m:t>,</m:t>
                          </m:r>
                          <m:r>
                            <w:rPr>
                              <w:rFonts w:ascii="Cambria Math" w:hAnsi="Cambria Math" w:cs="Times New Roman"/>
                              <w:highlight w:val="yellow"/>
                              <w:rPrChange w:id="1800" w:author="Valcin, Vieux" w:date="2025-10-24T13:02:00Z" w16du:dateUtc="2025-10-24T17:02:00Z">
                                <w:rPr>
                                  <w:rFonts w:ascii="Cambria Math" w:hAnsi="Cambria Math" w:cs="Times New Roman"/>
                                </w:rPr>
                              </w:rPrChange>
                            </w:rPr>
                            <m:t>j</m:t>
                          </m:r>
                        </m:e>
                      </m:d>
                    </m:e>
                  </m:d>
                </m:e>
              </m:d>
            </m:e>
          </m:nary>
          <m:r>
            <w:rPr>
              <w:rFonts w:ascii="Cambria Math" w:hAnsi="Cambria Math" w:cs="Times New Roman"/>
              <w:highlight w:val="yellow"/>
              <w:lang w:val="fr-FR"/>
              <w:rPrChange w:id="1801" w:author="Valcin, Vieux" w:date="2025-10-24T13:02:00Z" w16du:dateUtc="2025-10-24T17:02:00Z">
                <w:rPr>
                  <w:rFonts w:ascii="Cambria Math" w:hAnsi="Cambria Math" w:cs="Times New Roman"/>
                  <w:lang w:val="fr-FR"/>
                </w:rPr>
              </w:rPrChange>
            </w:rPr>
            <m:t>+</m:t>
          </m:r>
          <m:r>
            <w:rPr>
              <w:rFonts w:ascii="Cambria Math" w:hAnsi="Cambria Math" w:cs="Times New Roman"/>
              <w:highlight w:val="yellow"/>
              <w:rPrChange w:id="1802" w:author="Valcin, Vieux" w:date="2025-10-24T13:02:00Z" w16du:dateUtc="2025-10-24T17:02:00Z">
                <w:rPr>
                  <w:rFonts w:ascii="Cambria Math" w:hAnsi="Cambria Math" w:cs="Times New Roman"/>
                </w:rPr>
              </w:rPrChange>
            </w:rPr>
            <m:t>λ</m:t>
          </m:r>
          <m:r>
            <w:rPr>
              <w:rFonts w:ascii="Cambria Math" w:hAnsi="Cambria Math" w:cs="Times New Roman" w:hint="eastAsia"/>
              <w:highlight w:val="yellow"/>
              <w:lang w:val="fr-FR"/>
              <w:rPrChange w:id="1803" w:author="Valcin, Vieux" w:date="2025-10-24T13:02:00Z" w16du:dateUtc="2025-10-24T17:02:00Z">
                <w:rPr>
                  <w:rFonts w:ascii="Cambria Math" w:hAnsi="Cambria Math" w:cs="Times New Roman" w:hint="eastAsia"/>
                  <w:lang w:val="fr-FR"/>
                </w:rPr>
              </w:rPrChange>
            </w:rPr>
            <m:t>∥</m:t>
          </m:r>
          <m:r>
            <w:rPr>
              <w:rFonts w:ascii="Cambria Math" w:hAnsi="Cambria Math" w:cs="Times New Roman"/>
              <w:highlight w:val="yellow"/>
              <w:rPrChange w:id="1804" w:author="Valcin, Vieux" w:date="2025-10-24T13:02:00Z" w16du:dateUtc="2025-10-24T17:02:00Z">
                <w:rPr>
                  <w:rFonts w:ascii="Cambria Math" w:hAnsi="Cambria Math" w:cs="Times New Roman"/>
                </w:rPr>
              </w:rPrChange>
            </w:rPr>
            <m:t>θ</m:t>
          </m:r>
          <m:sSup>
            <m:sSupPr>
              <m:ctrlPr>
                <w:ins w:id="1805" w:author="Valcin, Vieux" w:date="2025-10-24T11:34:00Z" w16du:dateUtc="2025-10-24T15:34:00Z">
                  <w:rPr>
                    <w:rFonts w:ascii="Cambria Math" w:hAnsi="Cambria Math" w:cs="Times New Roman"/>
                    <w:highlight w:val="yellow"/>
                  </w:rPr>
                </w:ins>
              </m:ctrlPr>
            </m:sSupPr>
            <m:e>
              <m:r>
                <w:rPr>
                  <w:rFonts w:ascii="Cambria Math" w:hAnsi="Cambria Math" w:cs="Times New Roman" w:hint="eastAsia"/>
                  <w:highlight w:val="yellow"/>
                  <w:lang w:val="fr-FR"/>
                  <w:rPrChange w:id="1806" w:author="Valcin, Vieux" w:date="2025-10-24T13:02:00Z" w16du:dateUtc="2025-10-24T17:02:00Z">
                    <w:rPr>
                      <w:rFonts w:ascii="Cambria Math" w:hAnsi="Cambria Math" w:cs="Times New Roman" w:hint="eastAsia"/>
                      <w:lang w:val="fr-FR"/>
                    </w:rPr>
                  </w:rPrChange>
                </w:rPr>
                <m:t>∥</m:t>
              </m:r>
            </m:e>
            <m:sup>
              <m:r>
                <w:rPr>
                  <w:rFonts w:ascii="Cambria Math" w:hAnsi="Cambria Math" w:cs="Times New Roman"/>
                  <w:highlight w:val="yellow"/>
                  <w:lang w:val="fr-FR"/>
                  <w:rPrChange w:id="1807" w:author="Valcin, Vieux" w:date="2025-10-24T13:02:00Z" w16du:dateUtc="2025-10-24T17:02:00Z">
                    <w:rPr>
                      <w:rFonts w:ascii="Cambria Math" w:hAnsi="Cambria Math" w:cs="Times New Roman"/>
                      <w:lang w:val="fr-FR"/>
                    </w:rPr>
                  </w:rPrChange>
                </w:rPr>
                <m:t>2</m:t>
              </m:r>
            </m:sup>
          </m:sSup>
        </m:oMath>
      </m:oMathPara>
    </w:p>
    <w:p w14:paraId="187AA3EC" w14:textId="0BB50870" w:rsidR="00EF1988" w:rsidRPr="007658BD" w:rsidRDefault="00591BCA">
      <w:pPr>
        <w:pStyle w:val="FirstParagraph"/>
        <w:rPr>
          <w:rFonts w:ascii="Times New Roman" w:hAnsi="Times New Roman" w:cs="Times New Roman"/>
          <w:highlight w:val="yellow"/>
          <w:rPrChange w:id="1808"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809" w:author="Valcin, Vieux" w:date="2025-10-24T13:02:00Z" w16du:dateUtc="2025-10-24T17:02:00Z">
            <w:rPr>
              <w:rFonts w:ascii="Times New Roman" w:hAnsi="Times New Roman" w:cs="Times New Roman"/>
            </w:rPr>
          </w:rPrChange>
        </w:rPr>
        <w:t xml:space="preserve">where </w:t>
      </w:r>
      <m:oMath>
        <m:sSub>
          <m:sSubPr>
            <m:ctrlPr>
              <w:ins w:id="1810"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811"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812" w:author="Valcin, Vieux" w:date="2025-10-24T13:02:00Z" w16du:dateUtc="2025-10-24T17:02:00Z">
                  <w:rPr>
                    <w:rFonts w:ascii="Cambria Math" w:hAnsi="Cambria Math" w:cs="Times New Roman"/>
                  </w:rPr>
                </w:rPrChange>
              </w:rPr>
              <m:t>i</m:t>
            </m:r>
          </m:sub>
        </m:sSub>
        <m:r>
          <w:rPr>
            <w:rFonts w:ascii="Cambria Math" w:hAnsi="Cambria Math" w:cs="Times New Roman" w:hint="eastAsia"/>
            <w:highlight w:val="yellow"/>
            <w:rPrChange w:id="1813" w:author="Valcin, Vieux" w:date="2025-10-24T13:02:00Z" w16du:dateUtc="2025-10-24T17:02:00Z">
              <w:rPr>
                <w:rFonts w:ascii="Cambria Math" w:hAnsi="Cambria Math" w:cs="Times New Roman" w:hint="eastAsia"/>
              </w:rPr>
            </w:rPrChange>
          </w:rPr>
          <m:t>∈</m:t>
        </m:r>
        <m:d>
          <m:dPr>
            <m:begChr m:val="{"/>
            <m:endChr m:val="}"/>
            <m:ctrlPr>
              <w:ins w:id="1814"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815" w:author="Valcin, Vieux" w:date="2025-10-24T13:02:00Z" w16du:dateUtc="2025-10-24T17:02:00Z">
                  <w:rPr>
                    <w:rFonts w:ascii="Cambria Math" w:hAnsi="Cambria Math" w:cs="Times New Roman"/>
                  </w:rPr>
                </w:rPrChange>
              </w:rPr>
              <m:t>0,1</m:t>
            </m:r>
          </m:e>
        </m:d>
      </m:oMath>
      <w:r w:rsidRPr="007658BD">
        <w:rPr>
          <w:rFonts w:ascii="Times New Roman" w:hAnsi="Times New Roman" w:cs="Times New Roman"/>
          <w:highlight w:val="yellow"/>
          <w:rPrChange w:id="1816" w:author="Valcin, Vieux" w:date="2025-10-24T13:02:00Z" w16du:dateUtc="2025-10-24T17:02:00Z">
            <w:rPr>
              <w:rFonts w:ascii="Times New Roman" w:hAnsi="Times New Roman" w:cs="Times New Roman"/>
            </w:rPr>
          </w:rPrChange>
        </w:rPr>
        <w:t xml:space="preserve"> indicates constructive (1) or destructive (0) interaction, and </w:t>
      </w:r>
      <m:oMath>
        <m:r>
          <w:rPr>
            <w:rFonts w:ascii="Cambria Math" w:hAnsi="Cambria Math" w:cs="Times New Roman"/>
            <w:highlight w:val="yellow"/>
            <w:rPrChange w:id="1817" w:author="Valcin, Vieux" w:date="2025-10-24T13:02:00Z" w16du:dateUtc="2025-10-24T17:02:00Z">
              <w:rPr>
                <w:rFonts w:ascii="Cambria Math" w:hAnsi="Cambria Math" w:cs="Times New Roman"/>
              </w:rPr>
            </w:rPrChange>
          </w:rPr>
          <m:t>λ=</m:t>
        </m:r>
        <m:sSup>
          <m:sSupPr>
            <m:ctrlPr>
              <w:ins w:id="1818" w:author="Valcin, Vieux" w:date="2025-10-24T11:34:00Z" w16du:dateUtc="2025-10-24T15:34:00Z">
                <w:rPr>
                  <w:rFonts w:ascii="Cambria Math" w:hAnsi="Cambria Math" w:cs="Times New Roman"/>
                  <w:highlight w:val="yellow"/>
                </w:rPr>
              </w:ins>
            </m:ctrlPr>
          </m:sSupPr>
          <m:e>
            <m:r>
              <w:rPr>
                <w:rFonts w:ascii="Cambria Math" w:hAnsi="Cambria Math" w:cs="Times New Roman"/>
                <w:highlight w:val="yellow"/>
                <w:rPrChange w:id="1819" w:author="Valcin, Vieux" w:date="2025-10-24T13:02:00Z" w16du:dateUtc="2025-10-24T17:02:00Z">
                  <w:rPr>
                    <w:rFonts w:ascii="Cambria Math" w:hAnsi="Cambria Math" w:cs="Times New Roman"/>
                  </w:rPr>
                </w:rPrChange>
              </w:rPr>
              <m:t>10</m:t>
            </m:r>
          </m:e>
          <m:sup>
            <m:r>
              <w:rPr>
                <w:rFonts w:ascii="Cambria Math" w:hAnsi="Cambria Math" w:cs="Times New Roman"/>
                <w:highlight w:val="yellow"/>
                <w:rPrChange w:id="1820" w:author="Valcin, Vieux" w:date="2025-10-24T13:02:00Z" w16du:dateUtc="2025-10-24T17:02:00Z">
                  <w:rPr>
                    <w:rFonts w:ascii="Cambria Math" w:hAnsi="Cambria Math" w:cs="Times New Roman"/>
                  </w:rPr>
                </w:rPrChange>
              </w:rPr>
              <m:t>-4</m:t>
            </m:r>
          </m:sup>
        </m:sSup>
      </m:oMath>
      <w:r w:rsidRPr="007658BD">
        <w:rPr>
          <w:rFonts w:ascii="Times New Roman" w:hAnsi="Times New Roman" w:cs="Times New Roman"/>
          <w:highlight w:val="yellow"/>
          <w:rPrChange w:id="1821" w:author="Valcin, Vieux" w:date="2025-10-24T13:02:00Z" w16du:dateUtc="2025-10-24T17:02:00Z">
            <w:rPr>
              <w:rFonts w:ascii="Times New Roman" w:hAnsi="Times New Roman" w:cs="Times New Roman"/>
            </w:rPr>
          </w:rPrChange>
        </w:rPr>
        <w:t xml:space="preserve"> is the L2 regularization weight.</w:t>
      </w:r>
    </w:p>
    <w:p w14:paraId="33EF5313" w14:textId="77777777" w:rsidR="00EF1988" w:rsidRPr="007658BD" w:rsidRDefault="00591BCA">
      <w:pPr>
        <w:pStyle w:val="BodyText"/>
        <w:rPr>
          <w:rFonts w:ascii="Times New Roman" w:hAnsi="Times New Roman" w:cs="Times New Roman"/>
          <w:highlight w:val="yellow"/>
          <w:rPrChange w:id="1822"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823" w:author="Valcin, Vieux" w:date="2025-10-24T13:02:00Z" w16du:dateUtc="2025-10-24T17:02:00Z">
            <w:rPr>
              <w:rFonts w:ascii="Times New Roman" w:hAnsi="Times New Roman" w:cs="Times New Roman"/>
              <w:b/>
            </w:rPr>
          </w:rPrChange>
        </w:rPr>
        <w:t>Labeling Criteria:</w:t>
      </w:r>
    </w:p>
    <w:p w14:paraId="7F52DE89" w14:textId="77777777" w:rsidR="00EF1988" w:rsidRPr="007658BD" w:rsidRDefault="00591BCA">
      <w:pPr>
        <w:pStyle w:val="BodyText"/>
        <w:rPr>
          <w:rFonts w:ascii="Times New Roman" w:hAnsi="Times New Roman" w:cs="Times New Roman"/>
          <w:highlight w:val="yellow"/>
          <w:rPrChange w:id="1824"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825" w:author="Valcin, Vieux" w:date="2025-10-24T13:02:00Z" w16du:dateUtc="2025-10-24T17:02:00Z">
            <w:rPr>
              <w:rFonts w:ascii="Times New Roman" w:hAnsi="Times New Roman" w:cs="Times New Roman"/>
            </w:rPr>
          </w:rPrChange>
        </w:rPr>
        <w:t>Constructive (</w:t>
      </w:r>
      <m:oMath>
        <m:r>
          <w:rPr>
            <w:rFonts w:ascii="Cambria Math" w:hAnsi="Cambria Math" w:cs="Times New Roman"/>
            <w:highlight w:val="yellow"/>
            <w:rPrChange w:id="1826" w:author="Valcin, Vieux" w:date="2025-10-24T13:02:00Z" w16du:dateUtc="2025-10-24T17:02:00Z">
              <w:rPr>
                <w:rFonts w:ascii="Cambria Math" w:hAnsi="Cambria Math" w:cs="Times New Roman"/>
              </w:rPr>
            </w:rPrChange>
          </w:rPr>
          <m:t>y=1</m:t>
        </m:r>
      </m:oMath>
      <w:r w:rsidRPr="007658BD">
        <w:rPr>
          <w:rFonts w:ascii="Times New Roman" w:hAnsi="Times New Roman" w:cs="Times New Roman"/>
          <w:highlight w:val="yellow"/>
          <w:rPrChange w:id="1827" w:author="Valcin, Vieux" w:date="2025-10-24T13:02:00Z" w16du:dateUtc="2025-10-24T17:02:00Z">
            <w:rPr>
              <w:rFonts w:ascii="Times New Roman" w:hAnsi="Times New Roman" w:cs="Times New Roman"/>
            </w:rPr>
          </w:rPrChange>
        </w:rPr>
        <w:t xml:space="preserve">) if </w:t>
      </w:r>
      <m:oMath>
        <m:r>
          <w:rPr>
            <w:rFonts w:ascii="Cambria Math" w:hAnsi="Cambria Math" w:cs="Times New Roman"/>
            <w:highlight w:val="yellow"/>
            <w:rPrChange w:id="1828" w:author="Valcin, Vieux" w:date="2025-10-24T13:02:00Z" w16du:dateUtc="2025-10-24T17:02:00Z">
              <w:rPr>
                <w:rFonts w:ascii="Cambria Math" w:hAnsi="Cambria Math" w:cs="Times New Roman"/>
              </w:rPr>
            </w:rPrChange>
          </w:rPr>
          <m:t>≥2</m:t>
        </m:r>
      </m:oMath>
      <w:r w:rsidRPr="007658BD">
        <w:rPr>
          <w:rFonts w:ascii="Times New Roman" w:hAnsi="Times New Roman" w:cs="Times New Roman"/>
          <w:highlight w:val="yellow"/>
          <w:rPrChange w:id="1829" w:author="Valcin, Vieux" w:date="2025-10-24T13:02:00Z" w16du:dateUtc="2025-10-24T17:02:00Z">
            <w:rPr>
              <w:rFonts w:ascii="Times New Roman" w:hAnsi="Times New Roman" w:cs="Times New Roman"/>
            </w:rPr>
          </w:rPrChange>
        </w:rPr>
        <w:t xml:space="preserve"> of: - Long positive comment (</w:t>
      </w:r>
      <m:oMath>
        <m:r>
          <w:rPr>
            <w:rFonts w:ascii="Cambria Math" w:hAnsi="Cambria Math" w:cs="Times New Roman"/>
            <w:highlight w:val="yellow"/>
            <w:rPrChange w:id="1830" w:author="Valcin, Vieux" w:date="2025-10-24T13:02:00Z" w16du:dateUtc="2025-10-24T17:02:00Z">
              <w:rPr>
                <w:rFonts w:ascii="Cambria Math" w:hAnsi="Cambria Math" w:cs="Times New Roman"/>
              </w:rPr>
            </w:rPrChange>
          </w:rPr>
          <m:t>&gt;50</m:t>
        </m:r>
      </m:oMath>
      <w:r w:rsidRPr="007658BD">
        <w:rPr>
          <w:rFonts w:ascii="Times New Roman" w:hAnsi="Times New Roman" w:cs="Times New Roman"/>
          <w:highlight w:val="yellow"/>
          <w:rPrChange w:id="1831" w:author="Valcin, Vieux" w:date="2025-10-24T13:02:00Z" w16du:dateUtc="2025-10-24T17:02:00Z">
            <w:rPr>
              <w:rFonts w:ascii="Times New Roman" w:hAnsi="Times New Roman" w:cs="Times New Roman"/>
            </w:rPr>
          </w:rPrChange>
        </w:rPr>
        <w:t xml:space="preserve"> words, sentiment </w:t>
      </w:r>
      <m:oMath>
        <m:r>
          <w:rPr>
            <w:rFonts w:ascii="Cambria Math" w:hAnsi="Cambria Math" w:cs="Times New Roman"/>
            <w:highlight w:val="yellow"/>
            <w:rPrChange w:id="1832" w:author="Valcin, Vieux" w:date="2025-10-24T13:02:00Z" w16du:dateUtc="2025-10-24T17:02:00Z">
              <w:rPr>
                <w:rFonts w:ascii="Cambria Math" w:hAnsi="Cambria Math" w:cs="Times New Roman"/>
              </w:rPr>
            </w:rPrChange>
          </w:rPr>
          <m:t>&gt;0.5</m:t>
        </m:r>
      </m:oMath>
      <w:r w:rsidRPr="007658BD">
        <w:rPr>
          <w:rFonts w:ascii="Times New Roman" w:hAnsi="Times New Roman" w:cs="Times New Roman"/>
          <w:highlight w:val="yellow"/>
          <w:rPrChange w:id="1833" w:author="Valcin, Vieux" w:date="2025-10-24T13:02:00Z" w16du:dateUtc="2025-10-24T17:02:00Z">
            <w:rPr>
              <w:rFonts w:ascii="Times New Roman" w:hAnsi="Times New Roman" w:cs="Times New Roman"/>
            </w:rPr>
          </w:rPrChange>
        </w:rPr>
        <w:t>) - Follow/subscribe after interaction - Thoughtful share with commentary - Continued dialogue (</w:t>
      </w:r>
      <m:oMath>
        <m:r>
          <w:rPr>
            <w:rFonts w:ascii="Cambria Math" w:hAnsi="Cambria Math" w:cs="Times New Roman"/>
            <w:highlight w:val="yellow"/>
            <w:rPrChange w:id="1834" w:author="Valcin, Vieux" w:date="2025-10-24T13:02:00Z" w16du:dateUtc="2025-10-24T17:02:00Z">
              <w:rPr>
                <w:rFonts w:ascii="Cambria Math" w:hAnsi="Cambria Math" w:cs="Times New Roman"/>
              </w:rPr>
            </w:rPrChange>
          </w:rPr>
          <m:t>≥3</m:t>
        </m:r>
      </m:oMath>
      <w:r w:rsidRPr="007658BD">
        <w:rPr>
          <w:rFonts w:ascii="Times New Roman" w:hAnsi="Times New Roman" w:cs="Times New Roman"/>
          <w:highlight w:val="yellow"/>
          <w:rPrChange w:id="1835" w:author="Valcin, Vieux" w:date="2025-10-24T13:02:00Z" w16du:dateUtc="2025-10-24T17:02:00Z">
            <w:rPr>
              <w:rFonts w:ascii="Times New Roman" w:hAnsi="Times New Roman" w:cs="Times New Roman"/>
            </w:rPr>
          </w:rPrChange>
        </w:rPr>
        <w:t xml:space="preserve"> exchanges) - Explicit positive feedback</w:t>
      </w:r>
    </w:p>
    <w:p w14:paraId="2930176C" w14:textId="77777777" w:rsidR="00EF1988" w:rsidRPr="007658BD" w:rsidRDefault="00591BCA">
      <w:pPr>
        <w:pStyle w:val="BodyText"/>
        <w:rPr>
          <w:rFonts w:ascii="Times New Roman" w:hAnsi="Times New Roman" w:cs="Times New Roman"/>
          <w:highlight w:val="yellow"/>
          <w:rPrChange w:id="1836"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837" w:author="Valcin, Vieux" w:date="2025-10-24T13:02:00Z" w16du:dateUtc="2025-10-24T17:02:00Z">
            <w:rPr>
              <w:rFonts w:ascii="Times New Roman" w:hAnsi="Times New Roman" w:cs="Times New Roman"/>
            </w:rPr>
          </w:rPrChange>
        </w:rPr>
        <w:t>Destructive (</w:t>
      </w:r>
      <m:oMath>
        <m:r>
          <w:rPr>
            <w:rFonts w:ascii="Cambria Math" w:hAnsi="Cambria Math" w:cs="Times New Roman"/>
            <w:highlight w:val="yellow"/>
            <w:rPrChange w:id="1838" w:author="Valcin, Vieux" w:date="2025-10-24T13:02:00Z" w16du:dateUtc="2025-10-24T17:02:00Z">
              <w:rPr>
                <w:rFonts w:ascii="Cambria Math" w:hAnsi="Cambria Math" w:cs="Times New Roman"/>
              </w:rPr>
            </w:rPrChange>
          </w:rPr>
          <m:t>y=0</m:t>
        </m:r>
      </m:oMath>
      <w:r w:rsidRPr="007658BD">
        <w:rPr>
          <w:rFonts w:ascii="Times New Roman" w:hAnsi="Times New Roman" w:cs="Times New Roman"/>
          <w:highlight w:val="yellow"/>
          <w:rPrChange w:id="1839" w:author="Valcin, Vieux" w:date="2025-10-24T13:02:00Z" w16du:dateUtc="2025-10-24T17:02:00Z">
            <w:rPr>
              <w:rFonts w:ascii="Times New Roman" w:hAnsi="Times New Roman" w:cs="Times New Roman"/>
            </w:rPr>
          </w:rPrChange>
        </w:rPr>
        <w:t>) if: - Report/block - Short negative comment (</w:t>
      </w:r>
      <m:oMath>
        <m:r>
          <w:rPr>
            <w:rFonts w:ascii="Cambria Math" w:hAnsi="Cambria Math" w:cs="Times New Roman"/>
            <w:highlight w:val="yellow"/>
            <w:rPrChange w:id="1840" w:author="Valcin, Vieux" w:date="2025-10-24T13:02:00Z" w16du:dateUtc="2025-10-24T17:02:00Z">
              <w:rPr>
                <w:rFonts w:ascii="Cambria Math" w:hAnsi="Cambria Math" w:cs="Times New Roman"/>
              </w:rPr>
            </w:rPrChange>
          </w:rPr>
          <m:t>&lt;20</m:t>
        </m:r>
      </m:oMath>
      <w:r w:rsidRPr="007658BD">
        <w:rPr>
          <w:rFonts w:ascii="Times New Roman" w:hAnsi="Times New Roman" w:cs="Times New Roman"/>
          <w:highlight w:val="yellow"/>
          <w:rPrChange w:id="1841" w:author="Valcin, Vieux" w:date="2025-10-24T13:02:00Z" w16du:dateUtc="2025-10-24T17:02:00Z">
            <w:rPr>
              <w:rFonts w:ascii="Times New Roman" w:hAnsi="Times New Roman" w:cs="Times New Roman"/>
            </w:rPr>
          </w:rPrChange>
        </w:rPr>
        <w:t xml:space="preserve"> words, sentiment </w:t>
      </w:r>
      <m:oMath>
        <m:r>
          <w:rPr>
            <w:rFonts w:ascii="Cambria Math" w:hAnsi="Cambria Math" w:cs="Times New Roman"/>
            <w:highlight w:val="yellow"/>
            <w:rPrChange w:id="1842" w:author="Valcin, Vieux" w:date="2025-10-24T13:02:00Z" w16du:dateUtc="2025-10-24T17:02:00Z">
              <w:rPr>
                <w:rFonts w:ascii="Cambria Math" w:hAnsi="Cambria Math" w:cs="Times New Roman"/>
              </w:rPr>
            </w:rPrChange>
          </w:rPr>
          <m:t>&lt;-0.3</m:t>
        </m:r>
      </m:oMath>
      <w:r w:rsidRPr="007658BD">
        <w:rPr>
          <w:rFonts w:ascii="Times New Roman" w:hAnsi="Times New Roman" w:cs="Times New Roman"/>
          <w:highlight w:val="yellow"/>
          <w:rPrChange w:id="1843" w:author="Valcin, Vieux" w:date="2025-10-24T13:02:00Z" w16du:dateUtc="2025-10-24T17:02:00Z">
            <w:rPr>
              <w:rFonts w:ascii="Times New Roman" w:hAnsi="Times New Roman" w:cs="Times New Roman"/>
            </w:rPr>
          </w:rPrChange>
        </w:rPr>
        <w:t>) - Immediate dismiss (</w:t>
      </w:r>
      <m:oMath>
        <m:r>
          <w:rPr>
            <w:rFonts w:ascii="Cambria Math" w:hAnsi="Cambria Math" w:cs="Times New Roman"/>
            <w:highlight w:val="yellow"/>
            <w:rPrChange w:id="1844" w:author="Valcin, Vieux" w:date="2025-10-24T13:02:00Z" w16du:dateUtc="2025-10-24T17:02:00Z">
              <w:rPr>
                <w:rFonts w:ascii="Cambria Math" w:hAnsi="Cambria Math" w:cs="Times New Roman"/>
              </w:rPr>
            </w:rPrChange>
          </w:rPr>
          <m:t>&lt;5</m:t>
        </m:r>
      </m:oMath>
      <w:r w:rsidRPr="007658BD">
        <w:rPr>
          <w:rFonts w:ascii="Times New Roman" w:hAnsi="Times New Roman" w:cs="Times New Roman"/>
          <w:highlight w:val="yellow"/>
          <w:rPrChange w:id="1845" w:author="Valcin, Vieux" w:date="2025-10-24T13:02:00Z" w16du:dateUtc="2025-10-24T17:02:00Z">
            <w:rPr>
              <w:rFonts w:ascii="Times New Roman" w:hAnsi="Times New Roman" w:cs="Times New Roman"/>
            </w:rPr>
          </w:rPrChange>
        </w:rPr>
        <w:t xml:space="preserve"> seconds) - No engagement</w:t>
      </w:r>
    </w:p>
    <w:p w14:paraId="34FF4235" w14:textId="77777777" w:rsidR="00EF1988" w:rsidRPr="007658BD" w:rsidRDefault="00591BCA">
      <w:pPr>
        <w:pStyle w:val="BodyText"/>
        <w:rPr>
          <w:rFonts w:ascii="Times New Roman" w:hAnsi="Times New Roman" w:cs="Times New Roman"/>
          <w:highlight w:val="yellow"/>
          <w:rPrChange w:id="1846"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847" w:author="Valcin, Vieux" w:date="2025-10-24T13:02:00Z" w16du:dateUtc="2025-10-24T17:02:00Z">
            <w:rPr>
              <w:rFonts w:ascii="Times New Roman" w:hAnsi="Times New Roman" w:cs="Times New Roman"/>
              <w:b/>
            </w:rPr>
          </w:rPrChange>
        </w:rPr>
        <w:t>Optimization:</w:t>
      </w:r>
    </w:p>
    <w:p w14:paraId="3F9BB908" w14:textId="5D7E7EA5" w:rsidR="00EF1988" w:rsidRPr="007658BD" w:rsidRDefault="00000000">
      <w:pPr>
        <w:pStyle w:val="BodyText"/>
        <w:rPr>
          <w:rFonts w:ascii="Times New Roman" w:hAnsi="Times New Roman" w:cs="Times New Roman"/>
          <w:highlight w:val="yellow"/>
          <w:rPrChange w:id="1848" w:author="Valcin, Vieux" w:date="2025-10-24T13:02:00Z" w16du:dateUtc="2025-10-24T17:02:00Z">
            <w:rPr>
              <w:rFonts w:ascii="Times New Roman" w:hAnsi="Times New Roman" w:cs="Times New Roman"/>
            </w:rPr>
          </w:rPrChange>
        </w:rPr>
      </w:pPr>
      <m:oMathPara>
        <m:oMathParaPr>
          <m:jc m:val="center"/>
        </m:oMathParaPr>
        <m:oMath>
          <m:sSup>
            <m:sSupPr>
              <m:ctrlPr>
                <w:ins w:id="1849" w:author="Valcin, Vieux" w:date="2025-10-24T11:34:00Z" w16du:dateUtc="2025-10-24T15:34:00Z">
                  <w:rPr>
                    <w:rFonts w:ascii="Cambria Math" w:hAnsi="Cambria Math" w:cs="Times New Roman"/>
                    <w:highlight w:val="yellow"/>
                  </w:rPr>
                </w:ins>
              </m:ctrlPr>
            </m:sSupPr>
            <m:e>
              <m:r>
                <w:rPr>
                  <w:rFonts w:ascii="Cambria Math" w:hAnsi="Cambria Math" w:cs="Times New Roman"/>
                  <w:highlight w:val="yellow"/>
                  <w:rPrChange w:id="1850" w:author="Valcin, Vieux" w:date="2025-10-24T13:02:00Z" w16du:dateUtc="2025-10-24T17:02:00Z">
                    <w:rPr>
                      <w:rFonts w:ascii="Cambria Math" w:hAnsi="Cambria Math" w:cs="Times New Roman"/>
                    </w:rPr>
                  </w:rPrChange>
                </w:rPr>
                <m:t>θ</m:t>
              </m:r>
            </m:e>
            <m:sup>
              <m:d>
                <m:dPr>
                  <m:ctrlPr>
                    <w:ins w:id="1851"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852" w:author="Valcin, Vieux" w:date="2025-10-24T13:02:00Z" w16du:dateUtc="2025-10-24T17:02:00Z">
                        <w:rPr>
                          <w:rFonts w:ascii="Cambria Math" w:hAnsi="Cambria Math" w:cs="Times New Roman"/>
                        </w:rPr>
                      </w:rPrChange>
                    </w:rPr>
                    <m:t>t+1</m:t>
                  </m:r>
                </m:e>
              </m:d>
            </m:sup>
          </m:sSup>
          <m:r>
            <w:rPr>
              <w:rFonts w:ascii="Cambria Math" w:hAnsi="Cambria Math" w:cs="Times New Roman"/>
              <w:highlight w:val="yellow"/>
              <w:rPrChange w:id="1853" w:author="Valcin, Vieux" w:date="2025-10-24T13:02:00Z" w16du:dateUtc="2025-10-24T17:02:00Z">
                <w:rPr>
                  <w:rFonts w:ascii="Cambria Math" w:hAnsi="Cambria Math" w:cs="Times New Roman"/>
                </w:rPr>
              </w:rPrChange>
            </w:rPr>
            <m:t>=</m:t>
          </m:r>
          <m:sSup>
            <m:sSupPr>
              <m:ctrlPr>
                <w:ins w:id="1854" w:author="Valcin, Vieux" w:date="2025-10-24T11:34:00Z" w16du:dateUtc="2025-10-24T15:34:00Z">
                  <w:rPr>
                    <w:rFonts w:ascii="Cambria Math" w:hAnsi="Cambria Math" w:cs="Times New Roman"/>
                    <w:highlight w:val="yellow"/>
                  </w:rPr>
                </w:ins>
              </m:ctrlPr>
            </m:sSupPr>
            <m:e>
              <m:r>
                <w:rPr>
                  <w:rFonts w:ascii="Cambria Math" w:hAnsi="Cambria Math" w:cs="Times New Roman"/>
                  <w:highlight w:val="yellow"/>
                  <w:rPrChange w:id="1855" w:author="Valcin, Vieux" w:date="2025-10-24T13:02:00Z" w16du:dateUtc="2025-10-24T17:02:00Z">
                    <w:rPr>
                      <w:rFonts w:ascii="Cambria Math" w:hAnsi="Cambria Math" w:cs="Times New Roman"/>
                    </w:rPr>
                  </w:rPrChange>
                </w:rPr>
                <m:t>θ</m:t>
              </m:r>
            </m:e>
            <m:sup>
              <m:d>
                <m:dPr>
                  <m:ctrlPr>
                    <w:ins w:id="1856"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857" w:author="Valcin, Vieux" w:date="2025-10-24T13:02:00Z" w16du:dateUtc="2025-10-24T17:02:00Z">
                        <w:rPr>
                          <w:rFonts w:ascii="Cambria Math" w:hAnsi="Cambria Math" w:cs="Times New Roman"/>
                        </w:rPr>
                      </w:rPrChange>
                    </w:rPr>
                    <m:t>t</m:t>
                  </m:r>
                </m:e>
              </m:d>
            </m:sup>
          </m:sSup>
          <m:r>
            <w:rPr>
              <w:rFonts w:ascii="Cambria Math" w:hAnsi="Cambria Math" w:cs="Times New Roman"/>
              <w:highlight w:val="yellow"/>
              <w:rPrChange w:id="1858" w:author="Valcin, Vieux" w:date="2025-10-24T13:02:00Z" w16du:dateUtc="2025-10-24T17:02:00Z">
                <w:rPr>
                  <w:rFonts w:ascii="Cambria Math" w:hAnsi="Cambria Math" w:cs="Times New Roman"/>
                </w:rPr>
              </w:rPrChange>
            </w:rPr>
            <m:t>-η</m:t>
          </m:r>
          <m:sSub>
            <m:sSubPr>
              <m:ctrlPr>
                <w:ins w:id="1859"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860" w:author="Valcin, Vieux" w:date="2025-10-24T13:02:00Z" w16du:dateUtc="2025-10-24T17:02:00Z">
                    <w:rPr>
                      <w:rFonts w:ascii="Cambria Math" w:hAnsi="Cambria Math" w:cs="Times New Roman"/>
                    </w:rPr>
                  </w:rPrChange>
                </w:rPr>
                <m:t>∇</m:t>
              </m:r>
            </m:e>
            <m:sub>
              <m:r>
                <w:rPr>
                  <w:rFonts w:ascii="Cambria Math" w:hAnsi="Cambria Math" w:cs="Times New Roman"/>
                  <w:highlight w:val="yellow"/>
                  <w:rPrChange w:id="1861" w:author="Valcin, Vieux" w:date="2025-10-24T13:02:00Z" w16du:dateUtc="2025-10-24T17:02:00Z">
                    <w:rPr>
                      <w:rFonts w:ascii="Cambria Math" w:hAnsi="Cambria Math" w:cs="Times New Roman"/>
                    </w:rPr>
                  </w:rPrChange>
                </w:rPr>
                <m:t>θ</m:t>
              </m:r>
            </m:sub>
          </m:sSub>
          <m:sSub>
            <m:sSubPr>
              <m:ctrlPr>
                <w:ins w:id="1862" w:author="Valcin, Vieux" w:date="2025-10-24T11:34:00Z" w16du:dateUtc="2025-10-24T15:34:00Z">
                  <w:rPr>
                    <w:rFonts w:ascii="Cambria Math" w:hAnsi="Cambria Math" w:cs="Times New Roman"/>
                    <w:highlight w:val="yellow"/>
                  </w:rPr>
                </w:ins>
              </m:ctrlPr>
            </m:sSubPr>
            <m:e>
              <m:r>
                <m:rPr>
                  <m:scr m:val="script"/>
                  <m:sty m:val="p"/>
                </m:rPr>
                <w:rPr>
                  <w:rFonts w:ascii="Cambria Math" w:hAnsi="Cambria Math" w:cs="Times New Roman"/>
                  <w:highlight w:val="yellow"/>
                  <w:rPrChange w:id="1863" w:author="Valcin, Vieux" w:date="2025-10-24T13:02:00Z" w16du:dateUtc="2025-10-24T17:02:00Z">
                    <w:rPr>
                      <w:rFonts w:ascii="Cambria Math" w:hAnsi="Cambria Math" w:cs="Times New Roman"/>
                    </w:rPr>
                  </w:rPrChange>
                </w:rPr>
                <m:t>L</m:t>
              </m:r>
            </m:e>
            <m:sub>
              <m:r>
                <w:rPr>
                  <w:rFonts w:ascii="Cambria Math" w:hAnsi="Cambria Math" w:cs="Times New Roman"/>
                  <w:highlight w:val="yellow"/>
                  <w:rPrChange w:id="1864" w:author="Valcin, Vieux" w:date="2025-10-24T13:02:00Z" w16du:dateUtc="2025-10-24T17:02:00Z">
                    <w:rPr>
                      <w:rFonts w:ascii="Cambria Math" w:hAnsi="Cambria Math" w:cs="Times New Roman"/>
                    </w:rPr>
                  </w:rPrChange>
                </w:rPr>
                <m:t>BCE</m:t>
              </m:r>
            </m:sub>
          </m:sSub>
        </m:oMath>
      </m:oMathPara>
    </w:p>
    <w:p w14:paraId="54163036" w14:textId="77777777" w:rsidR="00EF1988" w:rsidRPr="007658BD" w:rsidRDefault="00591BCA">
      <w:pPr>
        <w:pStyle w:val="FirstParagraph"/>
        <w:rPr>
          <w:rFonts w:ascii="Times New Roman" w:hAnsi="Times New Roman" w:cs="Times New Roman"/>
          <w:highlight w:val="yellow"/>
          <w:rPrChange w:id="1865"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866" w:author="Valcin, Vieux" w:date="2025-10-24T13:02:00Z" w16du:dateUtc="2025-10-24T17:02:00Z">
            <w:rPr>
              <w:rFonts w:ascii="Times New Roman" w:hAnsi="Times New Roman" w:cs="Times New Roman"/>
            </w:rPr>
          </w:rPrChange>
        </w:rPr>
        <w:t xml:space="preserve">using Adam optimizer with learning rate </w:t>
      </w:r>
      <m:oMath>
        <m:r>
          <w:rPr>
            <w:rFonts w:ascii="Cambria Math" w:hAnsi="Cambria Math" w:cs="Times New Roman"/>
            <w:highlight w:val="yellow"/>
            <w:rPrChange w:id="1867" w:author="Valcin, Vieux" w:date="2025-10-24T13:02:00Z" w16du:dateUtc="2025-10-24T17:02:00Z">
              <w:rPr>
                <w:rFonts w:ascii="Cambria Math" w:hAnsi="Cambria Math" w:cs="Times New Roman"/>
              </w:rPr>
            </w:rPrChange>
          </w:rPr>
          <m:t>η=0.001</m:t>
        </m:r>
      </m:oMath>
      <w:r w:rsidRPr="007658BD">
        <w:rPr>
          <w:rFonts w:ascii="Times New Roman" w:hAnsi="Times New Roman" w:cs="Times New Roman"/>
          <w:highlight w:val="yellow"/>
          <w:rPrChange w:id="1868" w:author="Valcin, Vieux" w:date="2025-10-24T13:02:00Z" w16du:dateUtc="2025-10-24T17:02:00Z">
            <w:rPr>
              <w:rFonts w:ascii="Times New Roman" w:hAnsi="Times New Roman" w:cs="Times New Roman"/>
            </w:rPr>
          </w:rPrChange>
        </w:rPr>
        <w:t xml:space="preserve"> and weight decay </w:t>
      </w:r>
      <m:oMath>
        <m:r>
          <w:rPr>
            <w:rFonts w:ascii="Cambria Math" w:hAnsi="Cambria Math" w:cs="Times New Roman"/>
            <w:highlight w:val="yellow"/>
            <w:rPrChange w:id="1869" w:author="Valcin, Vieux" w:date="2025-10-24T13:02:00Z" w16du:dateUtc="2025-10-24T17:02:00Z">
              <w:rPr>
                <w:rFonts w:ascii="Cambria Math" w:hAnsi="Cambria Math" w:cs="Times New Roman"/>
              </w:rPr>
            </w:rPrChange>
          </w:rPr>
          <m:t>λ=</m:t>
        </m:r>
        <m:sSup>
          <m:sSupPr>
            <m:ctrlPr>
              <w:ins w:id="1870" w:author="Valcin, Vieux" w:date="2025-10-24T11:34:00Z" w16du:dateUtc="2025-10-24T15:34:00Z">
                <w:rPr>
                  <w:rFonts w:ascii="Cambria Math" w:hAnsi="Cambria Math" w:cs="Times New Roman"/>
                  <w:highlight w:val="yellow"/>
                </w:rPr>
              </w:ins>
            </m:ctrlPr>
          </m:sSupPr>
          <m:e>
            <m:r>
              <w:rPr>
                <w:rFonts w:ascii="Cambria Math" w:hAnsi="Cambria Math" w:cs="Times New Roman"/>
                <w:highlight w:val="yellow"/>
                <w:rPrChange w:id="1871" w:author="Valcin, Vieux" w:date="2025-10-24T13:02:00Z" w16du:dateUtc="2025-10-24T17:02:00Z">
                  <w:rPr>
                    <w:rFonts w:ascii="Cambria Math" w:hAnsi="Cambria Math" w:cs="Times New Roman"/>
                  </w:rPr>
                </w:rPrChange>
              </w:rPr>
              <m:t>10</m:t>
            </m:r>
          </m:e>
          <m:sup>
            <m:r>
              <w:rPr>
                <w:rFonts w:ascii="Cambria Math" w:hAnsi="Cambria Math" w:cs="Times New Roman"/>
                <w:highlight w:val="yellow"/>
                <w:rPrChange w:id="1872" w:author="Valcin, Vieux" w:date="2025-10-24T13:02:00Z" w16du:dateUtc="2025-10-24T17:02:00Z">
                  <w:rPr>
                    <w:rFonts w:ascii="Cambria Math" w:hAnsi="Cambria Math" w:cs="Times New Roman"/>
                  </w:rPr>
                </w:rPrChange>
              </w:rPr>
              <m:t>-4</m:t>
            </m:r>
          </m:sup>
        </m:sSup>
      </m:oMath>
      <w:r w:rsidRPr="007658BD">
        <w:rPr>
          <w:rFonts w:ascii="Times New Roman" w:hAnsi="Times New Roman" w:cs="Times New Roman"/>
          <w:highlight w:val="yellow"/>
          <w:rPrChange w:id="1873" w:author="Valcin, Vieux" w:date="2025-10-24T13:02:00Z" w16du:dateUtc="2025-10-24T17:02:00Z">
            <w:rPr>
              <w:rFonts w:ascii="Times New Roman" w:hAnsi="Times New Roman" w:cs="Times New Roman"/>
            </w:rPr>
          </w:rPrChange>
        </w:rPr>
        <w:t>.</w:t>
      </w:r>
    </w:p>
    <w:p w14:paraId="72446C51" w14:textId="77777777" w:rsidR="00EF1988" w:rsidRPr="007658BD" w:rsidRDefault="00591BCA">
      <w:pPr>
        <w:pStyle w:val="Heading4"/>
        <w:rPr>
          <w:rFonts w:ascii="Times New Roman" w:hAnsi="Times New Roman" w:cs="Times New Roman"/>
          <w:color w:val="auto"/>
          <w:highlight w:val="yellow"/>
          <w:rPrChange w:id="1874" w:author="Valcin, Vieux" w:date="2025-10-24T13:02:00Z" w16du:dateUtc="2025-10-24T17:02:00Z">
            <w:rPr>
              <w:rFonts w:ascii="Times New Roman" w:hAnsi="Times New Roman" w:cs="Times New Roman"/>
              <w:color w:val="auto"/>
            </w:rPr>
          </w:rPrChange>
        </w:rPr>
      </w:pPr>
      <w:bookmarkStart w:id="1875" w:name="final-recommendation-score"/>
      <w:r w:rsidRPr="007658BD">
        <w:rPr>
          <w:rFonts w:ascii="Times New Roman" w:hAnsi="Times New Roman" w:cs="Times New Roman"/>
          <w:color w:val="auto"/>
          <w:highlight w:val="yellow"/>
          <w:rPrChange w:id="1876" w:author="Valcin, Vieux" w:date="2025-10-24T13:02:00Z" w16du:dateUtc="2025-10-24T17:02:00Z">
            <w:rPr>
              <w:rFonts w:ascii="Times New Roman" w:hAnsi="Times New Roman" w:cs="Times New Roman"/>
              <w:color w:val="auto"/>
            </w:rPr>
          </w:rPrChange>
        </w:rPr>
        <w:t>2.4.4 Final Recommendation Score</w:t>
      </w:r>
      <w:bookmarkEnd w:id="1875"/>
    </w:p>
    <w:p w14:paraId="45FC646C" w14:textId="77777777" w:rsidR="00EF1988" w:rsidRPr="007658BD" w:rsidRDefault="00591BCA">
      <w:pPr>
        <w:pStyle w:val="FirstParagraph"/>
        <w:rPr>
          <w:rFonts w:ascii="Times New Roman" w:hAnsi="Times New Roman" w:cs="Times New Roman"/>
          <w:highlight w:val="yellow"/>
          <w:rPrChange w:id="1877"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878" w:author="Valcin, Vieux" w:date="2025-10-24T13:02:00Z" w16du:dateUtc="2025-10-24T17:02:00Z">
            <w:rPr>
              <w:rFonts w:ascii="Times New Roman" w:hAnsi="Times New Roman" w:cs="Times New Roman"/>
            </w:rPr>
          </w:rPrChange>
        </w:rPr>
        <w:t>The final bridge-aware recommendation score combines semantic distance, confidence, and learned bridge probability:</w:t>
      </w:r>
    </w:p>
    <w:p w14:paraId="7EA56CF4" w14:textId="6E172F07" w:rsidR="00EF1988" w:rsidRPr="007658BD" w:rsidRDefault="00000000">
      <w:pPr>
        <w:pStyle w:val="BodyText"/>
        <w:rPr>
          <w:rFonts w:ascii="Times New Roman" w:hAnsi="Times New Roman" w:cs="Times New Roman"/>
          <w:highlight w:val="yellow"/>
          <w:rPrChange w:id="1879" w:author="Valcin, Vieux" w:date="2025-10-24T13:02:00Z" w16du:dateUtc="2025-10-24T17:02:00Z">
            <w:rPr>
              <w:rFonts w:ascii="Times New Roman" w:hAnsi="Times New Roman" w:cs="Times New Roman"/>
            </w:rPr>
          </w:rPrChange>
        </w:rPr>
      </w:pPr>
      <m:oMathPara>
        <m:oMathParaPr>
          <m:jc m:val="center"/>
        </m:oMathParaPr>
        <m:oMath>
          <m:sSub>
            <m:sSubPr>
              <m:ctrlPr>
                <w:ins w:id="1880"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881" w:author="Valcin, Vieux" w:date="2025-10-24T13:02:00Z" w16du:dateUtc="2025-10-24T17:02:00Z">
                    <w:rPr>
                      <w:rFonts w:ascii="Cambria Math" w:hAnsi="Cambria Math" w:cs="Times New Roman"/>
                    </w:rPr>
                  </w:rPrChange>
                </w:rPr>
                <m:t>S</m:t>
              </m:r>
            </m:e>
            <m:sub>
              <m:r>
                <w:rPr>
                  <w:rFonts w:ascii="Cambria Math" w:hAnsi="Cambria Math" w:cs="Times New Roman"/>
                  <w:highlight w:val="yellow"/>
                  <w:rPrChange w:id="1882" w:author="Valcin, Vieux" w:date="2025-10-24T13:02:00Z" w16du:dateUtc="2025-10-24T17:02:00Z">
                    <w:rPr>
                      <w:rFonts w:ascii="Cambria Math" w:hAnsi="Cambria Math" w:cs="Times New Roman"/>
                    </w:rPr>
                  </w:rPrChange>
                </w:rPr>
                <m:t>final</m:t>
              </m:r>
            </m:sub>
          </m:sSub>
          <m:d>
            <m:dPr>
              <m:ctrlPr>
                <w:ins w:id="1883"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884" w:author="Valcin, Vieux" w:date="2025-10-24T13:02:00Z" w16du:dateUtc="2025-10-24T17:02:00Z">
                    <w:rPr>
                      <w:rFonts w:ascii="Cambria Math" w:hAnsi="Cambria Math" w:cs="Times New Roman"/>
                    </w:rPr>
                  </w:rPrChange>
                </w:rPr>
                <m:t>i,j</m:t>
              </m:r>
            </m:e>
          </m:d>
          <m:r>
            <w:rPr>
              <w:rFonts w:ascii="Cambria Math" w:hAnsi="Cambria Math" w:cs="Times New Roman"/>
              <w:highlight w:val="yellow"/>
              <w:rPrChange w:id="1885" w:author="Valcin, Vieux" w:date="2025-10-24T13:02:00Z" w16du:dateUtc="2025-10-24T17:02:00Z">
                <w:rPr>
                  <w:rFonts w:ascii="Cambria Math" w:hAnsi="Cambria Math" w:cs="Times New Roman"/>
                </w:rPr>
              </w:rPrChange>
            </w:rPr>
            <m:t>=f</m:t>
          </m:r>
          <m:d>
            <m:dPr>
              <m:ctrlPr>
                <w:ins w:id="1886" w:author="Valcin, Vieux" w:date="2025-10-24T12:18:00Z" w16du:dateUtc="2025-10-24T16:18:00Z">
                  <w:rPr>
                    <w:rFonts w:ascii="Cambria Math" w:hAnsi="Cambria Math" w:cs="Times New Roman"/>
                    <w:i/>
                    <w:highlight w:val="yellow"/>
                  </w:rPr>
                </w:ins>
              </m:ctrlPr>
            </m:dPr>
            <m:e>
              <m:sSub>
                <m:sSubPr>
                  <m:ctrlPr>
                    <w:ins w:id="1887"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888"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889" w:author="Valcin, Vieux" w:date="2025-10-24T13:02:00Z" w16du:dateUtc="2025-10-24T17:02:00Z">
                        <w:rPr>
                          <w:rFonts w:ascii="Cambria Math" w:hAnsi="Cambria Math" w:cs="Times New Roman"/>
                        </w:rPr>
                      </w:rPrChange>
                    </w:rPr>
                    <m:t>H</m:t>
                  </m:r>
                </m:sub>
              </m:sSub>
              <m:d>
                <m:dPr>
                  <m:ctrlPr>
                    <w:ins w:id="1890" w:author="Valcin, Vieux" w:date="2025-10-24T12:18:00Z" w16du:dateUtc="2025-10-24T16:18:00Z">
                      <w:rPr>
                        <w:rFonts w:ascii="Cambria Math" w:hAnsi="Cambria Math" w:cs="Times New Roman"/>
                        <w:i/>
                        <w:highlight w:val="yellow"/>
                      </w:rPr>
                    </w:ins>
                  </m:ctrlPr>
                </m:dPr>
                <m:e>
                  <m:sSub>
                    <m:sSubPr>
                      <m:ctrlPr>
                        <w:ins w:id="1891"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892"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893" w:author="Valcin, Vieux" w:date="2025-10-24T13:02:00Z" w16du:dateUtc="2025-10-24T17:02:00Z">
                            <w:rPr>
                              <w:rFonts w:ascii="Cambria Math" w:hAnsi="Cambria Math" w:cs="Times New Roman"/>
                            </w:rPr>
                          </w:rPrChange>
                        </w:rPr>
                        <m:t>i</m:t>
                      </m:r>
                    </m:sub>
                  </m:sSub>
                  <m:r>
                    <w:rPr>
                      <w:rFonts w:ascii="Cambria Math" w:hAnsi="Cambria Math" w:cs="Times New Roman"/>
                      <w:highlight w:val="yellow"/>
                      <w:rPrChange w:id="1894" w:author="Valcin, Vieux" w:date="2025-10-24T13:02:00Z" w16du:dateUtc="2025-10-24T17:02:00Z">
                        <w:rPr>
                          <w:rFonts w:ascii="Cambria Math" w:hAnsi="Cambria Math" w:cs="Times New Roman"/>
                        </w:rPr>
                      </w:rPrChange>
                    </w:rPr>
                    <m:t>,</m:t>
                  </m:r>
                  <m:sSub>
                    <m:sSubPr>
                      <m:ctrlPr>
                        <w:ins w:id="1895"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896"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897" w:author="Valcin, Vieux" w:date="2025-10-24T13:02:00Z" w16du:dateUtc="2025-10-24T17:02:00Z">
                            <w:rPr>
                              <w:rFonts w:ascii="Cambria Math" w:hAnsi="Cambria Math" w:cs="Times New Roman"/>
                            </w:rPr>
                          </w:rPrChange>
                        </w:rPr>
                        <m:t>j</m:t>
                      </m:r>
                    </m:sub>
                  </m:sSub>
                </m:e>
              </m:d>
            </m:e>
          </m:d>
          <m:r>
            <w:rPr>
              <w:rFonts w:ascii="Cambria Math" w:hAnsi="Cambria Math" w:cs="Times New Roman"/>
              <w:highlight w:val="yellow"/>
              <w:rPrChange w:id="1898" w:author="Valcin, Vieux" w:date="2025-10-24T13:02:00Z" w16du:dateUtc="2025-10-24T17:02:00Z">
                <w:rPr>
                  <w:rFonts w:ascii="Cambria Math" w:hAnsi="Cambria Math" w:cs="Times New Roman"/>
                </w:rPr>
              </w:rPrChange>
            </w:rPr>
            <m:t>×C</m:t>
          </m:r>
          <m:d>
            <m:dPr>
              <m:ctrlPr>
                <w:ins w:id="1899"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900" w:author="Valcin, Vieux" w:date="2025-10-24T13:02:00Z" w16du:dateUtc="2025-10-24T17:02:00Z">
                    <w:rPr>
                      <w:rFonts w:ascii="Cambria Math" w:hAnsi="Cambria Math" w:cs="Times New Roman"/>
                    </w:rPr>
                  </w:rPrChange>
                </w:rPr>
                <m:t>i,j</m:t>
              </m:r>
            </m:e>
          </m:d>
          <m:r>
            <w:rPr>
              <w:rFonts w:ascii="Cambria Math" w:hAnsi="Cambria Math" w:cs="Times New Roman"/>
              <w:highlight w:val="yellow"/>
              <w:rPrChange w:id="1901" w:author="Valcin, Vieux" w:date="2025-10-24T13:02:00Z" w16du:dateUtc="2025-10-24T17:02:00Z">
                <w:rPr>
                  <w:rFonts w:ascii="Cambria Math" w:hAnsi="Cambria Math" w:cs="Times New Roman"/>
                </w:rPr>
              </w:rPrChange>
            </w:rPr>
            <m:t>×B</m:t>
          </m:r>
          <m:d>
            <m:dPr>
              <m:ctrlPr>
                <w:ins w:id="1902"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903" w:author="Valcin, Vieux" w:date="2025-10-24T13:02:00Z" w16du:dateUtc="2025-10-24T17:02:00Z">
                    <w:rPr>
                      <w:rFonts w:ascii="Cambria Math" w:hAnsi="Cambria Math" w:cs="Times New Roman"/>
                    </w:rPr>
                  </w:rPrChange>
                </w:rPr>
                <m:t>i,j</m:t>
              </m:r>
            </m:e>
          </m:d>
        </m:oMath>
      </m:oMathPara>
    </w:p>
    <w:p w14:paraId="2B51D829" w14:textId="4657950F" w:rsidR="00EF1988" w:rsidRPr="007658BD" w:rsidRDefault="00591BCA">
      <w:pPr>
        <w:pStyle w:val="FirstParagraph"/>
        <w:rPr>
          <w:rFonts w:ascii="Times New Roman" w:hAnsi="Times New Roman" w:cs="Times New Roman"/>
          <w:highlight w:val="yellow"/>
          <w:rPrChange w:id="1904" w:author="Valcin, Vieux" w:date="2025-10-24T13:02:00Z" w16du:dateUtc="2025-10-24T17:02:00Z">
            <w:rPr>
              <w:rFonts w:ascii="Times New Roman" w:hAnsi="Times New Roman" w:cs="Times New Roman"/>
            </w:rPr>
          </w:rPrChange>
        </w:rPr>
      </w:pPr>
      <w:r w:rsidRPr="007658BD">
        <w:rPr>
          <w:rFonts w:ascii="Times New Roman" w:hAnsi="Times New Roman" w:cs="Times New Roman"/>
          <w:highlight w:val="yellow"/>
          <w:rPrChange w:id="1905" w:author="Valcin, Vieux" w:date="2025-10-24T13:02:00Z" w16du:dateUtc="2025-10-24T17:02:00Z">
            <w:rPr>
              <w:rFonts w:ascii="Times New Roman" w:hAnsi="Times New Roman" w:cs="Times New Roman"/>
            </w:rPr>
          </w:rPrChange>
        </w:rPr>
        <w:t xml:space="preserve">where: - </w:t>
      </w:r>
      <m:oMath>
        <m:r>
          <w:rPr>
            <w:rFonts w:ascii="Cambria Math" w:hAnsi="Cambria Math" w:cs="Times New Roman"/>
            <w:highlight w:val="yellow"/>
            <w:rPrChange w:id="1906" w:author="Valcin, Vieux" w:date="2025-10-24T13:02:00Z" w16du:dateUtc="2025-10-24T17:02:00Z">
              <w:rPr>
                <w:rFonts w:ascii="Cambria Math" w:hAnsi="Cambria Math" w:cs="Times New Roman"/>
              </w:rPr>
            </w:rPrChange>
          </w:rPr>
          <m:t>f</m:t>
        </m:r>
        <m:d>
          <m:dPr>
            <m:ctrlPr>
              <w:ins w:id="1907"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908" w:author="Valcin, Vieux" w:date="2025-10-24T13:02:00Z" w16du:dateUtc="2025-10-24T17:02:00Z">
                  <w:rPr>
                    <w:rFonts w:ascii="Cambria Math" w:hAnsi="Cambria Math" w:cs="Times New Roman"/>
                  </w:rPr>
                </w:rPrChange>
              </w:rPr>
              <m:t>d</m:t>
            </m:r>
          </m:e>
        </m:d>
        <m:r>
          <w:rPr>
            <w:rFonts w:ascii="Cambria Math" w:hAnsi="Cambria Math" w:cs="Times New Roman"/>
            <w:highlight w:val="yellow"/>
            <w:rPrChange w:id="1909" w:author="Valcin, Vieux" w:date="2025-10-24T13:02:00Z" w16du:dateUtc="2025-10-24T17:02:00Z">
              <w:rPr>
                <w:rFonts w:ascii="Cambria Math" w:hAnsi="Cambria Math" w:cs="Times New Roman"/>
              </w:rPr>
            </w:rPrChange>
          </w:rPr>
          <m:t>=</m:t>
        </m:r>
        <m:r>
          <m:rPr>
            <m:nor/>
          </m:rPr>
          <w:rPr>
            <w:rFonts w:ascii="Times New Roman" w:hAnsi="Times New Roman" w:cs="Times New Roman"/>
            <w:highlight w:val="yellow"/>
            <w:rPrChange w:id="1910" w:author="Valcin, Vieux" w:date="2025-10-24T13:02:00Z" w16du:dateUtc="2025-10-24T17:02:00Z">
              <w:rPr>
                <w:rFonts w:ascii="Times New Roman" w:hAnsi="Times New Roman" w:cs="Times New Roman"/>
              </w:rPr>
            </w:rPrChange>
          </w:rPr>
          <m:t>exp</m:t>
        </m:r>
        <m:d>
          <m:dPr>
            <m:ctrlPr>
              <w:ins w:id="1911"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912" w:author="Valcin, Vieux" w:date="2025-10-24T13:02:00Z" w16du:dateUtc="2025-10-24T17:02:00Z">
                  <w:rPr>
                    <w:rFonts w:ascii="Cambria Math" w:hAnsi="Cambria Math" w:cs="Times New Roman"/>
                  </w:rPr>
                </w:rPrChange>
              </w:rPr>
              <m:t>-</m:t>
            </m:r>
            <m:sSup>
              <m:sSupPr>
                <m:ctrlPr>
                  <w:ins w:id="1913" w:author="Valcin, Vieux" w:date="2025-10-24T11:34:00Z" w16du:dateUtc="2025-10-24T15:34:00Z">
                    <w:rPr>
                      <w:rFonts w:ascii="Cambria Math" w:hAnsi="Cambria Math" w:cs="Times New Roman"/>
                      <w:highlight w:val="yellow"/>
                    </w:rPr>
                  </w:ins>
                </m:ctrlPr>
              </m:sSupPr>
              <m:e>
                <m:r>
                  <w:rPr>
                    <w:rFonts w:ascii="Cambria Math" w:hAnsi="Cambria Math" w:cs="Times New Roman"/>
                    <w:highlight w:val="yellow"/>
                    <w:rPrChange w:id="1914" w:author="Valcin, Vieux" w:date="2025-10-24T13:02:00Z" w16du:dateUtc="2025-10-24T17:02:00Z">
                      <w:rPr>
                        <w:rFonts w:ascii="Cambria Math" w:hAnsi="Cambria Math" w:cs="Times New Roman"/>
                      </w:rPr>
                    </w:rPrChange>
                  </w:rPr>
                  <m:t>d</m:t>
                </m:r>
              </m:e>
              <m:sup>
                <m:r>
                  <w:rPr>
                    <w:rFonts w:ascii="Cambria Math" w:hAnsi="Cambria Math" w:cs="Times New Roman"/>
                    <w:highlight w:val="yellow"/>
                    <w:rPrChange w:id="1915" w:author="Valcin, Vieux" w:date="2025-10-24T13:02:00Z" w16du:dateUtc="2025-10-24T17:02:00Z">
                      <w:rPr>
                        <w:rFonts w:ascii="Cambria Math" w:hAnsi="Cambria Math" w:cs="Times New Roman"/>
                      </w:rPr>
                    </w:rPrChange>
                  </w:rPr>
                  <m:t>2</m:t>
                </m:r>
              </m:sup>
            </m:sSup>
          </m:e>
        </m:d>
      </m:oMath>
      <w:r w:rsidRPr="007658BD">
        <w:rPr>
          <w:rFonts w:ascii="Times New Roman" w:hAnsi="Times New Roman" w:cs="Times New Roman"/>
          <w:highlight w:val="yellow"/>
          <w:rPrChange w:id="1916" w:author="Valcin, Vieux" w:date="2025-10-24T13:02:00Z" w16du:dateUtc="2025-10-24T17:02:00Z">
            <w:rPr>
              <w:rFonts w:ascii="Times New Roman" w:hAnsi="Times New Roman" w:cs="Times New Roman"/>
            </w:rPr>
          </w:rPrChange>
        </w:rPr>
        <w:t xml:space="preserve"> is the semantic scoring function </w:t>
      </w:r>
      <w:r w:rsidR="00E63460" w:rsidRPr="007658BD">
        <w:rPr>
          <w:rFonts w:ascii="Times New Roman" w:hAnsi="Times New Roman" w:cs="Times New Roman"/>
          <w:highlight w:val="yellow"/>
          <w:rPrChange w:id="1917" w:author="Valcin, Vieux" w:date="2025-10-24T13:02:00Z" w16du:dateUtc="2025-10-24T17:02:00Z">
            <w:rPr>
              <w:rFonts w:ascii="Times New Roman" w:hAnsi="Times New Roman" w:cs="Times New Roman"/>
            </w:rPr>
          </w:rPrChange>
        </w:rPr>
        <w:t>–</w:t>
      </w:r>
      <w:r w:rsidRPr="007658BD">
        <w:rPr>
          <w:rFonts w:ascii="Times New Roman" w:hAnsi="Times New Roman" w:cs="Times New Roman"/>
          <w:highlight w:val="yellow"/>
          <w:rPrChange w:id="1918" w:author="Valcin, Vieux" w:date="2025-10-24T13:02:00Z" w16du:dateUtc="2025-10-24T17:02:00Z">
            <w:rPr>
              <w:rFonts w:ascii="Times New Roman" w:hAnsi="Times New Roman" w:cs="Times New Roman"/>
            </w:rPr>
          </w:rPrChange>
        </w:rPr>
        <w:t xml:space="preserve"> </w:t>
      </w:r>
      <m:oMath>
        <m:r>
          <w:rPr>
            <w:rFonts w:ascii="Cambria Math" w:hAnsi="Cambria Math" w:cs="Times New Roman"/>
            <w:highlight w:val="yellow"/>
            <w:rPrChange w:id="1919" w:author="Valcin, Vieux" w:date="2025-10-24T13:02:00Z" w16du:dateUtc="2025-10-24T17:02:00Z">
              <w:rPr>
                <w:rFonts w:ascii="Cambria Math" w:hAnsi="Cambria Math" w:cs="Times New Roman"/>
              </w:rPr>
            </w:rPrChange>
          </w:rPr>
          <m:t>C</m:t>
        </m:r>
        <m:d>
          <m:dPr>
            <m:ctrlPr>
              <w:ins w:id="1920"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921" w:author="Valcin, Vieux" w:date="2025-10-24T13:02:00Z" w16du:dateUtc="2025-10-24T17:02:00Z">
                  <w:rPr>
                    <w:rFonts w:ascii="Cambria Math" w:hAnsi="Cambria Math" w:cs="Times New Roman"/>
                  </w:rPr>
                </w:rPrChange>
              </w:rPr>
              <m:t>i,j</m:t>
            </m:r>
          </m:e>
        </m:d>
        <m:r>
          <w:rPr>
            <w:rFonts w:ascii="Cambria Math" w:hAnsi="Cambria Math" w:cs="Times New Roman"/>
            <w:highlight w:val="yellow"/>
            <w:rPrChange w:id="1922" w:author="Valcin, Vieux" w:date="2025-10-24T13:02:00Z" w16du:dateUtc="2025-10-24T17:02:00Z">
              <w:rPr>
                <w:rFonts w:ascii="Cambria Math" w:hAnsi="Cambria Math" w:cs="Times New Roman"/>
              </w:rPr>
            </w:rPrChange>
          </w:rPr>
          <m:t>=</m:t>
        </m:r>
        <m:r>
          <m:rPr>
            <m:nor/>
          </m:rPr>
          <w:rPr>
            <w:rFonts w:ascii="Times New Roman" w:hAnsi="Times New Roman" w:cs="Times New Roman"/>
            <w:highlight w:val="yellow"/>
            <w:rPrChange w:id="1923" w:author="Valcin, Vieux" w:date="2025-10-24T13:02:00Z" w16du:dateUtc="2025-10-24T17:02:00Z">
              <w:rPr>
                <w:rFonts w:ascii="Times New Roman" w:hAnsi="Times New Roman" w:cs="Times New Roman"/>
              </w:rPr>
            </w:rPrChange>
          </w:rPr>
          <m:t>min</m:t>
        </m:r>
        <m:d>
          <m:dPr>
            <m:ctrlPr>
              <w:ins w:id="1924" w:author="Valcin, Vieux" w:date="2025-10-24T12:18:00Z" w16du:dateUtc="2025-10-24T16:18:00Z">
                <w:rPr>
                  <w:rFonts w:ascii="Cambria Math" w:hAnsi="Cambria Math" w:cs="Times New Roman"/>
                  <w:i/>
                  <w:highlight w:val="yellow"/>
                </w:rPr>
              </w:ins>
            </m:ctrlPr>
          </m:dPr>
          <m:e>
            <m:sSub>
              <m:sSubPr>
                <m:ctrlPr>
                  <w:ins w:id="1925"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26"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927" w:author="Valcin, Vieux" w:date="2025-10-24T13:02:00Z" w16du:dateUtc="2025-10-24T17:02:00Z">
                      <w:rPr>
                        <w:rFonts w:ascii="Cambria Math" w:hAnsi="Cambria Math" w:cs="Times New Roman"/>
                      </w:rPr>
                    </w:rPrChange>
                  </w:rPr>
                  <m:t>i</m:t>
                </m:r>
              </m:sub>
            </m:sSub>
            <m:r>
              <w:rPr>
                <w:rFonts w:ascii="Cambria Math" w:hAnsi="Cambria Math" w:cs="Times New Roman"/>
                <w:highlight w:val="yellow"/>
                <w:rPrChange w:id="1928" w:author="Valcin, Vieux" w:date="2025-10-24T13:02:00Z" w16du:dateUtc="2025-10-24T17:02:00Z">
                  <w:rPr>
                    <w:rFonts w:ascii="Cambria Math" w:hAnsi="Cambria Math" w:cs="Times New Roman"/>
                  </w:rPr>
                </w:rPrChange>
              </w:rPr>
              <m:t>,</m:t>
            </m:r>
            <m:sSub>
              <m:sSubPr>
                <m:ctrlPr>
                  <w:ins w:id="1929"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30" w:author="Valcin, Vieux" w:date="2025-10-24T13:02:00Z" w16du:dateUtc="2025-10-24T17:02:00Z">
                      <w:rPr>
                        <w:rFonts w:ascii="Cambria Math" w:hAnsi="Cambria Math" w:cs="Times New Roman"/>
                      </w:rPr>
                    </w:rPrChange>
                  </w:rPr>
                  <m:t>C</m:t>
                </m:r>
              </m:e>
              <m:sub>
                <m:r>
                  <w:rPr>
                    <w:rFonts w:ascii="Cambria Math" w:hAnsi="Cambria Math" w:cs="Times New Roman"/>
                    <w:highlight w:val="yellow"/>
                    <w:rPrChange w:id="1931" w:author="Valcin, Vieux" w:date="2025-10-24T13:02:00Z" w16du:dateUtc="2025-10-24T17:02:00Z">
                      <w:rPr>
                        <w:rFonts w:ascii="Cambria Math" w:hAnsi="Cambria Math" w:cs="Times New Roman"/>
                      </w:rPr>
                    </w:rPrChange>
                  </w:rPr>
                  <m:t>j</m:t>
                </m:r>
              </m:sub>
            </m:sSub>
          </m:e>
        </m:d>
      </m:oMath>
      <w:r w:rsidRPr="007658BD">
        <w:rPr>
          <w:rFonts w:ascii="Times New Roman" w:hAnsi="Times New Roman" w:cs="Times New Roman"/>
          <w:highlight w:val="yellow"/>
          <w:rPrChange w:id="1932" w:author="Valcin, Vieux" w:date="2025-10-24T13:02:00Z" w16du:dateUtc="2025-10-24T17:02:00Z">
            <w:rPr>
              <w:rFonts w:ascii="Times New Roman" w:hAnsi="Times New Roman" w:cs="Times New Roman"/>
            </w:rPr>
          </w:rPrChange>
        </w:rPr>
        <w:t xml:space="preserve"> is the confidence weight </w:t>
      </w:r>
      <w:r w:rsidR="00E63460" w:rsidRPr="007658BD">
        <w:rPr>
          <w:rFonts w:ascii="Times New Roman" w:hAnsi="Times New Roman" w:cs="Times New Roman"/>
          <w:highlight w:val="yellow"/>
          <w:rPrChange w:id="1933" w:author="Valcin, Vieux" w:date="2025-10-24T13:02:00Z" w16du:dateUtc="2025-10-24T17:02:00Z">
            <w:rPr>
              <w:rFonts w:ascii="Times New Roman" w:hAnsi="Times New Roman" w:cs="Times New Roman"/>
            </w:rPr>
          </w:rPrChange>
        </w:rPr>
        <w:t>–</w:t>
      </w:r>
      <w:r w:rsidRPr="007658BD">
        <w:rPr>
          <w:rFonts w:ascii="Times New Roman" w:hAnsi="Times New Roman" w:cs="Times New Roman"/>
          <w:highlight w:val="yellow"/>
          <w:rPrChange w:id="1934" w:author="Valcin, Vieux" w:date="2025-10-24T13:02:00Z" w16du:dateUtc="2025-10-24T17:02:00Z">
            <w:rPr>
              <w:rFonts w:ascii="Times New Roman" w:hAnsi="Times New Roman" w:cs="Times New Roman"/>
            </w:rPr>
          </w:rPrChange>
        </w:rPr>
        <w:t xml:space="preserve"> </w:t>
      </w:r>
      <m:oMath>
        <m:r>
          <w:rPr>
            <w:rFonts w:ascii="Cambria Math" w:hAnsi="Cambria Math" w:cs="Times New Roman"/>
            <w:highlight w:val="yellow"/>
            <w:rPrChange w:id="1935" w:author="Valcin, Vieux" w:date="2025-10-24T13:02:00Z" w16du:dateUtc="2025-10-24T17:02:00Z">
              <w:rPr>
                <w:rFonts w:ascii="Cambria Math" w:hAnsi="Cambria Math" w:cs="Times New Roman"/>
              </w:rPr>
            </w:rPrChange>
          </w:rPr>
          <m:t>B</m:t>
        </m:r>
        <m:d>
          <m:dPr>
            <m:ctrlPr>
              <w:ins w:id="1936"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937" w:author="Valcin, Vieux" w:date="2025-10-24T13:02:00Z" w16du:dateUtc="2025-10-24T17:02:00Z">
                  <w:rPr>
                    <w:rFonts w:ascii="Cambria Math" w:hAnsi="Cambria Math" w:cs="Times New Roman"/>
                  </w:rPr>
                </w:rPrChange>
              </w:rPr>
              <m:t>i,j</m:t>
            </m:r>
          </m:e>
        </m:d>
      </m:oMath>
      <w:r w:rsidRPr="007658BD">
        <w:rPr>
          <w:rFonts w:ascii="Times New Roman" w:hAnsi="Times New Roman" w:cs="Times New Roman"/>
          <w:highlight w:val="yellow"/>
          <w:rPrChange w:id="1938" w:author="Valcin, Vieux" w:date="2025-10-24T13:02:00Z" w16du:dateUtc="2025-10-24T17:02:00Z">
            <w:rPr>
              <w:rFonts w:ascii="Times New Roman" w:hAnsi="Times New Roman" w:cs="Times New Roman"/>
            </w:rPr>
          </w:rPrChange>
        </w:rPr>
        <w:t xml:space="preserve"> is the Siamese network output</w:t>
      </w:r>
    </w:p>
    <w:p w14:paraId="7DDE58C2" w14:textId="77777777" w:rsidR="00EF1988" w:rsidRPr="007658BD" w:rsidRDefault="00591BCA">
      <w:pPr>
        <w:pStyle w:val="BodyText"/>
        <w:rPr>
          <w:rFonts w:ascii="Times New Roman" w:hAnsi="Times New Roman" w:cs="Times New Roman"/>
          <w:highlight w:val="yellow"/>
          <w:rPrChange w:id="1939" w:author="Valcin, Vieux" w:date="2025-10-24T13:02:00Z" w16du:dateUtc="2025-10-24T17:02:00Z">
            <w:rPr>
              <w:rFonts w:ascii="Times New Roman" w:hAnsi="Times New Roman" w:cs="Times New Roman"/>
            </w:rPr>
          </w:rPrChange>
        </w:rPr>
      </w:pPr>
      <w:r w:rsidRPr="007658BD">
        <w:rPr>
          <w:rFonts w:ascii="Times New Roman" w:hAnsi="Times New Roman" w:cs="Times New Roman"/>
          <w:b/>
          <w:highlight w:val="yellow"/>
          <w:rPrChange w:id="1940" w:author="Valcin, Vieux" w:date="2025-10-24T13:02:00Z" w16du:dateUtc="2025-10-24T17:02:00Z">
            <w:rPr>
              <w:rFonts w:ascii="Times New Roman" w:hAnsi="Times New Roman" w:cs="Times New Roman"/>
              <w:b/>
            </w:rPr>
          </w:rPrChange>
        </w:rPr>
        <w:t>Bridge Classification:</w:t>
      </w:r>
    </w:p>
    <w:p w14:paraId="56000FB3" w14:textId="602537B9" w:rsidR="00EF1988" w:rsidRPr="003D165E" w:rsidRDefault="00E63460">
      <w:pPr>
        <w:pStyle w:val="BodyText"/>
        <w:rPr>
          <w:rFonts w:ascii="Times New Roman" w:hAnsi="Times New Roman" w:cs="Times New Roman"/>
        </w:rPr>
      </w:pPr>
      <m:oMathPara>
        <m:oMathParaPr>
          <m:jc m:val="center"/>
        </m:oMathParaPr>
        <m:oMath>
          <m:r>
            <m:rPr>
              <m:nor/>
            </m:rPr>
            <w:rPr>
              <w:rFonts w:ascii="Times New Roman" w:hAnsi="Times New Roman" w:cs="Times New Roman"/>
              <w:highlight w:val="yellow"/>
              <w:rPrChange w:id="1941" w:author="Valcin, Vieux" w:date="2025-10-24T13:02:00Z" w16du:dateUtc="2025-10-24T17:02:00Z">
                <w:rPr>
                  <w:rFonts w:ascii="Times New Roman" w:hAnsi="Times New Roman" w:cs="Times New Roman"/>
                </w:rPr>
              </w:rPrChange>
            </w:rPr>
            <m:t>Category</m:t>
          </m:r>
          <m:d>
            <m:dPr>
              <m:ctrlPr>
                <w:ins w:id="1942" w:author="Valcin, Vieux" w:date="2025-10-24T12:18:00Z" w16du:dateUtc="2025-10-24T16:18:00Z">
                  <w:rPr>
                    <w:rFonts w:ascii="Cambria Math" w:hAnsi="Cambria Math" w:cs="Times New Roman"/>
                    <w:i/>
                    <w:highlight w:val="yellow"/>
                  </w:rPr>
                </w:ins>
              </m:ctrlPr>
            </m:dPr>
            <m:e>
              <m:r>
                <w:rPr>
                  <w:rFonts w:ascii="Cambria Math" w:hAnsi="Cambria Math" w:cs="Times New Roman"/>
                  <w:highlight w:val="yellow"/>
                  <w:rPrChange w:id="1943" w:author="Valcin, Vieux" w:date="2025-10-24T13:02:00Z" w16du:dateUtc="2025-10-24T17:02:00Z">
                    <w:rPr>
                      <w:rFonts w:ascii="Cambria Math" w:hAnsi="Cambria Math" w:cs="Times New Roman"/>
                    </w:rPr>
                  </w:rPrChange>
                </w:rPr>
                <m:t>i,j</m:t>
              </m:r>
            </m:e>
          </m:d>
          <m:r>
            <w:rPr>
              <w:rFonts w:ascii="Cambria Math" w:hAnsi="Cambria Math" w:cs="Times New Roman"/>
              <w:highlight w:val="yellow"/>
              <w:rPrChange w:id="1944" w:author="Valcin, Vieux" w:date="2025-10-24T13:02:00Z" w16du:dateUtc="2025-10-24T17:02:00Z">
                <w:rPr>
                  <w:rFonts w:ascii="Cambria Math" w:hAnsi="Cambria Math" w:cs="Times New Roman"/>
                </w:rPr>
              </w:rPrChange>
            </w:rPr>
            <m:t>=</m:t>
          </m:r>
          <m:d>
            <m:dPr>
              <m:begChr m:val="{"/>
              <m:endChr m:val=""/>
              <m:ctrlPr>
                <w:ins w:id="1945" w:author="Valcin, Vieux" w:date="2025-10-24T11:34:00Z" w16du:dateUtc="2025-10-24T15:34:00Z">
                  <w:rPr>
                    <w:rFonts w:ascii="Cambria Math" w:hAnsi="Cambria Math" w:cs="Times New Roman"/>
                    <w:highlight w:val="yellow"/>
                  </w:rPr>
                </w:ins>
              </m:ctrlPr>
            </m:dPr>
            <m:e>
              <m:m>
                <m:mPr>
                  <m:plcHide m:val="1"/>
                  <m:mcs>
                    <m:mc>
                      <m:mcPr>
                        <m:count m:val="2"/>
                        <m:mcJc m:val="left"/>
                      </m:mcPr>
                    </m:mc>
                  </m:mcs>
                  <m:ctrlPr>
                    <w:ins w:id="1946" w:author="Valcin, Vieux" w:date="2025-10-24T11:34:00Z" w16du:dateUtc="2025-10-24T15:34:00Z">
                      <w:rPr>
                        <w:rFonts w:ascii="Cambria Math" w:hAnsi="Cambria Math" w:cs="Times New Roman"/>
                        <w:highlight w:val="yellow"/>
                      </w:rPr>
                    </w:ins>
                  </m:ctrlPr>
                </m:mPr>
                <m:mr>
                  <m:e>
                    <m:r>
                      <m:rPr>
                        <m:nor/>
                      </m:rPr>
                      <w:rPr>
                        <w:rFonts w:ascii="Times New Roman" w:hAnsi="Times New Roman" w:cs="Times New Roman"/>
                        <w:highlight w:val="yellow"/>
                        <w:rPrChange w:id="1947" w:author="Valcin, Vieux" w:date="2025-10-24T13:02:00Z" w16du:dateUtc="2025-10-24T17:02:00Z">
                          <w:rPr>
                            <w:rFonts w:ascii="Times New Roman" w:hAnsi="Times New Roman" w:cs="Times New Roman"/>
                          </w:rPr>
                        </w:rPrChange>
                      </w:rPr>
                      <m:t>Neighbor</m:t>
                    </m:r>
                  </m:e>
                  <m:e>
                    <m:r>
                      <m:rPr>
                        <m:nor/>
                      </m:rPr>
                      <w:rPr>
                        <w:rFonts w:ascii="Times New Roman" w:hAnsi="Times New Roman" w:cs="Times New Roman"/>
                        <w:highlight w:val="yellow"/>
                        <w:rPrChange w:id="1948" w:author="Valcin, Vieux" w:date="2025-10-24T13:02:00Z" w16du:dateUtc="2025-10-24T17:02:00Z">
                          <w:rPr>
                            <w:rFonts w:ascii="Times New Roman" w:hAnsi="Times New Roman" w:cs="Times New Roman"/>
                          </w:rPr>
                        </w:rPrChange>
                      </w:rPr>
                      <m:t xml:space="preserve">if </m:t>
                    </m:r>
                    <m:sSub>
                      <m:sSubPr>
                        <m:ctrlPr>
                          <w:ins w:id="1949"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50"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951" w:author="Valcin, Vieux" w:date="2025-10-24T13:02:00Z" w16du:dateUtc="2025-10-24T17:02:00Z">
                              <w:rPr>
                                <w:rFonts w:ascii="Cambria Math" w:hAnsi="Cambria Math" w:cs="Times New Roman"/>
                              </w:rPr>
                            </w:rPrChange>
                          </w:rPr>
                          <m:t>H</m:t>
                        </m:r>
                      </m:sub>
                    </m:sSub>
                    <m:d>
                      <m:dPr>
                        <m:ctrlPr>
                          <w:ins w:id="1952" w:author="Valcin, Vieux" w:date="2025-10-24T12:18:00Z" w16du:dateUtc="2025-10-24T16:18:00Z">
                            <w:rPr>
                              <w:rFonts w:ascii="Cambria Math" w:hAnsi="Cambria Math" w:cs="Times New Roman"/>
                              <w:i/>
                              <w:highlight w:val="yellow"/>
                            </w:rPr>
                          </w:ins>
                        </m:ctrlPr>
                      </m:dPr>
                      <m:e>
                        <m:sSub>
                          <m:sSubPr>
                            <m:ctrlPr>
                              <w:ins w:id="1953"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54"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955" w:author="Valcin, Vieux" w:date="2025-10-24T13:02:00Z" w16du:dateUtc="2025-10-24T17:02:00Z">
                                  <w:rPr>
                                    <w:rFonts w:ascii="Cambria Math" w:hAnsi="Cambria Math" w:cs="Times New Roman"/>
                                  </w:rPr>
                                </w:rPrChange>
                              </w:rPr>
                              <m:t>i</m:t>
                            </m:r>
                          </m:sub>
                        </m:sSub>
                        <m:r>
                          <w:rPr>
                            <w:rFonts w:ascii="Cambria Math" w:hAnsi="Cambria Math" w:cs="Times New Roman"/>
                            <w:highlight w:val="yellow"/>
                            <w:rPrChange w:id="1956" w:author="Valcin, Vieux" w:date="2025-10-24T13:02:00Z" w16du:dateUtc="2025-10-24T17:02:00Z">
                              <w:rPr>
                                <w:rFonts w:ascii="Cambria Math" w:hAnsi="Cambria Math" w:cs="Times New Roman"/>
                              </w:rPr>
                            </w:rPrChange>
                          </w:rPr>
                          <m:t>,</m:t>
                        </m:r>
                        <m:sSub>
                          <m:sSubPr>
                            <m:ctrlPr>
                              <w:ins w:id="1957"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58"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959" w:author="Valcin, Vieux" w:date="2025-10-24T13:02:00Z" w16du:dateUtc="2025-10-24T17:02:00Z">
                                  <w:rPr>
                                    <w:rFonts w:ascii="Cambria Math" w:hAnsi="Cambria Math" w:cs="Times New Roman"/>
                                  </w:rPr>
                                </w:rPrChange>
                              </w:rPr>
                              <m:t>j</m:t>
                            </m:r>
                          </m:sub>
                        </m:sSub>
                      </m:e>
                    </m:d>
                    <m:r>
                      <w:rPr>
                        <w:rFonts w:ascii="Cambria Math" w:hAnsi="Cambria Math" w:cs="Times New Roman"/>
                        <w:highlight w:val="yellow"/>
                        <w:rPrChange w:id="1960" w:author="Valcin, Vieux" w:date="2025-10-24T13:02:00Z" w16du:dateUtc="2025-10-24T17:02:00Z">
                          <w:rPr>
                            <w:rFonts w:ascii="Cambria Math" w:hAnsi="Cambria Math" w:cs="Times New Roman"/>
                          </w:rPr>
                        </w:rPrChange>
                      </w:rPr>
                      <m:t>&lt;0.3</m:t>
                    </m:r>
                  </m:e>
                </m:mr>
                <m:mr>
                  <m:e>
                    <m:r>
                      <m:rPr>
                        <m:nor/>
                      </m:rPr>
                      <w:rPr>
                        <w:rFonts w:ascii="Times New Roman" w:hAnsi="Times New Roman" w:cs="Times New Roman"/>
                        <w:highlight w:val="yellow"/>
                        <w:rPrChange w:id="1961" w:author="Valcin, Vieux" w:date="2025-10-24T13:02:00Z" w16du:dateUtc="2025-10-24T17:02:00Z">
                          <w:rPr>
                            <w:rFonts w:ascii="Times New Roman" w:hAnsi="Times New Roman" w:cs="Times New Roman"/>
                          </w:rPr>
                        </w:rPrChange>
                      </w:rPr>
                      <m:t>Bridge</m:t>
                    </m:r>
                  </m:e>
                  <m:e>
                    <m:r>
                      <m:rPr>
                        <m:nor/>
                      </m:rPr>
                      <w:rPr>
                        <w:rFonts w:ascii="Times New Roman" w:hAnsi="Times New Roman" w:cs="Times New Roman"/>
                        <w:highlight w:val="yellow"/>
                        <w:rPrChange w:id="1962" w:author="Valcin, Vieux" w:date="2025-10-24T13:02:00Z" w16du:dateUtc="2025-10-24T17:02:00Z">
                          <w:rPr>
                            <w:rFonts w:ascii="Times New Roman" w:hAnsi="Times New Roman" w:cs="Times New Roman"/>
                          </w:rPr>
                        </w:rPrChange>
                      </w:rPr>
                      <m:t xml:space="preserve">if </m:t>
                    </m:r>
                    <m:r>
                      <w:rPr>
                        <w:rFonts w:ascii="Cambria Math" w:hAnsi="Cambria Math" w:cs="Times New Roman"/>
                        <w:highlight w:val="yellow"/>
                        <w:rPrChange w:id="1963" w:author="Valcin, Vieux" w:date="2025-10-24T13:02:00Z" w16du:dateUtc="2025-10-24T17:02:00Z">
                          <w:rPr>
                            <w:rFonts w:ascii="Cambria Math" w:hAnsi="Cambria Math" w:cs="Times New Roman"/>
                          </w:rPr>
                        </w:rPrChange>
                      </w:rPr>
                      <m:t>0.3≤</m:t>
                    </m:r>
                    <m:sSub>
                      <m:sSubPr>
                        <m:ctrlPr>
                          <w:ins w:id="1964"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65"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966" w:author="Valcin, Vieux" w:date="2025-10-24T13:02:00Z" w16du:dateUtc="2025-10-24T17:02:00Z">
                              <w:rPr>
                                <w:rFonts w:ascii="Cambria Math" w:hAnsi="Cambria Math" w:cs="Times New Roman"/>
                              </w:rPr>
                            </w:rPrChange>
                          </w:rPr>
                          <m:t>H</m:t>
                        </m:r>
                      </m:sub>
                    </m:sSub>
                    <m:d>
                      <m:dPr>
                        <m:ctrlPr>
                          <w:ins w:id="1967" w:author="Valcin, Vieux" w:date="2025-10-24T12:18:00Z" w16du:dateUtc="2025-10-24T16:18:00Z">
                            <w:rPr>
                              <w:rFonts w:ascii="Cambria Math" w:hAnsi="Cambria Math" w:cs="Times New Roman"/>
                              <w:i/>
                              <w:highlight w:val="yellow"/>
                            </w:rPr>
                          </w:ins>
                        </m:ctrlPr>
                      </m:dPr>
                      <m:e>
                        <m:sSub>
                          <m:sSubPr>
                            <m:ctrlPr>
                              <w:ins w:id="1968"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69"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970" w:author="Valcin, Vieux" w:date="2025-10-24T13:02:00Z" w16du:dateUtc="2025-10-24T17:02:00Z">
                                  <w:rPr>
                                    <w:rFonts w:ascii="Cambria Math" w:hAnsi="Cambria Math" w:cs="Times New Roman"/>
                                  </w:rPr>
                                </w:rPrChange>
                              </w:rPr>
                              <m:t>i</m:t>
                            </m:r>
                          </m:sub>
                        </m:sSub>
                        <m:r>
                          <w:rPr>
                            <w:rFonts w:ascii="Cambria Math" w:hAnsi="Cambria Math" w:cs="Times New Roman"/>
                            <w:highlight w:val="yellow"/>
                            <w:rPrChange w:id="1971" w:author="Valcin, Vieux" w:date="2025-10-24T13:02:00Z" w16du:dateUtc="2025-10-24T17:02:00Z">
                              <w:rPr>
                                <w:rFonts w:ascii="Cambria Math" w:hAnsi="Cambria Math" w:cs="Times New Roman"/>
                              </w:rPr>
                            </w:rPrChange>
                          </w:rPr>
                          <m:t>,</m:t>
                        </m:r>
                        <m:sSub>
                          <m:sSubPr>
                            <m:ctrlPr>
                              <w:ins w:id="1972"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73"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974" w:author="Valcin, Vieux" w:date="2025-10-24T13:02:00Z" w16du:dateUtc="2025-10-24T17:02:00Z">
                                  <w:rPr>
                                    <w:rFonts w:ascii="Cambria Math" w:hAnsi="Cambria Math" w:cs="Times New Roman"/>
                                  </w:rPr>
                                </w:rPrChange>
                              </w:rPr>
                              <m:t>j</m:t>
                            </m:r>
                          </m:sub>
                        </m:sSub>
                      </m:e>
                    </m:d>
                    <m:r>
                      <w:rPr>
                        <w:rFonts w:ascii="Cambria Math" w:hAnsi="Cambria Math" w:cs="Times New Roman"/>
                        <w:highlight w:val="yellow"/>
                        <w:rPrChange w:id="1975" w:author="Valcin, Vieux" w:date="2025-10-24T13:02:00Z" w16du:dateUtc="2025-10-24T17:02:00Z">
                          <w:rPr>
                            <w:rFonts w:ascii="Cambria Math" w:hAnsi="Cambria Math" w:cs="Times New Roman"/>
                          </w:rPr>
                        </w:rPrChange>
                      </w:rPr>
                      <m:t>&lt;0.5</m:t>
                    </m:r>
                  </m:e>
                </m:mr>
                <m:mr>
                  <m:e>
                    <m:r>
                      <m:rPr>
                        <m:nor/>
                      </m:rPr>
                      <w:rPr>
                        <w:rFonts w:ascii="Times New Roman" w:hAnsi="Times New Roman" w:cs="Times New Roman"/>
                        <w:highlight w:val="yellow"/>
                        <w:rPrChange w:id="1976" w:author="Valcin, Vieux" w:date="2025-10-24T13:02:00Z" w16du:dateUtc="2025-10-24T17:02:00Z">
                          <w:rPr>
                            <w:rFonts w:ascii="Times New Roman" w:hAnsi="Times New Roman" w:cs="Times New Roman"/>
                          </w:rPr>
                        </w:rPrChange>
                      </w:rPr>
                      <m:t>Horizon</m:t>
                    </m:r>
                  </m:e>
                  <m:e>
                    <m:r>
                      <m:rPr>
                        <m:nor/>
                      </m:rPr>
                      <w:rPr>
                        <w:rFonts w:ascii="Times New Roman" w:hAnsi="Times New Roman" w:cs="Times New Roman"/>
                        <w:highlight w:val="yellow"/>
                        <w:rPrChange w:id="1977" w:author="Valcin, Vieux" w:date="2025-10-24T13:02:00Z" w16du:dateUtc="2025-10-24T17:02:00Z">
                          <w:rPr>
                            <w:rFonts w:ascii="Times New Roman" w:hAnsi="Times New Roman" w:cs="Times New Roman"/>
                          </w:rPr>
                        </w:rPrChange>
                      </w:rPr>
                      <m:t xml:space="preserve">if </m:t>
                    </m:r>
                    <m:sSub>
                      <m:sSubPr>
                        <m:ctrlPr>
                          <w:ins w:id="1978"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79" w:author="Valcin, Vieux" w:date="2025-10-24T13:02:00Z" w16du:dateUtc="2025-10-24T17:02:00Z">
                              <w:rPr>
                                <w:rFonts w:ascii="Cambria Math" w:hAnsi="Cambria Math" w:cs="Times New Roman"/>
                              </w:rPr>
                            </w:rPrChange>
                          </w:rPr>
                          <m:t>d</m:t>
                        </m:r>
                      </m:e>
                      <m:sub>
                        <m:r>
                          <w:rPr>
                            <w:rFonts w:ascii="Cambria Math" w:hAnsi="Cambria Math" w:cs="Times New Roman"/>
                            <w:highlight w:val="yellow"/>
                            <w:rPrChange w:id="1980" w:author="Valcin, Vieux" w:date="2025-10-24T13:02:00Z" w16du:dateUtc="2025-10-24T17:02:00Z">
                              <w:rPr>
                                <w:rFonts w:ascii="Cambria Math" w:hAnsi="Cambria Math" w:cs="Times New Roman"/>
                              </w:rPr>
                            </w:rPrChange>
                          </w:rPr>
                          <m:t>H</m:t>
                        </m:r>
                      </m:sub>
                    </m:sSub>
                    <m:d>
                      <m:dPr>
                        <m:ctrlPr>
                          <w:ins w:id="1981" w:author="Valcin, Vieux" w:date="2025-10-24T12:18:00Z" w16du:dateUtc="2025-10-24T16:18:00Z">
                            <w:rPr>
                              <w:rFonts w:ascii="Cambria Math" w:hAnsi="Cambria Math" w:cs="Times New Roman"/>
                              <w:i/>
                              <w:highlight w:val="yellow"/>
                            </w:rPr>
                          </w:ins>
                        </m:ctrlPr>
                      </m:dPr>
                      <m:e>
                        <m:sSub>
                          <m:sSubPr>
                            <m:ctrlPr>
                              <w:ins w:id="1982"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83"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984" w:author="Valcin, Vieux" w:date="2025-10-24T13:02:00Z" w16du:dateUtc="2025-10-24T17:02:00Z">
                                  <w:rPr>
                                    <w:rFonts w:ascii="Cambria Math" w:hAnsi="Cambria Math" w:cs="Times New Roman"/>
                                  </w:rPr>
                                </w:rPrChange>
                              </w:rPr>
                              <m:t>i</m:t>
                            </m:r>
                          </m:sub>
                        </m:sSub>
                        <m:r>
                          <w:rPr>
                            <w:rFonts w:ascii="Cambria Math" w:hAnsi="Cambria Math" w:cs="Times New Roman"/>
                            <w:highlight w:val="yellow"/>
                            <w:rPrChange w:id="1985" w:author="Valcin, Vieux" w:date="2025-10-24T13:02:00Z" w16du:dateUtc="2025-10-24T17:02:00Z">
                              <w:rPr>
                                <w:rFonts w:ascii="Cambria Math" w:hAnsi="Cambria Math" w:cs="Times New Roman"/>
                              </w:rPr>
                            </w:rPrChange>
                          </w:rPr>
                          <m:t>,</m:t>
                        </m:r>
                        <m:sSub>
                          <m:sSubPr>
                            <m:ctrlPr>
                              <w:ins w:id="1986"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1987" w:author="Valcin, Vieux" w:date="2025-10-24T13:02:00Z" w16du:dateUtc="2025-10-24T17:02:00Z">
                                  <w:rPr>
                                    <w:rFonts w:ascii="Cambria Math" w:hAnsi="Cambria Math" w:cs="Times New Roman"/>
                                  </w:rPr>
                                </w:rPrChange>
                              </w:rPr>
                              <m:t>y</m:t>
                            </m:r>
                          </m:e>
                          <m:sub>
                            <m:r>
                              <w:rPr>
                                <w:rFonts w:ascii="Cambria Math" w:hAnsi="Cambria Math" w:cs="Times New Roman"/>
                                <w:highlight w:val="yellow"/>
                                <w:rPrChange w:id="1988" w:author="Valcin, Vieux" w:date="2025-10-24T13:02:00Z" w16du:dateUtc="2025-10-24T17:02:00Z">
                                  <w:rPr>
                                    <w:rFonts w:ascii="Cambria Math" w:hAnsi="Cambria Math" w:cs="Times New Roman"/>
                                  </w:rPr>
                                </w:rPrChange>
                              </w:rPr>
                              <m:t>j</m:t>
                            </m:r>
                          </m:sub>
                        </m:sSub>
                      </m:e>
                    </m:d>
                    <m:r>
                      <w:rPr>
                        <w:rFonts w:ascii="Cambria Math" w:hAnsi="Cambria Math" w:cs="Times New Roman"/>
                        <w:highlight w:val="yellow"/>
                        <w:rPrChange w:id="1989" w:author="Valcin, Vieux" w:date="2025-10-24T13:02:00Z" w16du:dateUtc="2025-10-24T17:02:00Z">
                          <w:rPr>
                            <w:rFonts w:ascii="Cambria Math" w:hAnsi="Cambria Math" w:cs="Times New Roman"/>
                          </w:rPr>
                        </w:rPrChange>
                      </w:rPr>
                      <m:t>≥0.5</m:t>
                    </m:r>
                  </m:e>
                </m:mr>
              </m:m>
            </m:e>
          </m:d>
        </m:oMath>
      </m:oMathPara>
    </w:p>
    <w:p w14:paraId="5B671E5E" w14:textId="77777777" w:rsidR="00EF1988" w:rsidRPr="003D165E" w:rsidRDefault="00000000">
      <w:pPr>
        <w:rPr>
          <w:rFonts w:ascii="Times New Roman" w:hAnsi="Times New Roman" w:cs="Times New Roman"/>
        </w:rPr>
      </w:pPr>
      <w:r>
        <w:rPr>
          <w:rFonts w:ascii="Times New Roman" w:hAnsi="Times New Roman" w:cs="Times New Roman"/>
        </w:rPr>
        <w:pict w14:anchorId="68F23003">
          <v:rect id="_x0000_i1031" style="width:0;height:1.5pt" o:hralign="center" o:hrstd="t" o:hr="t"/>
        </w:pict>
      </w:r>
    </w:p>
    <w:p w14:paraId="1E04DBE9" w14:textId="77777777" w:rsidR="00EF1988" w:rsidRPr="003D165E" w:rsidRDefault="00591BCA">
      <w:pPr>
        <w:pStyle w:val="Heading2"/>
        <w:rPr>
          <w:rFonts w:ascii="Times New Roman" w:hAnsi="Times New Roman" w:cs="Times New Roman"/>
          <w:color w:val="auto"/>
        </w:rPr>
      </w:pPr>
      <w:bookmarkStart w:id="1990" w:name="computational-complexity-and-efficiency"/>
      <w:bookmarkStart w:id="1991" w:name="_Toc211774011"/>
      <w:r w:rsidRPr="003D165E">
        <w:rPr>
          <w:rFonts w:ascii="Times New Roman" w:hAnsi="Times New Roman" w:cs="Times New Roman"/>
          <w:color w:val="auto"/>
        </w:rPr>
        <w:t>3. Computational Complexity and Efficiency</w:t>
      </w:r>
      <w:bookmarkEnd w:id="1990"/>
      <w:bookmarkEnd w:id="1991"/>
    </w:p>
    <w:p w14:paraId="3B75325E" w14:textId="77777777" w:rsidR="00EF1988" w:rsidRPr="003D165E" w:rsidRDefault="00591BCA">
      <w:pPr>
        <w:pStyle w:val="Heading3"/>
        <w:rPr>
          <w:rFonts w:ascii="Times New Roman" w:hAnsi="Times New Roman" w:cs="Times New Roman"/>
          <w:color w:val="auto"/>
        </w:rPr>
      </w:pPr>
      <w:bookmarkStart w:id="1992" w:name="complexity-analysis"/>
      <w:bookmarkStart w:id="1993" w:name="_Toc211774012"/>
      <w:r w:rsidRPr="003D165E">
        <w:rPr>
          <w:rFonts w:ascii="Times New Roman" w:hAnsi="Times New Roman" w:cs="Times New Roman"/>
          <w:color w:val="auto"/>
        </w:rPr>
        <w:t>3.1 Complexity Analysis</w:t>
      </w:r>
      <w:bookmarkEnd w:id="1992"/>
      <w:bookmarkEnd w:id="1993"/>
    </w:p>
    <w:p w14:paraId="1A1A06E2" w14:textId="7D473B43" w:rsidR="00EF1988" w:rsidRPr="003D165E" w:rsidRDefault="00591BCA">
      <w:pPr>
        <w:pStyle w:val="FirstParagraph"/>
        <w:rPr>
          <w:ins w:id="1994" w:author="Valcin, Vieux" w:date="2025-10-23T13:07:00Z" w16du:dateUtc="2025-10-23T17:07:00Z"/>
          <w:rFonts w:ascii="Times New Roman" w:hAnsi="Times New Roman" w:cs="Times New Roman"/>
          <w:b/>
        </w:rPr>
      </w:pPr>
      <w:r w:rsidRPr="003D165E">
        <w:rPr>
          <w:rFonts w:ascii="Times New Roman" w:hAnsi="Times New Roman" w:cs="Times New Roman"/>
          <w:b/>
        </w:rPr>
        <w:t>High-Dimensional Distance (</w:t>
      </w:r>
      <w:proofErr w:type="spellStart"/>
      <w:r w:rsidRPr="003D165E">
        <w:rPr>
          <w:rFonts w:ascii="Times New Roman" w:hAnsi="Times New Roman" w:cs="Times New Roman"/>
          <w:b/>
        </w:rPr>
        <w:t>Mahalanobis</w:t>
      </w:r>
      <w:proofErr w:type="spellEnd"/>
      <w:r w:rsidRPr="003D165E">
        <w:rPr>
          <w:rFonts w:ascii="Times New Roman" w:hAnsi="Times New Roman" w:cs="Times New Roman"/>
          <w:b/>
        </w:rPr>
        <w:t>):</w:t>
      </w:r>
      <w:del w:id="1995" w:author="Valcin, Vieux" w:date="2025-10-23T13:07:00Z" w16du:dateUtc="2025-10-23T17:07:00Z">
        <w:r w:rsidRPr="003D165E" w:rsidDel="00FE2A92">
          <w:rPr>
            <w:rFonts w:ascii="Times New Roman" w:hAnsi="Times New Roman" w:cs="Times New Roman"/>
          </w:rPr>
          <w:delText xml:space="preserve"> - Diagonal approximation: </w:delText>
        </w:r>
      </w:del>
      <m:oMath>
        <m:r>
          <w:del w:id="1996" w:author="Valcin, Vieux" w:date="2025-10-23T13:07:00Z" w16du:dateUtc="2025-10-23T17:07:00Z">
            <w:rPr>
              <w:rFonts w:ascii="Cambria Math" w:hAnsi="Cambria Math" w:cs="Times New Roman"/>
            </w:rPr>
            <m:t>O</m:t>
          </w:del>
        </m:r>
        <m:d>
          <m:dPr>
            <m:ctrlPr>
              <w:ins w:id="1997" w:author="Valcin, Vieux" w:date="2025-10-24T12:18:00Z" w16du:dateUtc="2025-10-24T16:18:00Z">
                <w:del w:id="1998" w:author="Valcin, Vieux" w:date="2025-10-23T13:07:00Z" w16du:dateUtc="2025-10-23T17:07:00Z">
                  <w:rPr>
                    <w:rFonts w:ascii="Cambria Math" w:hAnsi="Cambria Math" w:cs="Times New Roman"/>
                    <w:i/>
                  </w:rPr>
                </w:del>
              </w:ins>
            </m:ctrlPr>
          </m:dPr>
          <m:e>
            <m:sSub>
              <m:sSubPr>
                <m:ctrlPr>
                  <w:ins w:id="1999" w:author="Valcin, Vieux" w:date="2025-10-24T11:34:00Z" w16du:dateUtc="2025-10-24T15:34:00Z">
                    <w:del w:id="2000" w:author="Valcin, Vieux" w:date="2025-10-23T13:07:00Z" w16du:dateUtc="2025-10-23T17:07:00Z">
                      <w:rPr>
                        <w:rFonts w:ascii="Cambria Math" w:hAnsi="Cambria Math" w:cs="Times New Roman"/>
                      </w:rPr>
                    </w:del>
                  </w:ins>
                </m:ctrlPr>
              </m:sSubPr>
              <m:e>
                <m:r>
                  <w:del w:id="2001" w:author="Valcin, Vieux" w:date="2025-10-23T13:07:00Z" w16du:dateUtc="2025-10-23T17:07:00Z">
                    <w:rPr>
                      <w:rFonts w:ascii="Cambria Math" w:hAnsi="Cambria Math" w:cs="Times New Roman"/>
                    </w:rPr>
                    <m:t>d</m:t>
                  </w:del>
                </m:r>
              </m:e>
              <m:sub>
                <m:r>
                  <w:del w:id="2002" w:author="Valcin, Vieux" w:date="2025-10-23T13:07:00Z" w16du:dateUtc="2025-10-23T17:07:00Z">
                    <w:rPr>
                      <w:rFonts w:ascii="Cambria Math" w:hAnsi="Cambria Math" w:cs="Times New Roman"/>
                    </w:rPr>
                    <m:t>h</m:t>
                  </w:del>
                </m:r>
              </m:sub>
            </m:sSub>
          </m:e>
        </m:d>
      </m:oMath>
      <w:del w:id="2003" w:author="Valcin, Vieux" w:date="2025-10-23T13:07:00Z" w16du:dateUtc="2025-10-23T17:07:00Z">
        <w:r w:rsidRPr="003D165E" w:rsidDel="00FE2A92">
          <w:rPr>
            <w:rFonts w:ascii="Times New Roman" w:hAnsi="Times New Roman" w:cs="Times New Roman"/>
          </w:rPr>
          <w:delText xml:space="preserve"> per pair - Full covariance: </w:delText>
        </w:r>
      </w:del>
      <m:oMath>
        <m:r>
          <w:del w:id="2004" w:author="Valcin, Vieux" w:date="2025-10-23T13:07:00Z" w16du:dateUtc="2025-10-23T17:07:00Z">
            <w:rPr>
              <w:rFonts w:ascii="Cambria Math" w:hAnsi="Cambria Math" w:cs="Times New Roman"/>
            </w:rPr>
            <m:t>O</m:t>
          </w:del>
        </m:r>
        <m:d>
          <m:dPr>
            <m:ctrlPr>
              <w:ins w:id="2005" w:author="Valcin, Vieux" w:date="2025-10-24T12:18:00Z" w16du:dateUtc="2025-10-24T16:18:00Z">
                <w:del w:id="2006" w:author="Valcin, Vieux" w:date="2025-10-23T13:07:00Z" w16du:dateUtc="2025-10-23T17:07:00Z">
                  <w:rPr>
                    <w:rFonts w:ascii="Cambria Math" w:hAnsi="Cambria Math" w:cs="Times New Roman"/>
                    <w:i/>
                  </w:rPr>
                </w:del>
              </w:ins>
            </m:ctrlPr>
          </m:dPr>
          <m:e>
            <m:sSubSup>
              <m:sSubSupPr>
                <m:ctrlPr>
                  <w:ins w:id="2007" w:author="Valcin, Vieux" w:date="2025-10-24T11:34:00Z" w16du:dateUtc="2025-10-24T15:34:00Z">
                    <w:del w:id="2008" w:author="Valcin, Vieux" w:date="2025-10-23T13:07:00Z" w16du:dateUtc="2025-10-23T17:07:00Z">
                      <w:rPr>
                        <w:rFonts w:ascii="Cambria Math" w:hAnsi="Cambria Math" w:cs="Times New Roman"/>
                      </w:rPr>
                    </w:del>
                  </w:ins>
                </m:ctrlPr>
              </m:sSubSupPr>
              <m:e>
                <m:r>
                  <w:del w:id="2009" w:author="Valcin, Vieux" w:date="2025-10-23T13:07:00Z" w16du:dateUtc="2025-10-23T17:07:00Z">
                    <w:rPr>
                      <w:rFonts w:ascii="Cambria Math" w:hAnsi="Cambria Math" w:cs="Times New Roman"/>
                    </w:rPr>
                    <m:t>d</m:t>
                  </w:del>
                </m:r>
              </m:e>
              <m:sub>
                <m:r>
                  <w:del w:id="2010" w:author="Valcin, Vieux" w:date="2025-10-23T13:07:00Z" w16du:dateUtc="2025-10-23T17:07:00Z">
                    <w:rPr>
                      <w:rFonts w:ascii="Cambria Math" w:hAnsi="Cambria Math" w:cs="Times New Roman"/>
                    </w:rPr>
                    <m:t>h</m:t>
                  </w:del>
                </m:r>
              </m:sub>
              <m:sup>
                <m:r>
                  <w:del w:id="2011" w:author="Valcin, Vieux" w:date="2025-10-23T13:07:00Z" w16du:dateUtc="2025-10-23T17:07:00Z">
                    <w:rPr>
                      <w:rFonts w:ascii="Cambria Math" w:hAnsi="Cambria Math" w:cs="Times New Roman"/>
                    </w:rPr>
                    <m:t>2</m:t>
                  </w:del>
                </m:r>
              </m:sup>
            </m:sSubSup>
          </m:e>
        </m:d>
      </m:oMath>
      <w:del w:id="2012" w:author="Valcin, Vieux" w:date="2025-10-23T13:07:00Z" w16du:dateUtc="2025-10-23T17:07:00Z">
        <w:r w:rsidRPr="003D165E" w:rsidDel="00FE2A92">
          <w:rPr>
            <w:rFonts w:ascii="Times New Roman" w:hAnsi="Times New Roman" w:cs="Times New Roman"/>
          </w:rPr>
          <w:delText xml:space="preserve"> per pair (amortized via Cholesky)</w:delText>
        </w:r>
      </w:del>
    </w:p>
    <w:p w14:paraId="7386D18F" w14:textId="77777777" w:rsidR="00FC65D2" w:rsidRPr="003D165E" w:rsidRDefault="00FC65D2" w:rsidP="00FC65D2">
      <w:pPr>
        <w:spacing w:before="120" w:after="120"/>
        <w:rPr>
          <w:ins w:id="2013" w:author="Valcin, Vieux" w:date="2025-10-23T13:07:00Z" w16du:dateUtc="2025-10-23T17:07:00Z"/>
          <w:rFonts w:ascii="Times New Roman" w:eastAsia="Yu Mincho" w:hAnsi="Times New Roman" w:cs="Times New Roman"/>
          <w:lang w:eastAsia="ja-JP"/>
        </w:rPr>
      </w:pPr>
      <w:ins w:id="2014" w:author="Valcin, Vieux" w:date="2025-10-23T13:07:00Z" w16du:dateUtc="2025-10-23T17:07:00Z">
        <w:r w:rsidRPr="003D165E">
          <w:rPr>
            <w:rFonts w:ascii="Times New Roman" w:eastAsia="Yu Mincho" w:hAnsi="Times New Roman" w:cs="Times New Roman"/>
            <w:lang w:eastAsia="ja-JP"/>
          </w:rPr>
          <w:t>Classical Covariance:</w:t>
        </w:r>
      </w:ins>
    </w:p>
    <w:p w14:paraId="16224367" w14:textId="79250C23" w:rsidR="00FC65D2" w:rsidRPr="003D165E" w:rsidRDefault="00FC65D2" w:rsidP="00FC65D2">
      <w:pPr>
        <w:widowControl w:val="0"/>
        <w:numPr>
          <w:ilvl w:val="0"/>
          <w:numId w:val="13"/>
        </w:numPr>
        <w:spacing w:before="60" w:after="60"/>
        <w:rPr>
          <w:ins w:id="2015" w:author="Valcin, Vieux" w:date="2025-10-23T13:07:00Z" w16du:dateUtc="2025-10-23T17:07:00Z"/>
          <w:rFonts w:ascii="Times New Roman" w:eastAsia="Yu Mincho" w:hAnsi="Times New Roman" w:cs="Times New Roman"/>
          <w:lang w:eastAsia="ja-JP"/>
        </w:rPr>
      </w:pPr>
      <w:ins w:id="2016" w:author="Valcin, Vieux" w:date="2025-10-23T13:07:00Z" w16du:dateUtc="2025-10-23T17:07:00Z">
        <w:r w:rsidRPr="003D165E">
          <w:rPr>
            <w:rFonts w:ascii="Times New Roman" w:eastAsia="Yu Mincho" w:hAnsi="Times New Roman" w:cs="Times New Roman"/>
            <w:lang w:eastAsia="ja-JP"/>
          </w:rPr>
          <w:t xml:space="preserve">Covariance estimation: </w:t>
        </w:r>
      </w:ins>
      <m:oMath>
        <m:r>
          <w:ins w:id="2017" w:author="Valcin, Vieux" w:date="2025-10-23T13:09:00Z" w16du:dateUtc="2025-10-23T17:09:00Z">
            <w:rPr>
              <w:rFonts w:ascii="Cambria Math" w:eastAsia="Yu Mincho" w:hAnsi="Cambria Math" w:cs="Times New Roman"/>
              <w:lang w:eastAsia="ja-JP"/>
            </w:rPr>
            <m:t>O</m:t>
          </w:ins>
        </m:r>
        <m:d>
          <m:dPr>
            <m:ctrlPr>
              <w:ins w:id="2018" w:author="Valcin, Vieux" w:date="2025-10-23T13:09:00Z" w16du:dateUtc="2025-10-23T17:09:00Z">
                <w:rPr>
                  <w:rFonts w:ascii="Cambria Math" w:eastAsia="Yu Mincho" w:hAnsi="Cambria Math" w:cs="Times New Roman"/>
                  <w:i/>
                  <w:lang w:eastAsia="ja-JP"/>
                </w:rPr>
              </w:ins>
            </m:ctrlPr>
          </m:dPr>
          <m:e>
            <m:r>
              <w:ins w:id="2019" w:author="Valcin, Vieux" w:date="2025-10-23T13:09:00Z" w16du:dateUtc="2025-10-23T17:09:00Z">
                <w:rPr>
                  <w:rFonts w:ascii="Cambria Math" w:eastAsia="Yu Mincho" w:hAnsi="Cambria Math" w:cs="Times New Roman"/>
                  <w:lang w:eastAsia="ja-JP"/>
                </w:rPr>
                <m:t>n</m:t>
              </w:ins>
            </m:r>
            <m:sSup>
              <m:sSupPr>
                <m:ctrlPr>
                  <w:ins w:id="2020" w:author="Valcin, Vieux" w:date="2025-10-23T13:09:00Z" w16du:dateUtc="2025-10-23T17:09:00Z">
                    <w:rPr>
                      <w:rFonts w:ascii="Cambria Math" w:eastAsia="Yu Mincho" w:hAnsi="Cambria Math" w:cs="Times New Roman"/>
                      <w:i/>
                      <w:lang w:eastAsia="ja-JP"/>
                    </w:rPr>
                  </w:ins>
                </m:ctrlPr>
              </m:sSupPr>
              <m:e>
                <m:r>
                  <w:ins w:id="2021" w:author="Valcin, Vieux" w:date="2025-10-23T13:09:00Z" w16du:dateUtc="2025-10-23T17:09:00Z">
                    <w:rPr>
                      <w:rFonts w:ascii="Cambria Math" w:eastAsia="Yu Mincho" w:hAnsi="Cambria Math" w:cs="Times New Roman"/>
                      <w:lang w:eastAsia="ja-JP"/>
                    </w:rPr>
                    <m:t>d</m:t>
                  </w:ins>
                </m:r>
              </m:e>
              <m:sup>
                <m:r>
                  <w:ins w:id="2022" w:author="Valcin, Vieux" w:date="2025-10-23T13:09:00Z" w16du:dateUtc="2025-10-23T17:09:00Z">
                    <w:rPr>
                      <w:rFonts w:ascii="Cambria Math" w:eastAsia="Yu Mincho" w:hAnsi="Cambria Math" w:cs="Times New Roman"/>
                      <w:lang w:eastAsia="ja-JP"/>
                    </w:rPr>
                    <m:t>2</m:t>
                  </w:ins>
                </m:r>
              </m:sup>
            </m:sSup>
          </m:e>
        </m:d>
      </m:oMath>
      <w:ins w:id="2023" w:author="Valcin, Vieux" w:date="2025-10-23T13:07:00Z" w16du:dateUtc="2025-10-23T17:07:00Z">
        <w:r w:rsidRPr="003D165E">
          <w:rPr>
            <w:rFonts w:ascii="Times New Roman" w:eastAsia="Yu Mincho" w:hAnsi="Times New Roman" w:cs="Times New Roman"/>
            <w:lang w:eastAsia="ja-JP"/>
          </w:rPr>
          <w:t xml:space="preserve"> where </w:t>
        </w:r>
      </w:ins>
      <m:oMath>
        <m:r>
          <w:ins w:id="2024" w:author="Valcin, Vieux" w:date="2025-10-23T13:09:00Z" w16du:dateUtc="2025-10-23T17:09:00Z">
            <w:rPr>
              <w:rFonts w:ascii="Cambria Math" w:eastAsia="Yu Mincho" w:hAnsi="Cambria Math" w:cs="Times New Roman"/>
              <w:lang w:eastAsia="ja-JP"/>
            </w:rPr>
            <m:t>n</m:t>
          </w:ins>
        </m:r>
      </m:oMath>
      <w:ins w:id="2025" w:author="Valcin, Vieux" w:date="2025-10-23T13:12:00Z" w16du:dateUtc="2025-10-23T17:12:00Z">
        <w:r w:rsidR="007A0988" w:rsidRPr="003D165E">
          <w:rPr>
            <w:rFonts w:ascii="Times New Roman" w:eastAsia="Yu Mincho" w:hAnsi="Times New Roman" w:cs="Times New Roman"/>
            <w:lang w:eastAsia="ja-JP"/>
          </w:rPr>
          <w:t xml:space="preserve"> = samples</w:t>
        </w:r>
      </w:ins>
      <w:ins w:id="2026" w:author="Valcin, Vieux" w:date="2025-10-23T13:09:00Z" w16du:dateUtc="2025-10-23T17:09:00Z">
        <w:r w:rsidR="00FF4817" w:rsidRPr="003D165E">
          <w:rPr>
            <w:rFonts w:ascii="Times New Roman" w:eastAsia="Yu Mincho" w:hAnsi="Times New Roman" w:cs="Times New Roman"/>
            <w:lang w:eastAsia="ja-JP"/>
          </w:rPr>
          <w:t>,</w:t>
        </w:r>
      </w:ins>
      <w:ins w:id="2027" w:author="Valcin, Vieux" w:date="2025-10-23T13:07:00Z" w16du:dateUtc="2025-10-23T17:07:00Z">
        <w:r w:rsidRPr="003D165E">
          <w:rPr>
            <w:rFonts w:ascii="Times New Roman" w:eastAsia="Yu Mincho" w:hAnsi="Times New Roman" w:cs="Times New Roman"/>
            <w:lang w:eastAsia="ja-JP"/>
          </w:rPr>
          <w:t xml:space="preserve"> </w:t>
        </w:r>
      </w:ins>
      <m:oMath>
        <m:r>
          <w:ins w:id="2028" w:author="Valcin, Vieux" w:date="2025-10-23T13:09:00Z" w16du:dateUtc="2025-10-23T17:09:00Z">
            <w:rPr>
              <w:rFonts w:ascii="Cambria Math" w:eastAsia="Yu Mincho" w:hAnsi="Cambria Math" w:cs="Times New Roman"/>
              <w:lang w:eastAsia="ja-JP"/>
            </w:rPr>
            <m:t>n</m:t>
          </w:ins>
        </m:r>
      </m:oMath>
      <w:ins w:id="2029" w:author="Valcin, Vieux" w:date="2025-10-23T13:12:00Z" w16du:dateUtc="2025-10-23T17:12:00Z">
        <w:r w:rsidR="007A0988" w:rsidRPr="003D165E">
          <w:rPr>
            <w:rFonts w:ascii="Times New Roman" w:eastAsia="Yu Mincho" w:hAnsi="Times New Roman" w:cs="Times New Roman"/>
            <w:lang w:eastAsia="ja-JP"/>
          </w:rPr>
          <w:t xml:space="preserve"> = dimensionality</w:t>
        </w:r>
      </w:ins>
      <w:ins w:id="2030" w:author="Valcin, Vieux" w:date="2025-10-23T13:07:00Z" w16du:dateUtc="2025-10-23T17:07:00Z">
        <w:r w:rsidRPr="003D165E">
          <w:rPr>
            <w:rFonts w:ascii="Times New Roman" w:eastAsia="Yu Mincho" w:hAnsi="Times New Roman" w:cs="Times New Roman"/>
            <w:lang w:eastAsia="ja-JP"/>
          </w:rPr>
          <w:t xml:space="preserve"> </w:t>
        </w:r>
      </w:ins>
    </w:p>
    <w:p w14:paraId="3B8081FD" w14:textId="7C756BF1" w:rsidR="00FC65D2" w:rsidRPr="003D165E" w:rsidRDefault="00FC65D2" w:rsidP="00FC65D2">
      <w:pPr>
        <w:widowControl w:val="0"/>
        <w:numPr>
          <w:ilvl w:val="0"/>
          <w:numId w:val="13"/>
        </w:numPr>
        <w:spacing w:before="60" w:after="60"/>
        <w:rPr>
          <w:ins w:id="2031" w:author="Valcin, Vieux" w:date="2025-10-23T13:07:00Z" w16du:dateUtc="2025-10-23T17:07:00Z"/>
          <w:rFonts w:ascii="Times New Roman" w:eastAsia="Yu Mincho" w:hAnsi="Times New Roman" w:cs="Times New Roman"/>
          <w:lang w:eastAsia="ja-JP"/>
        </w:rPr>
      </w:pPr>
      <w:ins w:id="2032" w:author="Valcin, Vieux" w:date="2025-10-23T13:07:00Z" w16du:dateUtc="2025-10-23T17:07:00Z">
        <w:r w:rsidRPr="003D165E">
          <w:rPr>
            <w:rFonts w:ascii="Times New Roman" w:eastAsia="Yu Mincho" w:hAnsi="Times New Roman" w:cs="Times New Roman"/>
            <w:lang w:eastAsia="ja-JP"/>
          </w:rPr>
          <w:t xml:space="preserve">Distance computation: </w:t>
        </w:r>
      </w:ins>
      <m:oMath>
        <m:r>
          <w:ins w:id="2033" w:author="Valcin, Vieux" w:date="2025-10-23T13:09:00Z" w16du:dateUtc="2025-10-23T17:09:00Z">
            <w:rPr>
              <w:rFonts w:ascii="Cambria Math" w:eastAsia="Yu Mincho" w:hAnsi="Cambria Math" w:cs="Times New Roman"/>
              <w:lang w:eastAsia="ja-JP"/>
            </w:rPr>
            <m:t>O</m:t>
          </w:ins>
        </m:r>
        <m:d>
          <m:dPr>
            <m:ctrlPr>
              <w:ins w:id="2034" w:author="Valcin, Vieux" w:date="2025-10-23T13:09:00Z" w16du:dateUtc="2025-10-23T17:09:00Z">
                <w:rPr>
                  <w:rFonts w:ascii="Cambria Math" w:eastAsia="Yu Mincho" w:hAnsi="Cambria Math" w:cs="Times New Roman"/>
                  <w:i/>
                  <w:lang w:eastAsia="ja-JP"/>
                </w:rPr>
              </w:ins>
            </m:ctrlPr>
          </m:dPr>
          <m:e>
            <m:sSup>
              <m:sSupPr>
                <m:ctrlPr>
                  <w:ins w:id="2035" w:author="Valcin, Vieux" w:date="2025-10-23T13:09:00Z" w16du:dateUtc="2025-10-23T17:09:00Z">
                    <w:rPr>
                      <w:rFonts w:ascii="Cambria Math" w:eastAsia="Yu Mincho" w:hAnsi="Cambria Math" w:cs="Times New Roman"/>
                      <w:i/>
                      <w:lang w:eastAsia="ja-JP"/>
                    </w:rPr>
                  </w:ins>
                </m:ctrlPr>
              </m:sSupPr>
              <m:e>
                <m:r>
                  <w:ins w:id="2036" w:author="Valcin, Vieux" w:date="2025-10-23T13:09:00Z" w16du:dateUtc="2025-10-23T17:09:00Z">
                    <w:rPr>
                      <w:rFonts w:ascii="Cambria Math" w:eastAsia="Yu Mincho" w:hAnsi="Cambria Math" w:cs="Times New Roman"/>
                      <w:lang w:eastAsia="ja-JP"/>
                    </w:rPr>
                    <m:t>d</m:t>
                  </w:ins>
                </m:r>
              </m:e>
              <m:sup>
                <m:r>
                  <w:ins w:id="2037" w:author="Valcin, Vieux" w:date="2025-10-23T13:09:00Z" w16du:dateUtc="2025-10-23T17:09:00Z">
                    <w:rPr>
                      <w:rFonts w:ascii="Cambria Math" w:eastAsia="Yu Mincho" w:hAnsi="Cambria Math" w:cs="Times New Roman"/>
                      <w:lang w:eastAsia="ja-JP"/>
                    </w:rPr>
                    <m:t>2</m:t>
                  </w:ins>
                </m:r>
              </m:sup>
            </m:sSup>
          </m:e>
        </m:d>
      </m:oMath>
      <w:ins w:id="2038" w:author="Valcin, Vieux" w:date="2025-10-23T13:07:00Z" w16du:dateUtc="2025-10-23T17:07:00Z">
        <w:r w:rsidRPr="003D165E">
          <w:rPr>
            <w:rFonts w:ascii="Times New Roman" w:eastAsia="Yu Mincho" w:hAnsi="Times New Roman" w:cs="Times New Roman"/>
            <w:lang w:eastAsia="ja-JP"/>
          </w:rPr>
          <w:t xml:space="preserve"> per pair (using Cholesky factor)</w:t>
        </w:r>
      </w:ins>
    </w:p>
    <w:p w14:paraId="4C0789E5" w14:textId="1E5206F6" w:rsidR="00FC65D2" w:rsidRPr="003D165E" w:rsidRDefault="00FC65D2" w:rsidP="00FC65D2">
      <w:pPr>
        <w:widowControl w:val="0"/>
        <w:numPr>
          <w:ilvl w:val="0"/>
          <w:numId w:val="13"/>
        </w:numPr>
        <w:spacing w:before="60" w:after="60"/>
        <w:rPr>
          <w:ins w:id="2039" w:author="Valcin, Vieux" w:date="2025-10-23T13:07:00Z" w16du:dateUtc="2025-10-23T17:07:00Z"/>
          <w:rFonts w:ascii="Times New Roman" w:eastAsia="Yu Mincho" w:hAnsi="Times New Roman" w:cs="Times New Roman"/>
          <w:lang w:eastAsia="ja-JP"/>
        </w:rPr>
      </w:pPr>
      <w:ins w:id="2040" w:author="Valcin, Vieux" w:date="2025-10-23T13:07:00Z" w16du:dateUtc="2025-10-23T17:07:00Z">
        <w:r w:rsidRPr="003D165E">
          <w:rPr>
            <w:rFonts w:ascii="Times New Roman" w:eastAsia="Yu Mincho" w:hAnsi="Times New Roman" w:cs="Times New Roman"/>
            <w:lang w:eastAsia="ja-JP"/>
          </w:rPr>
          <w:t xml:space="preserve">Memory: </w:t>
        </w:r>
      </w:ins>
      <m:oMath>
        <m:r>
          <w:ins w:id="2041" w:author="Valcin, Vieux" w:date="2025-10-23T13:07:00Z" w16du:dateUtc="2025-10-23T17:07:00Z">
            <w:rPr>
              <w:rFonts w:ascii="Cambria Math" w:eastAsia="Yu Mincho" w:hAnsi="Cambria Math" w:cs="Times New Roman"/>
              <w:lang w:eastAsia="ja-JP"/>
            </w:rPr>
            <m:t>O</m:t>
          </w:ins>
        </m:r>
        <m:d>
          <m:dPr>
            <m:ctrlPr>
              <w:ins w:id="2042" w:author="Valcin, Vieux" w:date="2025-10-23T13:07:00Z" w16du:dateUtc="2025-10-23T17:07:00Z">
                <w:rPr>
                  <w:rFonts w:ascii="Cambria Math" w:eastAsia="Yu Mincho" w:hAnsi="Cambria Math" w:cs="Times New Roman"/>
                  <w:i/>
                  <w:lang w:eastAsia="ja-JP"/>
                </w:rPr>
              </w:ins>
            </m:ctrlPr>
          </m:dPr>
          <m:e>
            <m:sSup>
              <m:sSupPr>
                <m:ctrlPr>
                  <w:ins w:id="2043" w:author="Valcin, Vieux" w:date="2025-10-23T13:07:00Z" w16du:dateUtc="2025-10-23T17:07:00Z">
                    <w:rPr>
                      <w:rFonts w:ascii="Cambria Math" w:eastAsia="Yu Mincho" w:hAnsi="Cambria Math" w:cs="Times New Roman"/>
                      <w:i/>
                      <w:lang w:eastAsia="ja-JP"/>
                    </w:rPr>
                  </w:ins>
                </m:ctrlPr>
              </m:sSupPr>
              <m:e>
                <m:r>
                  <w:ins w:id="2044" w:author="Valcin, Vieux" w:date="2025-10-23T13:07:00Z" w16du:dateUtc="2025-10-23T17:07:00Z">
                    <w:rPr>
                      <w:rFonts w:ascii="Cambria Math" w:eastAsia="Yu Mincho" w:hAnsi="Cambria Math" w:cs="Times New Roman"/>
                      <w:lang w:eastAsia="ja-JP"/>
                    </w:rPr>
                    <m:t>d</m:t>
                  </w:ins>
                </m:r>
              </m:e>
              <m:sup>
                <m:r>
                  <w:ins w:id="2045" w:author="Valcin, Vieux" w:date="2025-10-23T13:07:00Z" w16du:dateUtc="2025-10-23T17:07:00Z">
                    <w:rPr>
                      <w:rFonts w:ascii="Cambria Math" w:eastAsia="Yu Mincho" w:hAnsi="Cambria Math" w:cs="Times New Roman"/>
                      <w:lang w:eastAsia="ja-JP"/>
                    </w:rPr>
                    <m:t>2</m:t>
                  </w:ins>
                </m:r>
              </m:sup>
            </m:sSup>
          </m:e>
        </m:d>
      </m:oMath>
    </w:p>
    <w:p w14:paraId="5841FEDD" w14:textId="77777777" w:rsidR="00A1556F" w:rsidRPr="003D165E" w:rsidRDefault="00A1556F" w:rsidP="00A1556F">
      <w:pPr>
        <w:pStyle w:val="MdParagraph"/>
        <w:rPr>
          <w:ins w:id="2046" w:author="Valcin, Vieux" w:date="2025-10-23T13:08:00Z" w16du:dateUtc="2025-10-23T17:08:00Z"/>
        </w:rPr>
      </w:pPr>
      <w:ins w:id="2047" w:author="Valcin, Vieux" w:date="2025-10-23T13:08:00Z" w16du:dateUtc="2025-10-23T17:08:00Z">
        <w:r w:rsidRPr="003D165E">
          <w:rPr>
            <w:rStyle w:val="MdStrong"/>
            <w:b w:val="0"/>
            <w:bCs w:val="0"/>
          </w:rPr>
          <w:t>Robust Covariance (MCD + Low-Rank):</w:t>
        </w:r>
      </w:ins>
    </w:p>
    <w:p w14:paraId="76DB5AF8" w14:textId="6C6AB889" w:rsidR="00A1556F" w:rsidRPr="003D165E" w:rsidRDefault="00A1556F" w:rsidP="00A1556F">
      <w:pPr>
        <w:pStyle w:val="MdListItem"/>
        <w:numPr>
          <w:ilvl w:val="0"/>
          <w:numId w:val="13"/>
        </w:numPr>
        <w:rPr>
          <w:ins w:id="2048" w:author="Valcin, Vieux" w:date="2025-10-23T13:08:00Z" w16du:dateUtc="2025-10-23T17:08:00Z"/>
        </w:rPr>
      </w:pPr>
      <w:ins w:id="2049" w:author="Valcin, Vieux" w:date="2025-10-23T13:08:00Z" w16du:dateUtc="2025-10-23T17:08:00Z">
        <w:r w:rsidRPr="003D165E">
          <w:t xml:space="preserve">MCD estimation: </w:t>
        </w:r>
      </w:ins>
      <m:oMath>
        <m:r>
          <w:ins w:id="2050" w:author="Valcin, Vieux" w:date="2025-10-23T13:08:00Z" w16du:dateUtc="2025-10-23T17:08:00Z">
            <w:rPr>
              <w:rFonts w:ascii="Cambria Math" w:hAnsi="Cambria Math"/>
            </w:rPr>
            <m:t>O</m:t>
          </w:ins>
        </m:r>
        <m:d>
          <m:dPr>
            <m:ctrlPr>
              <w:ins w:id="2051" w:author="Valcin, Vieux" w:date="2025-10-23T13:08:00Z" w16du:dateUtc="2025-10-23T17:08:00Z">
                <w:rPr>
                  <w:rFonts w:ascii="Cambria Math" w:hAnsi="Cambria Math"/>
                  <w:i/>
                </w:rPr>
              </w:ins>
            </m:ctrlPr>
          </m:dPr>
          <m:e>
            <m:r>
              <w:ins w:id="2052" w:author="Valcin, Vieux" w:date="2025-10-23T13:08:00Z" w16du:dateUtc="2025-10-23T17:08:00Z">
                <w:rPr>
                  <w:rFonts w:ascii="Cambria Math" w:hAnsi="Cambria Math"/>
                </w:rPr>
                <m:t>n</m:t>
              </w:ins>
            </m:r>
            <m:sSup>
              <m:sSupPr>
                <m:ctrlPr>
                  <w:ins w:id="2053" w:author="Valcin, Vieux" w:date="2025-10-23T13:08:00Z" w16du:dateUtc="2025-10-23T17:08:00Z">
                    <w:rPr>
                      <w:rFonts w:ascii="Cambria Math" w:hAnsi="Cambria Math"/>
                      <w:i/>
                    </w:rPr>
                  </w:ins>
                </m:ctrlPr>
              </m:sSupPr>
              <m:e>
                <m:r>
                  <w:ins w:id="2054" w:author="Valcin, Vieux" w:date="2025-10-23T13:08:00Z" w16du:dateUtc="2025-10-23T17:08:00Z">
                    <w:rPr>
                      <w:rFonts w:ascii="Cambria Math" w:hAnsi="Cambria Math"/>
                    </w:rPr>
                    <m:t>d</m:t>
                  </w:ins>
                </m:r>
              </m:e>
              <m:sup>
                <m:r>
                  <w:ins w:id="2055" w:author="Valcin, Vieux" w:date="2025-10-23T13:08:00Z" w16du:dateUtc="2025-10-23T17:08:00Z">
                    <w:rPr>
                      <w:rFonts w:ascii="Cambria Math" w:hAnsi="Cambria Math"/>
                    </w:rPr>
                    <m:t>2</m:t>
                  </w:ins>
                </m:r>
              </m:sup>
            </m:sSup>
            <m:func>
              <m:funcPr>
                <m:ctrlPr>
                  <w:ins w:id="2056" w:author="Valcin, Vieux" w:date="2025-10-24T12:18:00Z" w16du:dateUtc="2025-10-24T16:18:00Z">
                    <w:rPr>
                      <w:rFonts w:ascii="Cambria Math" w:hAnsi="Cambria Math"/>
                    </w:rPr>
                  </w:ins>
                </m:ctrlPr>
              </m:funcPr>
              <m:fName>
                <m:r>
                  <m:rPr>
                    <m:sty m:val="p"/>
                  </m:rPr>
                  <w:rPr>
                    <w:rFonts w:ascii="Cambria Math" w:hAnsi="Cambria Math"/>
                  </w:rPr>
                  <m:t>log</m:t>
                </m:r>
              </m:fName>
              <m:e>
                <m:r>
                  <w:ins w:id="2057" w:author="Valcin, Vieux" w:date="2025-10-23T13:08:00Z" w16du:dateUtc="2025-10-23T17:08:00Z">
                    <w:rPr>
                      <w:rFonts w:ascii="Cambria Math" w:hAnsi="Cambria Math"/>
                    </w:rPr>
                    <m:t>n</m:t>
                  </w:ins>
                </m:r>
              </m:e>
            </m:func>
          </m:e>
        </m:d>
      </m:oMath>
    </w:p>
    <w:p w14:paraId="583DD181" w14:textId="2ABE8D2A" w:rsidR="00A1556F" w:rsidRPr="003D165E" w:rsidRDefault="00A1556F" w:rsidP="00A1556F">
      <w:pPr>
        <w:pStyle w:val="MdListItem"/>
        <w:numPr>
          <w:ilvl w:val="0"/>
          <w:numId w:val="13"/>
        </w:numPr>
        <w:rPr>
          <w:ins w:id="2058" w:author="Valcin, Vieux" w:date="2025-10-23T13:08:00Z" w16du:dateUtc="2025-10-23T17:08:00Z"/>
        </w:rPr>
      </w:pPr>
      <w:ins w:id="2059" w:author="Valcin, Vieux" w:date="2025-10-23T13:08:00Z" w16du:dateUtc="2025-10-23T17:08:00Z">
        <w:r w:rsidRPr="003D165E">
          <w:t xml:space="preserve">SVD decomposition: </w:t>
        </w:r>
      </w:ins>
      <m:oMath>
        <m:r>
          <w:ins w:id="2060" w:author="Valcin, Vieux" w:date="2025-10-23T13:08:00Z" w16du:dateUtc="2025-10-23T17:08:00Z">
            <w:rPr>
              <w:rFonts w:ascii="Cambria Math" w:hAnsi="Cambria Math"/>
            </w:rPr>
            <m:t>O</m:t>
          </w:ins>
        </m:r>
        <m:d>
          <m:dPr>
            <m:ctrlPr>
              <w:ins w:id="2061" w:author="Valcin, Vieux" w:date="2025-10-23T13:08:00Z" w16du:dateUtc="2025-10-23T17:08:00Z">
                <w:rPr>
                  <w:rFonts w:ascii="Cambria Math" w:hAnsi="Cambria Math"/>
                  <w:i/>
                </w:rPr>
              </w:ins>
            </m:ctrlPr>
          </m:dPr>
          <m:e>
            <m:sSup>
              <m:sSupPr>
                <m:ctrlPr>
                  <w:ins w:id="2062" w:author="Valcin, Vieux" w:date="2025-10-23T13:08:00Z" w16du:dateUtc="2025-10-23T17:08:00Z">
                    <w:rPr>
                      <w:rFonts w:ascii="Cambria Math" w:hAnsi="Cambria Math"/>
                      <w:i/>
                    </w:rPr>
                  </w:ins>
                </m:ctrlPr>
              </m:sSupPr>
              <m:e>
                <m:r>
                  <w:ins w:id="2063" w:author="Valcin, Vieux" w:date="2025-10-23T13:08:00Z" w16du:dateUtc="2025-10-23T17:08:00Z">
                    <w:rPr>
                      <w:rFonts w:ascii="Cambria Math" w:hAnsi="Cambria Math"/>
                    </w:rPr>
                    <m:t>d</m:t>
                  </w:ins>
                </m:r>
              </m:e>
              <m:sup>
                <m:r>
                  <w:ins w:id="2064" w:author="Valcin, Vieux" w:date="2025-10-23T13:08:00Z" w16du:dateUtc="2025-10-23T17:08:00Z">
                    <w:rPr>
                      <w:rFonts w:ascii="Cambria Math" w:hAnsi="Cambria Math"/>
                    </w:rPr>
                    <m:t>3</m:t>
                  </w:ins>
                </m:r>
              </m:sup>
            </m:sSup>
          </m:e>
        </m:d>
      </m:oMath>
      <w:ins w:id="2065" w:author="Valcin, Vieux" w:date="2025-10-23T13:08:00Z" w16du:dateUtc="2025-10-23T17:08:00Z">
        <w:r w:rsidRPr="003D165E">
          <w:t xml:space="preserve"> (one-time cost)</w:t>
        </w:r>
      </w:ins>
    </w:p>
    <w:p w14:paraId="569B33FA" w14:textId="0C165850" w:rsidR="00A1556F" w:rsidRPr="003D165E" w:rsidRDefault="00A1556F" w:rsidP="00A1556F">
      <w:pPr>
        <w:pStyle w:val="MdListItem"/>
        <w:numPr>
          <w:ilvl w:val="0"/>
          <w:numId w:val="13"/>
        </w:numPr>
        <w:rPr>
          <w:ins w:id="2066" w:author="Valcin, Vieux" w:date="2025-10-23T13:08:00Z" w16du:dateUtc="2025-10-23T17:08:00Z"/>
        </w:rPr>
      </w:pPr>
      <w:ins w:id="2067" w:author="Valcin, Vieux" w:date="2025-10-23T13:08:00Z" w16du:dateUtc="2025-10-23T17:08:00Z">
        <w:r w:rsidRPr="003D165E">
          <w:t xml:space="preserve">Low-rank reconstruction: </w:t>
        </w:r>
      </w:ins>
      <m:oMath>
        <m:r>
          <w:ins w:id="2068" w:author="Valcin, Vieux" w:date="2025-10-23T13:08:00Z" w16du:dateUtc="2025-10-23T17:08:00Z">
            <w:rPr>
              <w:rFonts w:ascii="Cambria Math" w:hAnsi="Cambria Math"/>
            </w:rPr>
            <m:t>O</m:t>
          </w:ins>
        </m:r>
        <m:d>
          <m:dPr>
            <m:ctrlPr>
              <w:ins w:id="2069" w:author="Valcin, Vieux" w:date="2025-10-23T13:08:00Z" w16du:dateUtc="2025-10-23T17:08:00Z">
                <w:rPr>
                  <w:rFonts w:ascii="Cambria Math" w:hAnsi="Cambria Math"/>
                  <w:i/>
                </w:rPr>
              </w:ins>
            </m:ctrlPr>
          </m:dPr>
          <m:e>
            <m:r>
              <w:ins w:id="2070" w:author="Valcin, Vieux" w:date="2025-10-23T13:08:00Z" w16du:dateUtc="2025-10-23T17:08:00Z">
                <w:rPr>
                  <w:rFonts w:ascii="Cambria Math" w:hAnsi="Cambria Math"/>
                </w:rPr>
                <m:t>k</m:t>
              </w:ins>
            </m:r>
            <m:sSup>
              <m:sSupPr>
                <m:ctrlPr>
                  <w:ins w:id="2071" w:author="Valcin, Vieux" w:date="2025-10-23T13:08:00Z" w16du:dateUtc="2025-10-23T17:08:00Z">
                    <w:rPr>
                      <w:rFonts w:ascii="Cambria Math" w:hAnsi="Cambria Math"/>
                      <w:i/>
                    </w:rPr>
                  </w:ins>
                </m:ctrlPr>
              </m:sSupPr>
              <m:e>
                <m:r>
                  <w:ins w:id="2072" w:author="Valcin, Vieux" w:date="2025-10-23T13:08:00Z" w16du:dateUtc="2025-10-23T17:08:00Z">
                    <w:rPr>
                      <w:rFonts w:ascii="Cambria Math" w:hAnsi="Cambria Math"/>
                    </w:rPr>
                    <m:t>d</m:t>
                  </w:ins>
                </m:r>
              </m:e>
              <m:sup>
                <m:r>
                  <w:ins w:id="2073" w:author="Valcin, Vieux" w:date="2025-10-23T13:08:00Z" w16du:dateUtc="2025-10-23T17:08:00Z">
                    <w:rPr>
                      <w:rFonts w:ascii="Cambria Math" w:hAnsi="Cambria Math"/>
                    </w:rPr>
                    <m:t>2</m:t>
                  </w:ins>
                </m:r>
              </m:sup>
            </m:sSup>
          </m:e>
        </m:d>
      </m:oMath>
      <w:ins w:id="2074" w:author="Valcin, Vieux" w:date="2025-10-23T13:08:00Z" w16du:dateUtc="2025-10-23T17:08:00Z">
        <w:r w:rsidRPr="003D165E">
          <w:t xml:space="preserve"> where k = rank</w:t>
        </w:r>
      </w:ins>
    </w:p>
    <w:p w14:paraId="1B25F02A" w14:textId="0E967E14" w:rsidR="00A1556F" w:rsidRPr="003D165E" w:rsidRDefault="00A1556F" w:rsidP="00A1556F">
      <w:pPr>
        <w:pStyle w:val="MdListItem"/>
        <w:numPr>
          <w:ilvl w:val="0"/>
          <w:numId w:val="13"/>
        </w:numPr>
        <w:rPr>
          <w:ins w:id="2075" w:author="Valcin, Vieux" w:date="2025-10-23T13:08:00Z" w16du:dateUtc="2025-10-23T17:08:00Z"/>
        </w:rPr>
      </w:pPr>
      <w:ins w:id="2076" w:author="Valcin, Vieux" w:date="2025-10-23T13:08:00Z" w16du:dateUtc="2025-10-23T17:08:00Z">
        <w:r w:rsidRPr="003D165E">
          <w:t xml:space="preserve">Cholesky decomposition: </w:t>
        </w:r>
      </w:ins>
      <m:oMath>
        <m:r>
          <w:ins w:id="2077" w:author="Valcin, Vieux" w:date="2025-10-23T13:08:00Z" w16du:dateUtc="2025-10-23T17:08:00Z">
            <w:rPr>
              <w:rFonts w:ascii="Cambria Math" w:hAnsi="Cambria Math"/>
            </w:rPr>
            <m:t>O</m:t>
          </w:ins>
        </m:r>
        <m:d>
          <m:dPr>
            <m:ctrlPr>
              <w:ins w:id="2078" w:author="Valcin, Vieux" w:date="2025-10-23T13:08:00Z" w16du:dateUtc="2025-10-23T17:08:00Z">
                <w:rPr>
                  <w:rFonts w:ascii="Cambria Math" w:hAnsi="Cambria Math"/>
                  <w:i/>
                </w:rPr>
              </w:ins>
            </m:ctrlPr>
          </m:dPr>
          <m:e>
            <m:sSup>
              <m:sSupPr>
                <m:ctrlPr>
                  <w:ins w:id="2079" w:author="Valcin, Vieux" w:date="2025-10-23T13:08:00Z" w16du:dateUtc="2025-10-23T17:08:00Z">
                    <w:rPr>
                      <w:rFonts w:ascii="Cambria Math" w:hAnsi="Cambria Math"/>
                      <w:i/>
                    </w:rPr>
                  </w:ins>
                </m:ctrlPr>
              </m:sSupPr>
              <m:e>
                <m:r>
                  <w:ins w:id="2080" w:author="Valcin, Vieux" w:date="2025-10-23T13:08:00Z" w16du:dateUtc="2025-10-23T17:08:00Z">
                    <w:rPr>
                      <w:rFonts w:ascii="Cambria Math" w:hAnsi="Cambria Math"/>
                    </w:rPr>
                    <m:t>d</m:t>
                  </w:ins>
                </m:r>
              </m:e>
              <m:sup>
                <m:r>
                  <w:ins w:id="2081" w:author="Valcin, Vieux" w:date="2025-10-23T13:08:00Z" w16du:dateUtc="2025-10-23T17:08:00Z">
                    <w:rPr>
                      <w:rFonts w:ascii="Cambria Math" w:hAnsi="Cambria Math"/>
                    </w:rPr>
                    <m:t>3</m:t>
                  </w:ins>
                </m:r>
              </m:sup>
            </m:sSup>
          </m:e>
        </m:d>
      </m:oMath>
      <w:ins w:id="2082" w:author="Valcin, Vieux" w:date="2025-10-23T13:08:00Z" w16du:dateUtc="2025-10-23T17:08:00Z">
        <w:r w:rsidRPr="003D165E">
          <w:t xml:space="preserve"> (one-time cost)</w:t>
        </w:r>
      </w:ins>
    </w:p>
    <w:p w14:paraId="197B35C8" w14:textId="68B98310" w:rsidR="00A1556F" w:rsidRPr="003D165E" w:rsidRDefault="00A1556F" w:rsidP="00A1556F">
      <w:pPr>
        <w:pStyle w:val="MdListItem"/>
        <w:numPr>
          <w:ilvl w:val="0"/>
          <w:numId w:val="13"/>
        </w:numPr>
        <w:rPr>
          <w:ins w:id="2083" w:author="Valcin, Vieux" w:date="2025-10-23T13:08:00Z" w16du:dateUtc="2025-10-23T17:08:00Z"/>
        </w:rPr>
      </w:pPr>
      <w:ins w:id="2084" w:author="Valcin, Vieux" w:date="2025-10-23T13:08:00Z" w16du:dateUtc="2025-10-23T17:08:00Z">
        <w:r w:rsidRPr="003D165E">
          <w:t xml:space="preserve">Distance computation: </w:t>
        </w:r>
      </w:ins>
      <m:oMath>
        <m:r>
          <w:ins w:id="2085" w:author="Valcin, Vieux" w:date="2025-10-23T13:08:00Z" w16du:dateUtc="2025-10-23T17:08:00Z">
            <w:rPr>
              <w:rFonts w:ascii="Cambria Math" w:hAnsi="Cambria Math"/>
            </w:rPr>
            <m:t>O</m:t>
          </w:ins>
        </m:r>
        <m:d>
          <m:dPr>
            <m:ctrlPr>
              <w:ins w:id="2086" w:author="Valcin, Vieux" w:date="2025-10-23T13:08:00Z" w16du:dateUtc="2025-10-23T17:08:00Z">
                <w:rPr>
                  <w:rFonts w:ascii="Cambria Math" w:hAnsi="Cambria Math"/>
                  <w:i/>
                </w:rPr>
              </w:ins>
            </m:ctrlPr>
          </m:dPr>
          <m:e>
            <m:r>
              <w:ins w:id="2087" w:author="Valcin, Vieux" w:date="2025-10-23T13:08:00Z" w16du:dateUtc="2025-10-23T17:08:00Z">
                <w:rPr>
                  <w:rFonts w:ascii="Cambria Math" w:hAnsi="Cambria Math"/>
                </w:rPr>
                <m:t>kd</m:t>
              </w:ins>
            </m:r>
          </m:e>
        </m:d>
      </m:oMath>
      <w:ins w:id="2088" w:author="Valcin, Vieux" w:date="2025-10-23T13:08:00Z" w16du:dateUtc="2025-10-23T17:08:00Z">
        <w:r w:rsidRPr="003D165E">
          <w:t xml:space="preserve"> per pair (using triangular solve)</w:t>
        </w:r>
      </w:ins>
    </w:p>
    <w:p w14:paraId="26CAE7D0" w14:textId="5CBE6578" w:rsidR="00A1556F" w:rsidRPr="003D165E" w:rsidRDefault="00A1556F" w:rsidP="00A1556F">
      <w:pPr>
        <w:pStyle w:val="MdListItem"/>
        <w:numPr>
          <w:ilvl w:val="0"/>
          <w:numId w:val="13"/>
        </w:numPr>
        <w:rPr>
          <w:ins w:id="2089" w:author="Valcin, Vieux" w:date="2025-10-23T13:08:00Z" w16du:dateUtc="2025-10-23T17:08:00Z"/>
        </w:rPr>
      </w:pPr>
      <w:ins w:id="2090" w:author="Valcin, Vieux" w:date="2025-10-23T13:08:00Z" w16du:dateUtc="2025-10-23T17:08:00Z">
        <w:r w:rsidRPr="003D165E">
          <w:t xml:space="preserve">Memory: </w:t>
        </w:r>
      </w:ins>
      <m:oMath>
        <m:r>
          <w:ins w:id="2091" w:author="Valcin, Vieux" w:date="2025-10-23T13:08:00Z" w16du:dateUtc="2025-10-23T17:08:00Z">
            <w:rPr>
              <w:rFonts w:ascii="Cambria Math" w:hAnsi="Cambria Math"/>
            </w:rPr>
            <m:t>O</m:t>
          </w:ins>
        </m:r>
        <m:d>
          <m:dPr>
            <m:ctrlPr>
              <w:ins w:id="2092" w:author="Valcin, Vieux" w:date="2025-10-23T13:08:00Z" w16du:dateUtc="2025-10-23T17:08:00Z">
                <w:rPr>
                  <w:rFonts w:ascii="Cambria Math" w:hAnsi="Cambria Math"/>
                  <w:i/>
                </w:rPr>
              </w:ins>
            </m:ctrlPr>
          </m:dPr>
          <m:e>
            <m:r>
              <w:ins w:id="2093" w:author="Valcin, Vieux" w:date="2025-10-23T13:08:00Z" w16du:dateUtc="2025-10-23T17:08:00Z">
                <w:rPr>
                  <w:rFonts w:ascii="Cambria Math" w:hAnsi="Cambria Math"/>
                </w:rPr>
                <m:t>kd</m:t>
              </w:ins>
            </m:r>
          </m:e>
        </m:d>
      </m:oMath>
      <w:ins w:id="2094" w:author="Valcin, Vieux" w:date="2025-10-23T13:08:00Z" w16du:dateUtc="2025-10-23T17:08:00Z">
        <w:r w:rsidRPr="003D165E">
          <w:t xml:space="preserve"> for low-rank factors</w:t>
        </w:r>
      </w:ins>
    </w:p>
    <w:p w14:paraId="512BEC34" w14:textId="51F88DAC" w:rsidR="00FE2A92" w:rsidRPr="003D165E" w:rsidDel="008E7B3B" w:rsidRDefault="008E7B3B" w:rsidP="00FE2A92">
      <w:pPr>
        <w:pStyle w:val="BodyText"/>
        <w:rPr>
          <w:del w:id="2095" w:author="Valcin, Vieux" w:date="2025-10-23T13:07:00Z" w16du:dateUtc="2025-10-23T17:07:00Z"/>
          <w:rFonts w:ascii="Times New Roman" w:hAnsi="Times New Roman" w:cs="Times New Roman"/>
          <w:b/>
          <w:bCs/>
        </w:rPr>
      </w:pPr>
      <w:ins w:id="2096" w:author="Valcin, Vieux" w:date="2025-10-23T13:09:00Z" w16du:dateUtc="2025-10-23T17:09:00Z">
        <w:r w:rsidRPr="003D165E">
          <w:rPr>
            <w:rFonts w:ascii="Times New Roman" w:hAnsi="Times New Roman" w:cs="Times New Roman"/>
            <w:b/>
            <w:bCs/>
          </w:rPr>
          <w:t>Comparison for</w:t>
        </w:r>
      </w:ins>
      <w:ins w:id="2097" w:author="Valcin, Vieux" w:date="2025-10-23T13:10:00Z" w16du:dateUtc="2025-10-23T17:10:00Z">
        <w:r w:rsidRPr="003D165E">
          <w:rPr>
            <w:rFonts w:ascii="Times New Roman" w:hAnsi="Times New Roman" w:cs="Times New Roman"/>
            <w:b/>
            <w:bCs/>
          </w:rPr>
          <w:t xml:space="preserve"> Word2World </w:t>
        </w:r>
      </w:ins>
      <m:oMath>
        <m:d>
          <m:dPr>
            <m:ctrlPr>
              <w:ins w:id="2098" w:author="Valcin, Vieux" w:date="2025-10-23T13:10:00Z" w16du:dateUtc="2025-10-23T17:10:00Z">
                <w:rPr>
                  <w:rFonts w:ascii="Cambria Math" w:hAnsi="Cambria Math"/>
                  <w:i/>
                </w:rPr>
              </w:ins>
            </m:ctrlPr>
          </m:dPr>
          <m:e>
            <m:r>
              <w:ins w:id="2099" w:author="Valcin, Vieux" w:date="2025-10-23T13:10:00Z" w16du:dateUtc="2025-10-23T17:10:00Z">
                <m:rPr>
                  <m:sty m:val="bi"/>
                </m:rPr>
                <w:rPr>
                  <w:rFonts w:ascii="Cambria Math" w:hAnsi="Cambria Math" w:cs="Times New Roman"/>
                </w:rPr>
                <m:t>d=1056, k=32</m:t>
              </w:ins>
            </m:r>
          </m:e>
        </m:d>
      </m:oMath>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66"/>
        <w:gridCol w:w="1748"/>
        <w:gridCol w:w="2434"/>
        <w:gridCol w:w="3452"/>
      </w:tblGrid>
      <w:tr w:rsidR="003D165E" w:rsidRPr="003D165E" w14:paraId="73345A15" w14:textId="77777777" w:rsidTr="00CD7232">
        <w:trPr>
          <w:cantSplit/>
          <w:trHeight w:val="720"/>
          <w:tblHeader/>
          <w:ins w:id="2100" w:author="Valcin, Vieux" w:date="2025-10-23T13:10:00Z"/>
        </w:trPr>
        <w:tc>
          <w:tcPr>
            <w:tcW w:w="0" w:type="auto"/>
            <w:tcMar>
              <w:top w:w="100" w:type="dxa"/>
              <w:left w:w="120" w:type="dxa"/>
              <w:bottom w:w="100" w:type="dxa"/>
              <w:right w:w="120" w:type="dxa"/>
            </w:tcMar>
            <w:vAlign w:val="center"/>
          </w:tcPr>
          <w:p w14:paraId="1D117856" w14:textId="77777777" w:rsidR="008E7B3B" w:rsidRPr="003D165E" w:rsidRDefault="008E7B3B" w:rsidP="00CD7232">
            <w:pPr>
              <w:pStyle w:val="MdTableHeader"/>
              <w:rPr>
                <w:ins w:id="2101" w:author="Valcin, Vieux" w:date="2025-10-23T13:10:00Z" w16du:dateUtc="2025-10-23T17:10:00Z"/>
              </w:rPr>
            </w:pPr>
            <w:ins w:id="2102" w:author="Valcin, Vieux" w:date="2025-10-23T13:10:00Z" w16du:dateUtc="2025-10-23T17:10:00Z">
              <w:r w:rsidRPr="003D165E">
                <w:t>Operation</w:t>
              </w:r>
            </w:ins>
          </w:p>
        </w:tc>
        <w:tc>
          <w:tcPr>
            <w:tcW w:w="0" w:type="auto"/>
            <w:tcMar>
              <w:top w:w="100" w:type="dxa"/>
              <w:left w:w="120" w:type="dxa"/>
              <w:bottom w:w="100" w:type="dxa"/>
              <w:right w:w="120" w:type="dxa"/>
            </w:tcMar>
            <w:vAlign w:val="center"/>
          </w:tcPr>
          <w:p w14:paraId="42422EDE" w14:textId="77777777" w:rsidR="008E7B3B" w:rsidRPr="003D165E" w:rsidRDefault="008E7B3B" w:rsidP="00CD7232">
            <w:pPr>
              <w:pStyle w:val="MdTableHeader"/>
              <w:rPr>
                <w:ins w:id="2103" w:author="Valcin, Vieux" w:date="2025-10-23T13:10:00Z" w16du:dateUtc="2025-10-23T17:10:00Z"/>
              </w:rPr>
            </w:pPr>
            <w:ins w:id="2104" w:author="Valcin, Vieux" w:date="2025-10-23T13:10:00Z" w16du:dateUtc="2025-10-23T17:10:00Z">
              <w:r w:rsidRPr="003D165E">
                <w:t>Classical</w:t>
              </w:r>
            </w:ins>
          </w:p>
        </w:tc>
        <w:tc>
          <w:tcPr>
            <w:tcW w:w="0" w:type="auto"/>
            <w:tcMar>
              <w:top w:w="100" w:type="dxa"/>
              <w:left w:w="120" w:type="dxa"/>
              <w:bottom w:w="100" w:type="dxa"/>
              <w:right w:w="120" w:type="dxa"/>
            </w:tcMar>
            <w:vAlign w:val="center"/>
          </w:tcPr>
          <w:p w14:paraId="000CDA43" w14:textId="77777777" w:rsidR="008E7B3B" w:rsidRPr="003D165E" w:rsidRDefault="008E7B3B" w:rsidP="00CD7232">
            <w:pPr>
              <w:pStyle w:val="MdTableHeader"/>
              <w:rPr>
                <w:ins w:id="2105" w:author="Valcin, Vieux" w:date="2025-10-23T13:10:00Z" w16du:dateUtc="2025-10-23T17:10:00Z"/>
              </w:rPr>
            </w:pPr>
            <w:ins w:id="2106" w:author="Valcin, Vieux" w:date="2025-10-23T13:10:00Z" w16du:dateUtc="2025-10-23T17:10:00Z">
              <w:r w:rsidRPr="003D165E">
                <w:t>Robust (Full)</w:t>
              </w:r>
            </w:ins>
          </w:p>
        </w:tc>
        <w:tc>
          <w:tcPr>
            <w:tcW w:w="0" w:type="auto"/>
            <w:tcMar>
              <w:top w:w="100" w:type="dxa"/>
              <w:left w:w="120" w:type="dxa"/>
              <w:bottom w:w="100" w:type="dxa"/>
              <w:right w:w="120" w:type="dxa"/>
            </w:tcMar>
            <w:vAlign w:val="center"/>
          </w:tcPr>
          <w:p w14:paraId="081DE721" w14:textId="77777777" w:rsidR="008E7B3B" w:rsidRPr="003D165E" w:rsidRDefault="008E7B3B" w:rsidP="00CD7232">
            <w:pPr>
              <w:pStyle w:val="MdTableHeader"/>
              <w:rPr>
                <w:ins w:id="2107" w:author="Valcin, Vieux" w:date="2025-10-23T13:10:00Z" w16du:dateUtc="2025-10-23T17:10:00Z"/>
              </w:rPr>
            </w:pPr>
            <w:ins w:id="2108" w:author="Valcin, Vieux" w:date="2025-10-23T13:10:00Z" w16du:dateUtc="2025-10-23T17:10:00Z">
              <w:r w:rsidRPr="003D165E">
                <w:t>Robust (Low-Rank)</w:t>
              </w:r>
            </w:ins>
          </w:p>
        </w:tc>
      </w:tr>
      <w:tr w:rsidR="003D165E" w:rsidRPr="003D165E" w14:paraId="6CE6E9CF" w14:textId="77777777" w:rsidTr="00CD7232">
        <w:trPr>
          <w:cantSplit/>
          <w:trHeight w:val="576"/>
          <w:ins w:id="2109" w:author="Valcin, Vieux" w:date="2025-10-23T13:10:00Z"/>
        </w:trPr>
        <w:tc>
          <w:tcPr>
            <w:tcW w:w="0" w:type="auto"/>
            <w:tcMar>
              <w:top w:w="80" w:type="dxa"/>
              <w:left w:w="120" w:type="dxa"/>
              <w:bottom w:w="80" w:type="dxa"/>
              <w:right w:w="120" w:type="dxa"/>
            </w:tcMar>
            <w:vAlign w:val="center"/>
          </w:tcPr>
          <w:p w14:paraId="596A374F" w14:textId="77777777" w:rsidR="008E7B3B" w:rsidRPr="003D165E" w:rsidRDefault="008E7B3B" w:rsidP="00CD7232">
            <w:pPr>
              <w:pStyle w:val="MdTableCell"/>
              <w:rPr>
                <w:ins w:id="2110" w:author="Valcin, Vieux" w:date="2025-10-23T13:10:00Z" w16du:dateUtc="2025-10-23T17:10:00Z"/>
              </w:rPr>
            </w:pPr>
            <w:ins w:id="2111" w:author="Valcin, Vieux" w:date="2025-10-23T13:10:00Z" w16du:dateUtc="2025-10-23T17:10:00Z">
              <w:r w:rsidRPr="003D165E">
                <w:lastRenderedPageBreak/>
                <w:t>Fit (n=10K)</w:t>
              </w:r>
            </w:ins>
          </w:p>
        </w:tc>
        <w:tc>
          <w:tcPr>
            <w:tcW w:w="0" w:type="auto"/>
            <w:tcMar>
              <w:top w:w="80" w:type="dxa"/>
              <w:left w:w="120" w:type="dxa"/>
              <w:bottom w:w="80" w:type="dxa"/>
              <w:right w:w="120" w:type="dxa"/>
            </w:tcMar>
            <w:vAlign w:val="center"/>
          </w:tcPr>
          <w:p w14:paraId="5AD8BBB9" w14:textId="77777777" w:rsidR="008E7B3B" w:rsidRPr="003D165E" w:rsidRDefault="008E7B3B" w:rsidP="00CD7232">
            <w:pPr>
              <w:pStyle w:val="MdTableCell"/>
              <w:rPr>
                <w:ins w:id="2112" w:author="Valcin, Vieux" w:date="2025-10-23T13:10:00Z" w16du:dateUtc="2025-10-23T17:10:00Z"/>
              </w:rPr>
            </w:pPr>
            <w:ins w:id="2113" w:author="Valcin, Vieux" w:date="2025-10-23T13:10:00Z" w16du:dateUtc="2025-10-23T17:10:00Z">
              <w:r w:rsidRPr="003D165E">
                <w:t>O(10⁷)</w:t>
              </w:r>
            </w:ins>
          </w:p>
        </w:tc>
        <w:tc>
          <w:tcPr>
            <w:tcW w:w="0" w:type="auto"/>
            <w:tcMar>
              <w:top w:w="80" w:type="dxa"/>
              <w:left w:w="120" w:type="dxa"/>
              <w:bottom w:w="80" w:type="dxa"/>
              <w:right w:w="120" w:type="dxa"/>
            </w:tcMar>
            <w:vAlign w:val="center"/>
          </w:tcPr>
          <w:p w14:paraId="47A682DF" w14:textId="77777777" w:rsidR="008E7B3B" w:rsidRPr="003D165E" w:rsidRDefault="008E7B3B" w:rsidP="00CD7232">
            <w:pPr>
              <w:pStyle w:val="MdTableCell"/>
              <w:rPr>
                <w:ins w:id="2114" w:author="Valcin, Vieux" w:date="2025-10-23T13:10:00Z" w16du:dateUtc="2025-10-23T17:10:00Z"/>
              </w:rPr>
            </w:pPr>
            <w:proofErr w:type="gramStart"/>
            <w:ins w:id="2115" w:author="Valcin, Vieux" w:date="2025-10-23T13:10:00Z" w16du:dateUtc="2025-10-23T17:10:00Z">
              <w:r w:rsidRPr="003D165E">
                <w:t>O(</w:t>
              </w:r>
              <w:proofErr w:type="gramEnd"/>
              <w:r w:rsidRPr="003D165E">
                <w:t>10⁷ log 10⁴)</w:t>
              </w:r>
            </w:ins>
          </w:p>
        </w:tc>
        <w:tc>
          <w:tcPr>
            <w:tcW w:w="0" w:type="auto"/>
            <w:tcMar>
              <w:top w:w="80" w:type="dxa"/>
              <w:left w:w="120" w:type="dxa"/>
              <w:bottom w:w="80" w:type="dxa"/>
              <w:right w:w="120" w:type="dxa"/>
            </w:tcMar>
            <w:vAlign w:val="center"/>
          </w:tcPr>
          <w:p w14:paraId="59F7769B" w14:textId="77777777" w:rsidR="008E7B3B" w:rsidRPr="003D165E" w:rsidRDefault="008E7B3B" w:rsidP="00CD7232">
            <w:pPr>
              <w:pStyle w:val="MdTableCell"/>
              <w:rPr>
                <w:ins w:id="2116" w:author="Valcin, Vieux" w:date="2025-10-23T13:10:00Z" w16du:dateUtc="2025-10-23T17:10:00Z"/>
              </w:rPr>
            </w:pPr>
            <w:proofErr w:type="gramStart"/>
            <w:ins w:id="2117" w:author="Valcin, Vieux" w:date="2025-10-23T13:10:00Z" w16du:dateUtc="2025-10-23T17:10:00Z">
              <w:r w:rsidRPr="003D165E">
                <w:t>O(</w:t>
              </w:r>
              <w:proofErr w:type="gramEnd"/>
              <w:r w:rsidRPr="003D165E">
                <w:t>10⁷ log 10⁴)</w:t>
              </w:r>
            </w:ins>
          </w:p>
        </w:tc>
      </w:tr>
      <w:tr w:rsidR="003D165E" w:rsidRPr="003D165E" w14:paraId="006DF9BF" w14:textId="77777777" w:rsidTr="00CD7232">
        <w:trPr>
          <w:cantSplit/>
          <w:trHeight w:val="576"/>
          <w:ins w:id="2118" w:author="Valcin, Vieux" w:date="2025-10-23T13:10:00Z"/>
        </w:trPr>
        <w:tc>
          <w:tcPr>
            <w:tcW w:w="0" w:type="auto"/>
            <w:tcMar>
              <w:top w:w="80" w:type="dxa"/>
              <w:left w:w="120" w:type="dxa"/>
              <w:bottom w:w="80" w:type="dxa"/>
              <w:right w:w="120" w:type="dxa"/>
            </w:tcMar>
            <w:vAlign w:val="center"/>
          </w:tcPr>
          <w:p w14:paraId="36329811" w14:textId="77777777" w:rsidR="008E7B3B" w:rsidRPr="003D165E" w:rsidRDefault="008E7B3B" w:rsidP="00CD7232">
            <w:pPr>
              <w:pStyle w:val="MdTableCell"/>
              <w:rPr>
                <w:ins w:id="2119" w:author="Valcin, Vieux" w:date="2025-10-23T13:10:00Z" w16du:dateUtc="2025-10-23T17:10:00Z"/>
              </w:rPr>
            </w:pPr>
            <w:ins w:id="2120" w:author="Valcin, Vieux" w:date="2025-10-23T13:10:00Z" w16du:dateUtc="2025-10-23T17:10:00Z">
              <w:r w:rsidRPr="003D165E">
                <w:t>Distance</w:t>
              </w:r>
            </w:ins>
          </w:p>
        </w:tc>
        <w:tc>
          <w:tcPr>
            <w:tcW w:w="0" w:type="auto"/>
            <w:tcMar>
              <w:top w:w="80" w:type="dxa"/>
              <w:left w:w="120" w:type="dxa"/>
              <w:bottom w:w="80" w:type="dxa"/>
              <w:right w:w="120" w:type="dxa"/>
            </w:tcMar>
            <w:vAlign w:val="center"/>
          </w:tcPr>
          <w:p w14:paraId="4E008F8E" w14:textId="77777777" w:rsidR="008E7B3B" w:rsidRPr="003D165E" w:rsidRDefault="008E7B3B" w:rsidP="00CD7232">
            <w:pPr>
              <w:pStyle w:val="MdTableCell"/>
              <w:rPr>
                <w:ins w:id="2121" w:author="Valcin, Vieux" w:date="2025-10-23T13:10:00Z" w16du:dateUtc="2025-10-23T17:10:00Z"/>
              </w:rPr>
            </w:pPr>
            <w:ins w:id="2122" w:author="Valcin, Vieux" w:date="2025-10-23T13:10:00Z" w16du:dateUtc="2025-10-23T17:10:00Z">
              <w:r w:rsidRPr="003D165E">
                <w:t>O(10⁶)</w:t>
              </w:r>
            </w:ins>
          </w:p>
        </w:tc>
        <w:tc>
          <w:tcPr>
            <w:tcW w:w="0" w:type="auto"/>
            <w:tcMar>
              <w:top w:w="80" w:type="dxa"/>
              <w:left w:w="120" w:type="dxa"/>
              <w:bottom w:w="80" w:type="dxa"/>
              <w:right w:w="120" w:type="dxa"/>
            </w:tcMar>
            <w:vAlign w:val="center"/>
          </w:tcPr>
          <w:p w14:paraId="06900A17" w14:textId="77777777" w:rsidR="008E7B3B" w:rsidRPr="003D165E" w:rsidRDefault="008E7B3B" w:rsidP="00CD7232">
            <w:pPr>
              <w:pStyle w:val="MdTableCell"/>
              <w:rPr>
                <w:ins w:id="2123" w:author="Valcin, Vieux" w:date="2025-10-23T13:10:00Z" w16du:dateUtc="2025-10-23T17:10:00Z"/>
              </w:rPr>
            </w:pPr>
            <w:ins w:id="2124" w:author="Valcin, Vieux" w:date="2025-10-23T13:10:00Z" w16du:dateUtc="2025-10-23T17:10:00Z">
              <w:r w:rsidRPr="003D165E">
                <w:t>O(10⁶)</w:t>
              </w:r>
            </w:ins>
          </w:p>
        </w:tc>
        <w:tc>
          <w:tcPr>
            <w:tcW w:w="0" w:type="auto"/>
            <w:tcMar>
              <w:top w:w="80" w:type="dxa"/>
              <w:left w:w="120" w:type="dxa"/>
              <w:bottom w:w="80" w:type="dxa"/>
              <w:right w:w="120" w:type="dxa"/>
            </w:tcMar>
            <w:vAlign w:val="center"/>
          </w:tcPr>
          <w:p w14:paraId="5EDFBD1D" w14:textId="77777777" w:rsidR="008E7B3B" w:rsidRPr="003D165E" w:rsidRDefault="008E7B3B" w:rsidP="00CD7232">
            <w:pPr>
              <w:pStyle w:val="MdTableCell"/>
              <w:rPr>
                <w:ins w:id="2125" w:author="Valcin, Vieux" w:date="2025-10-23T13:10:00Z" w16du:dateUtc="2025-10-23T17:10:00Z"/>
              </w:rPr>
            </w:pPr>
            <w:ins w:id="2126" w:author="Valcin, Vieux" w:date="2025-10-23T13:10:00Z" w16du:dateUtc="2025-10-23T17:10:00Z">
              <w:r w:rsidRPr="003D165E">
                <w:t>O(3.4×10⁴)</w:t>
              </w:r>
            </w:ins>
          </w:p>
        </w:tc>
      </w:tr>
      <w:tr w:rsidR="003D165E" w:rsidRPr="003D165E" w14:paraId="4C062E9A" w14:textId="77777777" w:rsidTr="00CD7232">
        <w:trPr>
          <w:cantSplit/>
          <w:trHeight w:val="576"/>
          <w:ins w:id="2127" w:author="Valcin, Vieux" w:date="2025-10-23T13:10:00Z"/>
        </w:trPr>
        <w:tc>
          <w:tcPr>
            <w:tcW w:w="0" w:type="auto"/>
            <w:tcBorders>
              <w:bottom w:val="single" w:sz="4" w:space="0" w:color="E1E4E8"/>
            </w:tcBorders>
            <w:tcMar>
              <w:top w:w="80" w:type="dxa"/>
              <w:left w:w="120" w:type="dxa"/>
              <w:bottom w:w="80" w:type="dxa"/>
              <w:right w:w="120" w:type="dxa"/>
            </w:tcMar>
            <w:vAlign w:val="center"/>
          </w:tcPr>
          <w:p w14:paraId="31A68DC0" w14:textId="77777777" w:rsidR="008E7B3B" w:rsidRPr="003D165E" w:rsidRDefault="008E7B3B" w:rsidP="00CD7232">
            <w:pPr>
              <w:pStyle w:val="MdTableCell"/>
              <w:rPr>
                <w:ins w:id="2128" w:author="Valcin, Vieux" w:date="2025-10-23T13:10:00Z" w16du:dateUtc="2025-10-23T17:10:00Z"/>
              </w:rPr>
            </w:pPr>
            <w:ins w:id="2129" w:author="Valcin, Vieux" w:date="2025-10-23T13:10:00Z" w16du:dateUtc="2025-10-23T17:10:00Z">
              <w:r w:rsidRPr="003D165E">
                <w:t>Memory</w:t>
              </w:r>
            </w:ins>
          </w:p>
        </w:tc>
        <w:tc>
          <w:tcPr>
            <w:tcW w:w="0" w:type="auto"/>
            <w:tcBorders>
              <w:bottom w:val="single" w:sz="4" w:space="0" w:color="E1E4E8"/>
            </w:tcBorders>
            <w:tcMar>
              <w:top w:w="80" w:type="dxa"/>
              <w:left w:w="120" w:type="dxa"/>
              <w:bottom w:w="80" w:type="dxa"/>
              <w:right w:w="120" w:type="dxa"/>
            </w:tcMar>
            <w:vAlign w:val="center"/>
          </w:tcPr>
          <w:p w14:paraId="5D98BDC3" w14:textId="77777777" w:rsidR="008E7B3B" w:rsidRPr="003D165E" w:rsidRDefault="008E7B3B" w:rsidP="00CD7232">
            <w:pPr>
              <w:pStyle w:val="MdTableCell"/>
              <w:rPr>
                <w:ins w:id="2130" w:author="Valcin, Vieux" w:date="2025-10-23T13:10:00Z" w16du:dateUtc="2025-10-23T17:10:00Z"/>
              </w:rPr>
            </w:pPr>
            <w:ins w:id="2131" w:author="Valcin, Vieux" w:date="2025-10-23T13:10:00Z" w16du:dateUtc="2025-10-23T17:10:00Z">
              <w:r w:rsidRPr="003D165E">
                <w:t>8.9 MB</w:t>
              </w:r>
            </w:ins>
          </w:p>
        </w:tc>
        <w:tc>
          <w:tcPr>
            <w:tcW w:w="0" w:type="auto"/>
            <w:tcBorders>
              <w:bottom w:val="single" w:sz="4" w:space="0" w:color="E1E4E8"/>
            </w:tcBorders>
            <w:tcMar>
              <w:top w:w="80" w:type="dxa"/>
              <w:left w:w="120" w:type="dxa"/>
              <w:bottom w:w="80" w:type="dxa"/>
              <w:right w:w="120" w:type="dxa"/>
            </w:tcMar>
            <w:vAlign w:val="center"/>
          </w:tcPr>
          <w:p w14:paraId="47B4D8D3" w14:textId="77777777" w:rsidR="008E7B3B" w:rsidRPr="003D165E" w:rsidRDefault="008E7B3B" w:rsidP="00CD7232">
            <w:pPr>
              <w:pStyle w:val="MdTableCell"/>
              <w:rPr>
                <w:ins w:id="2132" w:author="Valcin, Vieux" w:date="2025-10-23T13:10:00Z" w16du:dateUtc="2025-10-23T17:10:00Z"/>
              </w:rPr>
            </w:pPr>
            <w:ins w:id="2133" w:author="Valcin, Vieux" w:date="2025-10-23T13:10:00Z" w16du:dateUtc="2025-10-23T17:10:00Z">
              <w:r w:rsidRPr="003D165E">
                <w:t>8.9 MB</w:t>
              </w:r>
            </w:ins>
          </w:p>
        </w:tc>
        <w:tc>
          <w:tcPr>
            <w:tcW w:w="0" w:type="auto"/>
            <w:tcBorders>
              <w:bottom w:val="single" w:sz="4" w:space="0" w:color="E1E4E8"/>
            </w:tcBorders>
            <w:tcMar>
              <w:top w:w="80" w:type="dxa"/>
              <w:left w:w="120" w:type="dxa"/>
              <w:bottom w:w="80" w:type="dxa"/>
              <w:right w:w="120" w:type="dxa"/>
            </w:tcMar>
            <w:vAlign w:val="center"/>
          </w:tcPr>
          <w:p w14:paraId="7FEF0192" w14:textId="77777777" w:rsidR="008E7B3B" w:rsidRPr="003D165E" w:rsidRDefault="008E7B3B" w:rsidP="00CD7232">
            <w:pPr>
              <w:pStyle w:val="MdTableCell"/>
              <w:rPr>
                <w:ins w:id="2134" w:author="Valcin, Vieux" w:date="2025-10-23T13:10:00Z" w16du:dateUtc="2025-10-23T17:10:00Z"/>
              </w:rPr>
            </w:pPr>
            <w:ins w:id="2135" w:author="Valcin, Vieux" w:date="2025-10-23T13:10:00Z" w16du:dateUtc="2025-10-23T17:10:00Z">
              <w:r w:rsidRPr="003D165E">
                <w:t>0.27 MB</w:t>
              </w:r>
            </w:ins>
          </w:p>
        </w:tc>
      </w:tr>
    </w:tbl>
    <w:p w14:paraId="4AB4B506" w14:textId="77777777" w:rsidR="00A1556F" w:rsidRPr="003D165E" w:rsidRDefault="00A1556F">
      <w:pPr>
        <w:pStyle w:val="BodyText"/>
        <w:rPr>
          <w:ins w:id="2136" w:author="Valcin, Vieux" w:date="2025-10-23T13:08:00Z" w16du:dateUtc="2025-10-23T17:08:00Z"/>
          <w:rFonts w:ascii="Times New Roman" w:hAnsi="Times New Roman" w:cs="Times New Roman"/>
        </w:rPr>
        <w:pPrChange w:id="2137" w:author="Valcin, Vieux" w:date="2025-10-23T13:07:00Z" w16du:dateUtc="2025-10-23T17:07:00Z">
          <w:pPr>
            <w:pStyle w:val="FirstParagraph"/>
          </w:pPr>
        </w:pPrChange>
      </w:pPr>
    </w:p>
    <w:p w14:paraId="11918C09" w14:textId="7889D1E0" w:rsidR="00EF1988" w:rsidRPr="003D165E" w:rsidRDefault="00591BCA">
      <w:pPr>
        <w:pStyle w:val="BodyText"/>
        <w:rPr>
          <w:rFonts w:ascii="Times New Roman" w:hAnsi="Times New Roman" w:cs="Times New Roman"/>
        </w:rPr>
      </w:pPr>
      <w:r w:rsidRPr="003D165E">
        <w:rPr>
          <w:rFonts w:ascii="Times New Roman" w:hAnsi="Times New Roman" w:cs="Times New Roman"/>
          <w:b/>
        </w:rPr>
        <w:t>Low-Dimensional Distance (Hyperbolic):</w:t>
      </w:r>
      <w:r w:rsidRPr="003D165E">
        <w:rPr>
          <w:rFonts w:ascii="Times New Roman" w:hAnsi="Times New Roman" w:cs="Times New Roman"/>
        </w:rPr>
        <w:t xml:space="preserve"> - </w:t>
      </w:r>
      <m:oMath>
        <m:r>
          <w:rPr>
            <w:rFonts w:ascii="Cambria Math" w:hAnsi="Cambria Math" w:cs="Times New Roman"/>
          </w:rPr>
          <m:t>O</m:t>
        </m:r>
        <m:d>
          <m:dPr>
            <m:ctrlPr>
              <w:ins w:id="2138" w:author="Valcin, Vieux" w:date="2025-10-24T12:18:00Z" w16du:dateUtc="2025-10-24T16:18:00Z">
                <w:rPr>
                  <w:rFonts w:ascii="Cambria Math" w:hAnsi="Cambria Math" w:cs="Times New Roman"/>
                  <w:i/>
                </w:rPr>
              </w:ins>
            </m:ctrlPr>
          </m:dPr>
          <m:e>
            <m:r>
              <w:rPr>
                <w:rFonts w:ascii="Cambria Math" w:hAnsi="Cambria Math" w:cs="Times New Roman"/>
              </w:rPr>
              <m:t>d</m:t>
            </m:r>
          </m:e>
        </m:d>
      </m:oMath>
      <w:r w:rsidRPr="003D165E">
        <w:rPr>
          <w:rFonts w:ascii="Times New Roman" w:hAnsi="Times New Roman" w:cs="Times New Roman"/>
        </w:rPr>
        <w:t xml:space="preserve"> per pair</w:t>
      </w:r>
    </w:p>
    <w:p w14:paraId="17B5FB7B" w14:textId="77777777" w:rsidR="007A0988" w:rsidRPr="003D165E" w:rsidRDefault="00591BCA">
      <w:pPr>
        <w:pStyle w:val="BodyText"/>
        <w:rPr>
          <w:ins w:id="2139" w:author="Valcin, Vieux" w:date="2025-10-23T13:11:00Z" w16du:dateUtc="2025-10-23T17:11:00Z"/>
          <w:rFonts w:ascii="Times New Roman" w:hAnsi="Times New Roman" w:cs="Times New Roman"/>
        </w:rPr>
      </w:pPr>
      <w:r w:rsidRPr="003D165E">
        <w:rPr>
          <w:rFonts w:ascii="Times New Roman" w:hAnsi="Times New Roman" w:cs="Times New Roman"/>
          <w:b/>
        </w:rPr>
        <w:t>STAP Optimization:</w:t>
      </w:r>
    </w:p>
    <w:p w14:paraId="3B7D58BA" w14:textId="48E01C5B" w:rsidR="007A0988" w:rsidRPr="003D165E" w:rsidRDefault="00591BCA" w:rsidP="007A0988">
      <w:pPr>
        <w:pStyle w:val="MdListItem"/>
        <w:numPr>
          <w:ilvl w:val="0"/>
          <w:numId w:val="13"/>
        </w:numPr>
        <w:rPr>
          <w:ins w:id="2140" w:author="Valcin, Vieux" w:date="2025-10-23T13:11:00Z" w16du:dateUtc="2025-10-23T17:11:00Z"/>
        </w:rPr>
      </w:pPr>
      <w:del w:id="2141" w:author="Valcin, Vieux" w:date="2025-10-23T13:11:00Z" w16du:dateUtc="2025-10-23T17:11:00Z">
        <w:r w:rsidRPr="003D165E" w:rsidDel="007A0988">
          <w:delText xml:space="preserve"> - </w:delText>
        </w:r>
      </w:del>
      <w:r w:rsidRPr="003D165E">
        <w:t xml:space="preserve">Per epoch: </w:t>
      </w:r>
      <m:oMath>
        <m:r>
          <w:rPr>
            <w:rFonts w:ascii="Cambria Math" w:hAnsi="Cambria Math"/>
          </w:rPr>
          <m:t>O</m:t>
        </m:r>
        <m:d>
          <m:dPr>
            <m:ctrlPr>
              <w:ins w:id="2142" w:author="Valcin, Vieux" w:date="2025-10-24T12:18:00Z" w16du:dateUtc="2025-10-24T16:18:00Z">
                <w:rPr>
                  <w:rFonts w:ascii="Cambria Math" w:hAnsi="Cambria Math"/>
                  <w:i/>
                </w:rPr>
              </w:ins>
            </m:ctrlPr>
          </m:dPr>
          <m:e>
            <m:r>
              <w:rPr>
                <w:rFonts w:ascii="Cambria Math" w:hAnsi="Cambria Math"/>
              </w:rPr>
              <m:t>N⋅k⋅d</m:t>
            </m:r>
          </m:e>
        </m:d>
      </m:oMath>
      <w:r w:rsidRPr="003D165E">
        <w:t xml:space="preserve"> where </w:t>
      </w:r>
      <m:oMath>
        <m:r>
          <w:rPr>
            <w:rFonts w:ascii="Cambria Math" w:hAnsi="Cambria Math"/>
          </w:rPr>
          <m:t>N</m:t>
        </m:r>
      </m:oMath>
      <w:r w:rsidRPr="003D165E">
        <w:t xml:space="preserve"> = users, </w:t>
      </w:r>
      <m:oMath>
        <m:r>
          <w:rPr>
            <w:rFonts w:ascii="Cambria Math" w:hAnsi="Cambria Math"/>
          </w:rPr>
          <m:t>k</m:t>
        </m:r>
      </m:oMath>
      <w:r w:rsidRPr="003D165E">
        <w:t xml:space="preserve"> = neighbors, </w:t>
      </w:r>
      <m:oMath>
        <m:r>
          <w:rPr>
            <w:rFonts w:ascii="Cambria Math" w:hAnsi="Cambria Math"/>
          </w:rPr>
          <m:t>d</m:t>
        </m:r>
      </m:oMath>
      <w:r w:rsidRPr="003D165E">
        <w:t xml:space="preserve"> = target dimension </w:t>
      </w:r>
      <w:ins w:id="2143" w:author="Valcin, Vieux" w:date="2025-10-23T13:11:00Z" w16du:dateUtc="2025-10-23T17:11:00Z">
        <w:r w:rsidR="007A0988" w:rsidRPr="003D165E">
          <w:t xml:space="preserve">(32) </w:t>
        </w:r>
      </w:ins>
    </w:p>
    <w:p w14:paraId="52C1B681" w14:textId="515040C8" w:rsidR="00EF1988" w:rsidRPr="003D165E" w:rsidRDefault="00591BCA" w:rsidP="007A0988">
      <w:pPr>
        <w:pStyle w:val="MdListItem"/>
        <w:numPr>
          <w:ilvl w:val="0"/>
          <w:numId w:val="13"/>
        </w:numPr>
        <w:rPr>
          <w:ins w:id="2144" w:author="Valcin, Vieux" w:date="2025-10-23T13:11:00Z" w16du:dateUtc="2025-10-23T17:11:00Z"/>
        </w:rPr>
      </w:pPr>
      <w:del w:id="2145" w:author="Valcin, Vieux" w:date="2025-10-23T13:11:00Z" w16du:dateUtc="2025-10-23T17:11:00Z">
        <w:r w:rsidRPr="003D165E" w:rsidDel="007A0988">
          <w:delText xml:space="preserve">- </w:delText>
        </w:r>
      </w:del>
      <w:r w:rsidRPr="003D165E">
        <w:t xml:space="preserve">Total: </w:t>
      </w:r>
      <m:oMath>
        <m:r>
          <w:rPr>
            <w:rFonts w:ascii="Cambria Math" w:hAnsi="Cambria Math"/>
          </w:rPr>
          <m:t>O</m:t>
        </m:r>
        <m:d>
          <m:dPr>
            <m:ctrlPr>
              <w:ins w:id="2146" w:author="Valcin, Vieux" w:date="2025-10-24T12:18:00Z" w16du:dateUtc="2025-10-24T16:18:00Z">
                <w:rPr>
                  <w:rFonts w:ascii="Cambria Math" w:hAnsi="Cambria Math"/>
                  <w:i/>
                </w:rPr>
              </w:ins>
            </m:ctrlPr>
          </m:dPr>
          <m:e>
            <m:r>
              <w:rPr>
                <w:rFonts w:ascii="Cambria Math" w:hAnsi="Cambria Math"/>
              </w:rPr>
              <m:t>E⋅N⋅k⋅d</m:t>
            </m:r>
          </m:e>
        </m:d>
      </m:oMath>
      <w:r w:rsidRPr="003D165E">
        <w:t xml:space="preserve"> where </w:t>
      </w:r>
      <m:oMath>
        <m:r>
          <w:rPr>
            <w:rFonts w:ascii="Cambria Math" w:hAnsi="Cambria Math"/>
          </w:rPr>
          <m:t>E</m:t>
        </m:r>
      </m:oMath>
      <w:r w:rsidRPr="003D165E">
        <w:t xml:space="preserve"> = epochs</w:t>
      </w:r>
      <w:ins w:id="2147" w:author="Valcin, Vieux" w:date="2025-10-23T13:11:00Z" w16du:dateUtc="2025-10-23T17:11:00Z">
        <w:r w:rsidR="007A0988" w:rsidRPr="003D165E">
          <w:t xml:space="preserve"> (200)</w:t>
        </w:r>
      </w:ins>
    </w:p>
    <w:p w14:paraId="6C835205" w14:textId="77777777" w:rsidR="007A0988" w:rsidRPr="003D165E" w:rsidRDefault="007A0988">
      <w:pPr>
        <w:pStyle w:val="MdListItem"/>
        <w:numPr>
          <w:ilvl w:val="0"/>
          <w:numId w:val="13"/>
        </w:numPr>
        <w:pPrChange w:id="2148" w:author="Valcin, Vieux" w:date="2025-10-23T13:11:00Z" w16du:dateUtc="2025-10-23T17:11:00Z">
          <w:pPr>
            <w:pStyle w:val="BodyText"/>
          </w:pPr>
        </w:pPrChange>
      </w:pPr>
      <w:ins w:id="2149" w:author="Valcin, Vieux" w:date="2025-10-23T13:11:00Z" w16du:dateUtc="2025-10-23T17:11:00Z">
        <w:r w:rsidRPr="003D165E">
          <w:t xml:space="preserve">For </w:t>
        </w:r>
      </w:ins>
      <m:oMath>
        <m:r>
          <w:ins w:id="2150" w:author="Valcin, Vieux" w:date="2025-10-23T13:13:00Z" w16du:dateUtc="2025-10-23T17:13:00Z">
            <w:rPr>
              <w:rFonts w:ascii="Cambria Math" w:hAnsi="Cambria Math"/>
            </w:rPr>
            <m:t>n</m:t>
          </w:ins>
        </m:r>
      </m:oMath>
      <w:ins w:id="2151" w:author="Valcin, Vieux" w:date="2025-10-23T13:13:00Z" w16du:dateUtc="2025-10-23T17:13:00Z">
        <w:r w:rsidR="0024078A" w:rsidRPr="003D165E">
          <w:t xml:space="preserve">=10,000: </w:t>
        </w:r>
        <w:r w:rsidR="00075BB5" w:rsidRPr="003D165E">
          <w:t>~</w:t>
        </w:r>
        <w:proofErr w:type="gramStart"/>
        <w:r w:rsidR="00075BB5" w:rsidRPr="003D165E">
          <w:t>9.6×10⁷</w:t>
        </w:r>
        <w:proofErr w:type="gramEnd"/>
        <w:r w:rsidR="00075BB5" w:rsidRPr="003D165E">
          <w:t xml:space="preserve"> operations per epoch</w:t>
        </w:r>
      </w:ins>
    </w:p>
    <w:p w14:paraId="04EE7DE2" w14:textId="1EC8861B" w:rsidR="00EF1988" w:rsidRPr="003D165E" w:rsidRDefault="00591BCA">
      <w:pPr>
        <w:pStyle w:val="BodyText"/>
        <w:rPr>
          <w:ins w:id="2152" w:author="Valcin, Vieux" w:date="2025-10-23T13:13:00Z" w16du:dateUtc="2025-10-23T17:13:00Z"/>
          <w:rFonts w:ascii="Times New Roman" w:hAnsi="Times New Roman" w:cs="Times New Roman"/>
        </w:rPr>
      </w:pPr>
      <w:r w:rsidRPr="003D165E">
        <w:rPr>
          <w:rFonts w:ascii="Times New Roman" w:hAnsi="Times New Roman" w:cs="Times New Roman"/>
          <w:b/>
        </w:rPr>
        <w:t>HNSW Indexing:</w:t>
      </w:r>
      <w:del w:id="2153" w:author="Valcin, Vieux" w:date="2025-10-23T13:13:00Z" w16du:dateUtc="2025-10-23T17:13:00Z">
        <w:r w:rsidRPr="003D165E" w:rsidDel="00AC03C4">
          <w:rPr>
            <w:rFonts w:ascii="Times New Roman" w:hAnsi="Times New Roman" w:cs="Times New Roman"/>
          </w:rPr>
          <w:delText xml:space="preserve"> - Construction: </w:delText>
        </w:r>
      </w:del>
      <m:oMath>
        <m:r>
          <w:del w:id="2154" w:author="Valcin, Vieux" w:date="2025-10-23T13:13:00Z" w16du:dateUtc="2025-10-23T17:13:00Z">
            <w:rPr>
              <w:rFonts w:ascii="Cambria Math" w:hAnsi="Cambria Math" w:cs="Times New Roman"/>
            </w:rPr>
            <m:t>O</m:t>
          </w:del>
        </m:r>
        <m:d>
          <m:dPr>
            <m:ctrlPr>
              <w:ins w:id="2155" w:author="Valcin, Vieux" w:date="2025-10-24T12:18:00Z" w16du:dateUtc="2025-10-24T16:18:00Z">
                <w:del w:id="2156" w:author="Valcin, Vieux" w:date="2025-10-23T13:13:00Z" w16du:dateUtc="2025-10-23T17:13:00Z">
                  <w:rPr>
                    <w:rFonts w:ascii="Cambria Math" w:hAnsi="Cambria Math" w:cs="Times New Roman"/>
                    <w:i/>
                  </w:rPr>
                </w:del>
              </w:ins>
            </m:ctrlPr>
          </m:dPr>
          <m:e>
            <m:r>
              <w:del w:id="2157" w:author="Valcin, Vieux" w:date="2025-10-23T13:13:00Z" w16du:dateUtc="2025-10-23T17:13:00Z">
                <w:rPr>
                  <w:rFonts w:ascii="Cambria Math" w:hAnsi="Cambria Math" w:cs="Times New Roman"/>
                </w:rPr>
                <m:t>N</m:t>
              </w:del>
            </m:r>
            <m:r>
              <w:del w:id="2158" w:author="Valcin, Vieux" w:date="2025-10-23T13:13:00Z" w16du:dateUtc="2025-10-23T17:13:00Z">
                <m:rPr>
                  <m:nor/>
                </m:rPr>
                <w:rPr>
                  <w:rFonts w:ascii="Times New Roman" w:hAnsi="Times New Roman" w:cs="Times New Roman"/>
                </w:rPr>
                <m:t>log</m:t>
              </w:del>
            </m:r>
            <m:r>
              <w:del w:id="2159" w:author="Valcin, Vieux" w:date="2025-10-23T13:13:00Z" w16du:dateUtc="2025-10-23T17:13:00Z">
                <w:rPr>
                  <w:rFonts w:ascii="Cambria Math" w:hAnsi="Cambria Math" w:cs="Times New Roman"/>
                </w:rPr>
                <m:t>N</m:t>
              </w:del>
            </m:r>
          </m:e>
        </m:d>
      </m:oMath>
      <w:del w:id="2160" w:author="Valcin, Vieux" w:date="2025-10-23T13:13:00Z" w16du:dateUtc="2025-10-23T17:13:00Z">
        <w:r w:rsidRPr="003D165E" w:rsidDel="00AC03C4">
          <w:rPr>
            <w:rFonts w:ascii="Times New Roman" w:hAnsi="Times New Roman" w:cs="Times New Roman"/>
          </w:rPr>
          <w:delText xml:space="preserve"> - Query: </w:delText>
        </w:r>
      </w:del>
      <m:oMath>
        <m:r>
          <w:del w:id="2161" w:author="Valcin, Vieux" w:date="2025-10-23T13:13:00Z" w16du:dateUtc="2025-10-23T17:13:00Z">
            <w:rPr>
              <w:rFonts w:ascii="Cambria Math" w:hAnsi="Cambria Math" w:cs="Times New Roman"/>
            </w:rPr>
            <m:t>O</m:t>
          </w:del>
        </m:r>
        <m:d>
          <m:dPr>
            <m:ctrlPr>
              <w:ins w:id="2162" w:author="Valcin, Vieux" w:date="2025-10-24T12:18:00Z" w16du:dateUtc="2025-10-24T16:18:00Z">
                <w:del w:id="2163" w:author="Valcin, Vieux" w:date="2025-10-23T13:13:00Z" w16du:dateUtc="2025-10-23T17:13:00Z">
                  <w:rPr>
                    <w:rFonts w:ascii="Cambria Math" w:hAnsi="Cambria Math" w:cs="Times New Roman"/>
                    <w:i/>
                  </w:rPr>
                </w:del>
              </w:ins>
            </m:ctrlPr>
          </m:dPr>
          <m:e>
            <m:r>
              <w:del w:id="2164" w:author="Valcin, Vieux" w:date="2025-10-23T13:13:00Z" w16du:dateUtc="2025-10-23T17:13:00Z">
                <m:rPr>
                  <m:nor/>
                </m:rPr>
                <w:rPr>
                  <w:rFonts w:ascii="Times New Roman" w:hAnsi="Times New Roman" w:cs="Times New Roman"/>
                </w:rPr>
                <m:t>log</m:t>
              </w:del>
            </m:r>
            <m:r>
              <w:del w:id="2165" w:author="Valcin, Vieux" w:date="2025-10-23T13:13:00Z" w16du:dateUtc="2025-10-23T17:13:00Z">
                <w:rPr>
                  <w:rFonts w:ascii="Cambria Math" w:hAnsi="Cambria Math" w:cs="Times New Roman"/>
                </w:rPr>
                <m:t>N</m:t>
              </w:del>
            </m:r>
          </m:e>
        </m:d>
      </m:oMath>
    </w:p>
    <w:p w14:paraId="4C600883" w14:textId="093226D9" w:rsidR="00AC03C4" w:rsidRPr="003D165E" w:rsidRDefault="00AC03C4" w:rsidP="00AC03C4">
      <w:pPr>
        <w:pStyle w:val="MdListItem"/>
        <w:numPr>
          <w:ilvl w:val="0"/>
          <w:numId w:val="13"/>
        </w:numPr>
        <w:rPr>
          <w:ins w:id="2166" w:author="Valcin, Vieux" w:date="2025-10-23T13:13:00Z" w16du:dateUtc="2025-10-23T17:13:00Z"/>
          <w:lang w:val="fr-FR"/>
          <w:rPrChange w:id="2167" w:author="Valcin, Vieux" w:date="2025-10-24T11:35:00Z" w16du:dateUtc="2025-10-24T15:35:00Z">
            <w:rPr>
              <w:ins w:id="2168" w:author="Valcin, Vieux" w:date="2025-10-23T13:13:00Z" w16du:dateUtc="2025-10-23T17:13:00Z"/>
            </w:rPr>
          </w:rPrChange>
        </w:rPr>
      </w:pPr>
      <w:proofErr w:type="gramStart"/>
      <w:ins w:id="2169" w:author="Valcin, Vieux" w:date="2025-10-23T13:13:00Z" w16du:dateUtc="2025-10-23T17:13:00Z">
        <w:r w:rsidRPr="003D165E">
          <w:rPr>
            <w:lang w:val="fr-FR"/>
            <w:rPrChange w:id="2170" w:author="Valcin, Vieux" w:date="2025-10-24T11:35:00Z" w16du:dateUtc="2025-10-24T15:35:00Z">
              <w:rPr/>
            </w:rPrChange>
          </w:rPr>
          <w:t>Construction:</w:t>
        </w:r>
        <w:proofErr w:type="gramEnd"/>
        <w:r w:rsidRPr="003D165E">
          <w:rPr>
            <w:lang w:val="fr-FR"/>
            <w:rPrChange w:id="2171" w:author="Valcin, Vieux" w:date="2025-10-24T11:35:00Z" w16du:dateUtc="2025-10-24T15:35:00Z">
              <w:rPr/>
            </w:rPrChange>
          </w:rPr>
          <w:t xml:space="preserve"> </w:t>
        </w:r>
      </w:ins>
      <m:oMath>
        <m:r>
          <w:ins w:id="2172" w:author="Valcin, Vieux" w:date="2025-10-23T13:13:00Z" w16du:dateUtc="2025-10-23T17:13:00Z">
            <w:rPr>
              <w:rFonts w:ascii="Cambria Math" w:hAnsi="Cambria Math"/>
            </w:rPr>
            <m:t>O</m:t>
          </w:ins>
        </m:r>
        <m:d>
          <m:dPr>
            <m:ctrlPr>
              <w:ins w:id="2173" w:author="Valcin, Vieux" w:date="2025-10-23T13:13:00Z" w16du:dateUtc="2025-10-23T17:13:00Z">
                <w:rPr>
                  <w:rFonts w:ascii="Cambria Math" w:hAnsi="Cambria Math"/>
                  <w:i/>
                  <w:lang w:val="fr-FR"/>
                </w:rPr>
              </w:ins>
            </m:ctrlPr>
          </m:dPr>
          <m:e>
            <m:r>
              <w:ins w:id="2174" w:author="Valcin, Vieux" w:date="2025-10-23T13:13:00Z" w16du:dateUtc="2025-10-23T17:13:00Z">
                <w:rPr>
                  <w:rFonts w:ascii="Cambria Math" w:hAnsi="Cambria Math"/>
                </w:rPr>
                <m:t>n</m:t>
              </w:ins>
            </m:r>
            <m:func>
              <m:funcPr>
                <m:ctrlPr>
                  <w:ins w:id="2175" w:author="Valcin, Vieux" w:date="2025-10-24T12:18:00Z" w16du:dateUtc="2025-10-24T16:18:00Z">
                    <w:rPr>
                      <w:rFonts w:ascii="Cambria Math" w:hAnsi="Cambria Math"/>
                    </w:rPr>
                  </w:ins>
                </m:ctrlPr>
              </m:funcPr>
              <m:fName>
                <m:r>
                  <m:rPr>
                    <m:sty m:val="p"/>
                  </m:rPr>
                  <w:rPr>
                    <w:rFonts w:ascii="Cambria Math" w:hAnsi="Cambria Math"/>
                    <w:lang w:val="fr-FR"/>
                    <w:rPrChange w:id="2176" w:author="Valcin, Vieux" w:date="2025-10-24T11:51:00Z" w16du:dateUtc="2025-10-24T15:51:00Z">
                      <w:rPr>
                        <w:rFonts w:ascii="Cambria Math" w:hAnsi="Cambria Math"/>
                      </w:rPr>
                    </w:rPrChange>
                  </w:rPr>
                  <m:t>log</m:t>
                </m:r>
                <m:ctrlPr>
                  <w:ins w:id="2177" w:author="Valcin, Vieux" w:date="2025-10-24T12:18:00Z" w16du:dateUtc="2025-10-24T16:18:00Z">
                    <w:rPr>
                      <w:rFonts w:ascii="Cambria Math" w:hAnsi="Cambria Math"/>
                      <w:i/>
                      <w:lang w:val="fr-FR"/>
                    </w:rPr>
                  </w:ins>
                </m:ctrlPr>
              </m:fName>
              <m:e>
                <m:r>
                  <w:ins w:id="2178" w:author="Valcin, Vieux" w:date="2025-10-23T13:13:00Z" w16du:dateUtc="2025-10-23T17:13:00Z">
                    <w:rPr>
                      <w:rFonts w:ascii="Cambria Math" w:hAnsi="Cambria Math"/>
                    </w:rPr>
                    <m:t>n</m:t>
                  </w:ins>
                </m:r>
              </m:e>
            </m:func>
            <m:r>
              <w:ins w:id="2179" w:author="Valcin, Vieux" w:date="2025-10-23T13:14:00Z" w16du:dateUtc="2025-10-23T17:14:00Z">
                <w:rPr>
                  <w:rFonts w:ascii="Cambria Math" w:hAnsi="Cambria Math"/>
                  <w:lang w:val="fr-FR"/>
                </w:rPr>
                <m:t>∙</m:t>
              </w:ins>
            </m:r>
            <m:r>
              <w:ins w:id="2180" w:author="Valcin, Vieux" w:date="2025-10-23T13:13:00Z" w16du:dateUtc="2025-10-23T17:13:00Z">
                <w:rPr>
                  <w:rFonts w:ascii="Cambria Math" w:hAnsi="Cambria Math"/>
                </w:rPr>
                <m:t>d</m:t>
              </w:ins>
            </m:r>
          </m:e>
        </m:d>
      </m:oMath>
    </w:p>
    <w:p w14:paraId="1B337963" w14:textId="45601FE4" w:rsidR="00AC03C4" w:rsidRPr="003D165E" w:rsidRDefault="00AC03C4" w:rsidP="00AC03C4">
      <w:pPr>
        <w:pStyle w:val="MdListItem"/>
        <w:numPr>
          <w:ilvl w:val="0"/>
          <w:numId w:val="13"/>
        </w:numPr>
        <w:rPr>
          <w:ins w:id="2181" w:author="Valcin, Vieux" w:date="2025-10-23T13:13:00Z" w16du:dateUtc="2025-10-23T17:13:00Z"/>
        </w:rPr>
      </w:pPr>
      <w:ins w:id="2182" w:author="Valcin, Vieux" w:date="2025-10-23T13:13:00Z" w16du:dateUtc="2025-10-23T17:13:00Z">
        <w:r w:rsidRPr="003D165E">
          <w:t xml:space="preserve">Query: </w:t>
        </w:r>
      </w:ins>
      <m:oMath>
        <m:r>
          <w:ins w:id="2183" w:author="Valcin, Vieux" w:date="2025-10-23T13:13:00Z" w16du:dateUtc="2025-10-23T17:13:00Z">
            <w:rPr>
              <w:rFonts w:ascii="Cambria Math" w:hAnsi="Cambria Math"/>
            </w:rPr>
            <m:t>O</m:t>
          </w:ins>
        </m:r>
        <m:d>
          <m:dPr>
            <m:ctrlPr>
              <w:ins w:id="2184" w:author="Valcin, Vieux" w:date="2025-10-23T13:13:00Z" w16du:dateUtc="2025-10-23T17:13:00Z">
                <w:rPr>
                  <w:rFonts w:ascii="Cambria Math" w:hAnsi="Cambria Math"/>
                  <w:i/>
                </w:rPr>
              </w:ins>
            </m:ctrlPr>
          </m:dPr>
          <m:e>
            <m:func>
              <m:funcPr>
                <m:ctrlPr>
                  <w:ins w:id="2185" w:author="Valcin, Vieux" w:date="2025-10-24T12:18:00Z" w16du:dateUtc="2025-10-24T16:18:00Z">
                    <w:rPr>
                      <w:rFonts w:ascii="Cambria Math" w:hAnsi="Cambria Math"/>
                    </w:rPr>
                  </w:ins>
                </m:ctrlPr>
              </m:funcPr>
              <m:fName>
                <m:r>
                  <m:rPr>
                    <m:sty m:val="p"/>
                  </m:rPr>
                  <w:rPr>
                    <w:rFonts w:ascii="Cambria Math" w:hAnsi="Cambria Math"/>
                  </w:rPr>
                  <m:t>log</m:t>
                </m:r>
                <m:ctrlPr>
                  <w:ins w:id="2186" w:author="Valcin, Vieux" w:date="2025-10-24T12:18:00Z" w16du:dateUtc="2025-10-24T16:18:00Z">
                    <w:rPr>
                      <w:rFonts w:ascii="Cambria Math" w:hAnsi="Cambria Math"/>
                      <w:i/>
                    </w:rPr>
                  </w:ins>
                </m:ctrlPr>
              </m:fName>
              <m:e>
                <m:r>
                  <w:ins w:id="2187" w:author="Valcin, Vieux" w:date="2025-10-23T13:13:00Z" w16du:dateUtc="2025-10-23T17:13:00Z">
                    <w:rPr>
                      <w:rFonts w:ascii="Cambria Math" w:hAnsi="Cambria Math"/>
                    </w:rPr>
                    <m:t>n</m:t>
                  </w:ins>
                </m:r>
              </m:e>
            </m:func>
            <m:r>
              <w:ins w:id="2188" w:author="Valcin, Vieux" w:date="2025-10-23T13:14:00Z" w16du:dateUtc="2025-10-23T17:14:00Z">
                <w:rPr>
                  <w:rFonts w:ascii="Cambria Math" w:hAnsi="Cambria Math"/>
                  <w:rPrChange w:id="2189" w:author="Valcin, Vieux" w:date="2025-10-24T11:35:00Z" w16du:dateUtc="2025-10-24T15:35:00Z">
                    <w:rPr>
                      <w:rFonts w:ascii="Cambria Math" w:hAnsi="Cambria Math"/>
                      <w:lang w:val="fr-FR"/>
                    </w:rPr>
                  </w:rPrChange>
                </w:rPr>
                <m:t>∙</m:t>
              </w:ins>
            </m:r>
            <m:r>
              <w:ins w:id="2190" w:author="Valcin, Vieux" w:date="2025-10-23T13:13:00Z" w16du:dateUtc="2025-10-23T17:13:00Z">
                <w:rPr>
                  <w:rFonts w:ascii="Cambria Math" w:hAnsi="Cambria Math"/>
                </w:rPr>
                <m:t>d</m:t>
              </w:ins>
            </m:r>
          </m:e>
        </m:d>
      </m:oMath>
    </w:p>
    <w:p w14:paraId="20C47EBE" w14:textId="3BE66031" w:rsidR="00AC03C4" w:rsidRPr="003D165E" w:rsidRDefault="00AC03C4">
      <w:pPr>
        <w:pStyle w:val="MdListItem"/>
        <w:numPr>
          <w:ilvl w:val="0"/>
          <w:numId w:val="13"/>
        </w:numPr>
        <w:pPrChange w:id="2191" w:author="Valcin, Vieux" w:date="2025-10-23T13:13:00Z" w16du:dateUtc="2025-10-23T17:13:00Z">
          <w:pPr>
            <w:pStyle w:val="BodyText"/>
          </w:pPr>
        </w:pPrChange>
      </w:pPr>
      <w:ins w:id="2192" w:author="Valcin, Vieux" w:date="2025-10-23T13:13:00Z" w16du:dateUtc="2025-10-23T17:13:00Z">
        <w:r w:rsidRPr="003D165E">
          <w:t xml:space="preserve">Memory: </w:t>
        </w:r>
      </w:ins>
      <m:oMath>
        <m:r>
          <w:ins w:id="2193" w:author="Valcin, Vieux" w:date="2025-10-23T13:13:00Z" w16du:dateUtc="2025-10-23T17:13:00Z">
            <w:rPr>
              <w:rFonts w:ascii="Cambria Math" w:hAnsi="Cambria Math"/>
            </w:rPr>
            <m:t>O</m:t>
          </w:ins>
        </m:r>
        <m:d>
          <m:dPr>
            <m:ctrlPr>
              <w:ins w:id="2194" w:author="Valcin, Vieux" w:date="2025-10-23T13:13:00Z" w16du:dateUtc="2025-10-23T17:13:00Z">
                <w:rPr>
                  <w:rFonts w:ascii="Cambria Math" w:hAnsi="Cambria Math"/>
                  <w:i/>
                </w:rPr>
              </w:ins>
            </m:ctrlPr>
          </m:dPr>
          <m:e>
            <m:r>
              <w:ins w:id="2195" w:author="Valcin, Vieux" w:date="2025-10-23T13:13:00Z" w16du:dateUtc="2025-10-23T17:13:00Z">
                <w:rPr>
                  <w:rFonts w:ascii="Cambria Math" w:hAnsi="Cambria Math"/>
                </w:rPr>
                <m:t>n</m:t>
              </w:ins>
            </m:r>
            <m:r>
              <w:ins w:id="2196" w:author="Valcin, Vieux" w:date="2025-10-23T13:14:00Z" w16du:dateUtc="2025-10-23T17:14:00Z">
                <w:rPr>
                  <w:rFonts w:ascii="Cambria Math" w:hAnsi="Cambria Math"/>
                  <w:lang w:val="fr-FR"/>
                </w:rPr>
                <m:t>∙</m:t>
              </w:ins>
            </m:r>
            <m:r>
              <w:ins w:id="2197" w:author="Valcin, Vieux" w:date="2025-10-23T13:13:00Z" w16du:dateUtc="2025-10-23T17:13:00Z">
                <w:rPr>
                  <w:rFonts w:ascii="Cambria Math" w:hAnsi="Cambria Math"/>
                </w:rPr>
                <m:t>d</m:t>
              </w:ins>
            </m:r>
          </m:e>
        </m:d>
      </m:oMath>
    </w:p>
    <w:p w14:paraId="2D3F0635" w14:textId="77777777" w:rsidR="005F0CD4" w:rsidRPr="003D165E" w:rsidRDefault="00591BCA">
      <w:pPr>
        <w:pStyle w:val="BodyText"/>
        <w:rPr>
          <w:ins w:id="2198" w:author="Valcin, Vieux" w:date="2025-10-23T13:14:00Z" w16du:dateUtc="2025-10-23T17:14:00Z"/>
          <w:rFonts w:ascii="Times New Roman" w:hAnsi="Times New Roman" w:cs="Times New Roman"/>
          <w:b/>
          <w:highlight w:val="yellow"/>
          <w:rPrChange w:id="2199" w:author="Valcin, Vieux" w:date="2025-10-24T11:35:00Z" w16du:dateUtc="2025-10-24T15:35:00Z">
            <w:rPr>
              <w:ins w:id="2200" w:author="Valcin, Vieux" w:date="2025-10-23T13:14:00Z" w16du:dateUtc="2025-10-23T17:14:00Z"/>
              <w:rFonts w:ascii="Times New Roman" w:hAnsi="Times New Roman" w:cs="Times New Roman"/>
              <w:b/>
            </w:rPr>
          </w:rPrChange>
        </w:rPr>
      </w:pPr>
      <w:r w:rsidRPr="003D165E">
        <w:rPr>
          <w:rFonts w:ascii="Times New Roman" w:hAnsi="Times New Roman" w:cs="Times New Roman"/>
          <w:b/>
          <w:highlight w:val="yellow"/>
          <w:rPrChange w:id="2201" w:author="Valcin, Vieux" w:date="2025-10-24T11:35:00Z" w16du:dateUtc="2025-10-24T15:35:00Z">
            <w:rPr>
              <w:rFonts w:ascii="Times New Roman" w:hAnsi="Times New Roman" w:cs="Times New Roman"/>
              <w:b/>
            </w:rPr>
          </w:rPrChange>
        </w:rPr>
        <w:t>Siamese Inference:</w:t>
      </w:r>
    </w:p>
    <w:p w14:paraId="65DDE828" w14:textId="5496FD43" w:rsidR="005F0CD4" w:rsidRPr="003D165E" w:rsidRDefault="00591BCA" w:rsidP="005F0CD4">
      <w:pPr>
        <w:pStyle w:val="MdListItem"/>
        <w:numPr>
          <w:ilvl w:val="0"/>
          <w:numId w:val="13"/>
        </w:numPr>
        <w:rPr>
          <w:ins w:id="2202" w:author="Valcin, Vieux" w:date="2025-10-23T13:15:00Z" w16du:dateUtc="2025-10-23T17:15:00Z"/>
          <w:highlight w:val="yellow"/>
          <w:rPrChange w:id="2203" w:author="Valcin, Vieux" w:date="2025-10-24T11:35:00Z" w16du:dateUtc="2025-10-24T15:35:00Z">
            <w:rPr>
              <w:ins w:id="2204" w:author="Valcin, Vieux" w:date="2025-10-23T13:15:00Z" w16du:dateUtc="2025-10-23T17:15:00Z"/>
            </w:rPr>
          </w:rPrChange>
        </w:rPr>
      </w:pPr>
      <w:del w:id="2205" w:author="Valcin, Vieux" w:date="2025-10-23T13:15:00Z" w16du:dateUtc="2025-10-23T17:15:00Z">
        <w:r w:rsidRPr="003D165E" w:rsidDel="005F0CD4">
          <w:rPr>
            <w:highlight w:val="yellow"/>
            <w:rPrChange w:id="2206" w:author="Valcin, Vieux" w:date="2025-10-24T11:35:00Z" w16du:dateUtc="2025-10-24T15:35:00Z">
              <w:rPr/>
            </w:rPrChange>
          </w:rPr>
          <w:delText xml:space="preserve"> - </w:delText>
        </w:r>
      </w:del>
      <w:r w:rsidRPr="003D165E">
        <w:rPr>
          <w:highlight w:val="yellow"/>
          <w:rPrChange w:id="2207" w:author="Valcin, Vieux" w:date="2025-10-24T11:35:00Z" w16du:dateUtc="2025-10-24T15:35:00Z">
            <w:rPr/>
          </w:rPrChange>
        </w:rPr>
        <w:t xml:space="preserve">Per pair: </w:t>
      </w:r>
      <m:oMath>
        <m:r>
          <w:rPr>
            <w:rFonts w:ascii="Cambria Math" w:hAnsi="Cambria Math"/>
            <w:highlight w:val="yellow"/>
            <w:rPrChange w:id="2208" w:author="Valcin, Vieux" w:date="2025-10-24T11:35:00Z" w16du:dateUtc="2025-10-24T15:35:00Z">
              <w:rPr>
                <w:rFonts w:ascii="Cambria Math" w:hAnsi="Cambria Math"/>
              </w:rPr>
            </w:rPrChange>
          </w:rPr>
          <m:t>O</m:t>
        </m:r>
        <m:d>
          <m:dPr>
            <m:ctrlPr>
              <w:ins w:id="2209" w:author="Valcin, Vieux" w:date="2025-10-24T12:18:00Z" w16du:dateUtc="2025-10-24T16:18:00Z">
                <w:rPr>
                  <w:rFonts w:ascii="Cambria Math" w:hAnsi="Cambria Math"/>
                  <w:i/>
                </w:rPr>
              </w:ins>
            </m:ctrlPr>
          </m:dPr>
          <m:e>
            <m:sSub>
              <m:sSubPr>
                <m:ctrlPr>
                  <w:ins w:id="2210" w:author="Valcin, Vieux" w:date="2025-10-24T11:34:00Z" w16du:dateUtc="2025-10-24T15:34:00Z">
                    <w:rPr>
                      <w:rFonts w:ascii="Cambria Math" w:hAnsi="Cambria Math"/>
                      <w:highlight w:val="yellow"/>
                    </w:rPr>
                  </w:ins>
                </m:ctrlPr>
              </m:sSubPr>
              <m:e>
                <m:r>
                  <w:rPr>
                    <w:rFonts w:ascii="Cambria Math" w:hAnsi="Cambria Math"/>
                    <w:highlight w:val="yellow"/>
                    <w:rPrChange w:id="2211" w:author="Valcin, Vieux" w:date="2025-10-24T11:35:00Z" w16du:dateUtc="2025-10-24T15:35:00Z">
                      <w:rPr>
                        <w:rFonts w:ascii="Cambria Math" w:hAnsi="Cambria Math"/>
                      </w:rPr>
                    </w:rPrChange>
                  </w:rPr>
                  <m:t>d</m:t>
                </m:r>
              </m:e>
              <m:sub>
                <m:r>
                  <w:rPr>
                    <w:rFonts w:ascii="Cambria Math" w:hAnsi="Cambria Math"/>
                    <w:highlight w:val="yellow"/>
                    <w:rPrChange w:id="2212" w:author="Valcin, Vieux" w:date="2025-10-24T11:35:00Z" w16du:dateUtc="2025-10-24T15:35:00Z">
                      <w:rPr>
                        <w:rFonts w:ascii="Cambria Math" w:hAnsi="Cambria Math"/>
                      </w:rPr>
                    </w:rPrChange>
                  </w:rPr>
                  <m:t>h</m:t>
                </m:r>
              </m:sub>
            </m:sSub>
            <m:r>
              <w:rPr>
                <w:rFonts w:ascii="Cambria Math" w:hAnsi="Cambria Math"/>
                <w:highlight w:val="yellow"/>
                <w:rPrChange w:id="2213" w:author="Valcin, Vieux" w:date="2025-10-24T11:35:00Z" w16du:dateUtc="2025-10-24T15:35:00Z">
                  <w:rPr>
                    <w:rFonts w:ascii="Cambria Math" w:hAnsi="Cambria Math"/>
                  </w:rPr>
                </w:rPrChange>
              </w:rPr>
              <m:t>+</m:t>
            </m:r>
            <m:sSub>
              <m:sSubPr>
                <m:ctrlPr>
                  <w:ins w:id="2214" w:author="Valcin, Vieux" w:date="2025-10-24T11:34:00Z" w16du:dateUtc="2025-10-24T15:34:00Z">
                    <w:rPr>
                      <w:rFonts w:ascii="Cambria Math" w:hAnsi="Cambria Math"/>
                      <w:highlight w:val="yellow"/>
                    </w:rPr>
                  </w:ins>
                </m:ctrlPr>
              </m:sSubPr>
              <m:e>
                <m:r>
                  <w:rPr>
                    <w:rFonts w:ascii="Cambria Math" w:hAnsi="Cambria Math"/>
                    <w:highlight w:val="yellow"/>
                    <w:rPrChange w:id="2215" w:author="Valcin, Vieux" w:date="2025-10-24T11:35:00Z" w16du:dateUtc="2025-10-24T15:35:00Z">
                      <w:rPr>
                        <w:rFonts w:ascii="Cambria Math" w:hAnsi="Cambria Math"/>
                      </w:rPr>
                    </w:rPrChange>
                  </w:rPr>
                  <m:t>d</m:t>
                </m:r>
              </m:e>
              <m:sub>
                <m:r>
                  <w:rPr>
                    <w:rFonts w:ascii="Cambria Math" w:hAnsi="Cambria Math"/>
                    <w:highlight w:val="yellow"/>
                    <w:rPrChange w:id="2216" w:author="Valcin, Vieux" w:date="2025-10-24T11:35:00Z" w16du:dateUtc="2025-10-24T15:35:00Z">
                      <w:rPr>
                        <w:rFonts w:ascii="Cambria Math" w:hAnsi="Cambria Math"/>
                      </w:rPr>
                    </w:rPrChange>
                  </w:rPr>
                  <m:t>o</m:t>
                </m:r>
              </m:sub>
            </m:sSub>
          </m:e>
        </m:d>
      </m:oMath>
      <w:r w:rsidRPr="003D165E">
        <w:rPr>
          <w:highlight w:val="yellow"/>
          <w:rPrChange w:id="2217" w:author="Valcin, Vieux" w:date="2025-10-24T11:35:00Z" w16du:dateUtc="2025-10-24T15:35:00Z">
            <w:rPr/>
          </w:rPrChange>
        </w:rPr>
        <w:t xml:space="preserve"> (forward pass)</w:t>
      </w:r>
      <w:ins w:id="2218" w:author="Valcin, Vieux" w:date="2025-10-23T13:16:00Z" w16du:dateUtc="2025-10-23T17:16:00Z">
        <w:r w:rsidR="0087256E" w:rsidRPr="003D165E">
          <w:rPr>
            <w:highlight w:val="yellow"/>
            <w:rPrChange w:id="2219" w:author="Valcin, Vieux" w:date="2025-10-24T11:35:00Z" w16du:dateUtc="2025-10-24T15:35:00Z">
              <w:rPr/>
            </w:rPrChange>
          </w:rPr>
          <w:t xml:space="preserve">, where </w:t>
        </w:r>
      </w:ins>
      <m:oMath>
        <m:sSub>
          <m:sSubPr>
            <m:ctrlPr>
              <w:ins w:id="2220" w:author="Valcin, Vieux" w:date="2025-10-23T13:16:00Z" w16du:dateUtc="2025-10-23T17:16:00Z">
                <w:rPr>
                  <w:rFonts w:ascii="Cambria Math" w:hAnsi="Cambria Math"/>
                  <w:highlight w:val="yellow"/>
                </w:rPr>
              </w:ins>
            </m:ctrlPr>
          </m:sSubPr>
          <m:e>
            <m:r>
              <w:ins w:id="2221" w:author="Valcin, Vieux" w:date="2025-10-23T13:16:00Z" w16du:dateUtc="2025-10-23T17:16:00Z">
                <w:rPr>
                  <w:rFonts w:ascii="Cambria Math" w:hAnsi="Cambria Math"/>
                  <w:highlight w:val="yellow"/>
                </w:rPr>
                <m:t>d</m:t>
              </w:ins>
            </m:r>
          </m:e>
          <m:sub>
            <m:r>
              <w:ins w:id="2222" w:author="Valcin, Vieux" w:date="2025-10-23T13:16:00Z" w16du:dateUtc="2025-10-23T17:16:00Z">
                <w:rPr>
                  <w:rFonts w:ascii="Cambria Math" w:hAnsi="Cambria Math"/>
                  <w:highlight w:val="yellow"/>
                </w:rPr>
                <m:t>o</m:t>
              </w:ins>
            </m:r>
          </m:sub>
        </m:sSub>
        <m:r>
          <w:ins w:id="2223" w:author="Valcin, Vieux" w:date="2025-10-23T13:16:00Z" w16du:dateUtc="2025-10-23T17:16:00Z">
            <w:rPr>
              <w:rFonts w:ascii="Cambria Math" w:hAnsi="Cambria Math"/>
              <w:highlight w:val="yellow"/>
              <w:rPrChange w:id="2224" w:author="Valcin, Vieux" w:date="2025-10-24T11:35:00Z" w16du:dateUtc="2025-10-24T15:35:00Z">
                <w:rPr>
                  <w:rFonts w:ascii="Cambria Math" w:hAnsi="Cambria Math"/>
                </w:rPr>
              </w:rPrChange>
            </w:rPr>
            <m:t>=</m:t>
          </w:ins>
        </m:r>
        <m:sSub>
          <m:sSubPr>
            <m:ctrlPr>
              <w:ins w:id="2225" w:author="Valcin, Vieux" w:date="2025-10-23T13:16:00Z" w16du:dateUtc="2025-10-23T17:16:00Z">
                <w:rPr>
                  <w:rFonts w:ascii="Cambria Math" w:hAnsi="Cambria Math"/>
                  <w:highlight w:val="yellow"/>
                </w:rPr>
              </w:ins>
            </m:ctrlPr>
          </m:sSubPr>
          <m:e>
            <m:r>
              <w:ins w:id="2226" w:author="Valcin, Vieux" w:date="2025-10-23T13:16:00Z" w16du:dateUtc="2025-10-23T17:16:00Z">
                <w:rPr>
                  <w:rFonts w:ascii="Cambria Math" w:hAnsi="Cambria Math"/>
                  <w:highlight w:val="yellow"/>
                </w:rPr>
                <m:t>h</m:t>
              </w:ins>
            </m:r>
          </m:e>
          <m:sub>
            <m:r>
              <w:ins w:id="2227" w:author="Valcin, Vieux" w:date="2025-10-23T13:16:00Z" w16du:dateUtc="2025-10-23T17:16:00Z">
                <w:rPr>
                  <w:rFonts w:ascii="Cambria Math" w:hAnsi="Cambria Math"/>
                  <w:highlight w:val="yellow"/>
                </w:rPr>
                <m:t>1</m:t>
              </w:ins>
            </m:r>
          </m:sub>
        </m:sSub>
        <m:r>
          <w:ins w:id="2228" w:author="Valcin, Vieux" w:date="2025-10-23T13:16:00Z" w16du:dateUtc="2025-10-23T17:16:00Z">
            <w:rPr>
              <w:rFonts w:ascii="Cambria Math" w:hAnsi="Cambria Math"/>
              <w:highlight w:val="yellow"/>
              <w:rPrChange w:id="2229" w:author="Valcin, Vieux" w:date="2025-10-24T11:35:00Z" w16du:dateUtc="2025-10-24T15:35:00Z">
                <w:rPr>
                  <w:rFonts w:ascii="Cambria Math" w:hAnsi="Cambria Math"/>
                </w:rPr>
              </w:rPrChange>
            </w:rPr>
            <m:t>+</m:t>
          </w:ins>
        </m:r>
        <m:sSub>
          <m:sSubPr>
            <m:ctrlPr>
              <w:ins w:id="2230" w:author="Valcin, Vieux" w:date="2025-10-23T13:16:00Z" w16du:dateUtc="2025-10-23T17:16:00Z">
                <w:rPr>
                  <w:rFonts w:ascii="Cambria Math" w:hAnsi="Cambria Math"/>
                  <w:highlight w:val="yellow"/>
                </w:rPr>
              </w:ins>
            </m:ctrlPr>
          </m:sSubPr>
          <m:e>
            <m:r>
              <w:ins w:id="2231" w:author="Valcin, Vieux" w:date="2025-10-23T13:16:00Z" w16du:dateUtc="2025-10-23T17:16:00Z">
                <w:rPr>
                  <w:rFonts w:ascii="Cambria Math" w:hAnsi="Cambria Math"/>
                  <w:highlight w:val="yellow"/>
                </w:rPr>
                <m:t>h</m:t>
              </w:ins>
            </m:r>
          </m:e>
          <m:sub>
            <m:r>
              <w:ins w:id="2232" w:author="Valcin, Vieux" w:date="2025-10-23T13:16:00Z" w16du:dateUtc="2025-10-23T17:16:00Z">
                <w:rPr>
                  <w:rFonts w:ascii="Cambria Math" w:hAnsi="Cambria Math"/>
                  <w:highlight w:val="yellow"/>
                </w:rPr>
                <m:t>2</m:t>
              </w:ins>
            </m:r>
          </m:sub>
        </m:sSub>
      </m:oMath>
    </w:p>
    <w:p w14:paraId="0D203C9F" w14:textId="7A338774" w:rsidR="00EF1988" w:rsidRPr="003D165E" w:rsidRDefault="00591BCA" w:rsidP="005F0CD4">
      <w:pPr>
        <w:pStyle w:val="MdListItem"/>
        <w:numPr>
          <w:ilvl w:val="0"/>
          <w:numId w:val="13"/>
        </w:numPr>
        <w:rPr>
          <w:ins w:id="2233" w:author="Valcin, Vieux" w:date="2025-10-23T13:16:00Z" w16du:dateUtc="2025-10-23T17:16:00Z"/>
          <w:highlight w:val="yellow"/>
          <w:rPrChange w:id="2234" w:author="Valcin, Vieux" w:date="2025-10-24T11:35:00Z" w16du:dateUtc="2025-10-24T15:35:00Z">
            <w:rPr>
              <w:ins w:id="2235" w:author="Valcin, Vieux" w:date="2025-10-23T13:16:00Z" w16du:dateUtc="2025-10-23T17:16:00Z"/>
            </w:rPr>
          </w:rPrChange>
        </w:rPr>
      </w:pPr>
      <w:del w:id="2236" w:author="Valcin, Vieux" w:date="2025-10-23T13:15:00Z" w16du:dateUtc="2025-10-23T17:15:00Z">
        <w:r w:rsidRPr="003D165E" w:rsidDel="005F0CD4">
          <w:rPr>
            <w:highlight w:val="yellow"/>
            <w:rPrChange w:id="2237" w:author="Valcin, Vieux" w:date="2025-10-24T11:35:00Z" w16du:dateUtc="2025-10-24T15:35:00Z">
              <w:rPr/>
            </w:rPrChange>
          </w:rPr>
          <w:delText xml:space="preserve"> - </w:delText>
        </w:r>
      </w:del>
      <w:r w:rsidRPr="003D165E">
        <w:rPr>
          <w:highlight w:val="yellow"/>
          <w:rPrChange w:id="2238" w:author="Valcin, Vieux" w:date="2025-10-24T11:35:00Z" w16du:dateUtc="2025-10-24T15:35:00Z">
            <w:rPr/>
          </w:rPrChange>
        </w:rPr>
        <w:t xml:space="preserve">Batch: </w:t>
      </w:r>
      <m:oMath>
        <m:r>
          <w:rPr>
            <w:rFonts w:ascii="Cambria Math" w:hAnsi="Cambria Math"/>
            <w:highlight w:val="yellow"/>
            <w:rPrChange w:id="2239" w:author="Valcin, Vieux" w:date="2025-10-24T11:35:00Z" w16du:dateUtc="2025-10-24T15:35:00Z">
              <w:rPr>
                <w:rFonts w:ascii="Cambria Math" w:hAnsi="Cambria Math"/>
              </w:rPr>
            </w:rPrChange>
          </w:rPr>
          <m:t>O</m:t>
        </m:r>
        <m:d>
          <m:dPr>
            <m:ctrlPr>
              <w:ins w:id="2240" w:author="Valcin, Vieux" w:date="2025-10-24T12:18:00Z" w16du:dateUtc="2025-10-24T16:18:00Z">
                <w:rPr>
                  <w:rFonts w:ascii="Cambria Math" w:hAnsi="Cambria Math"/>
                  <w:i/>
                </w:rPr>
              </w:ins>
            </m:ctrlPr>
          </m:dPr>
          <m:e>
            <m:r>
              <w:rPr>
                <w:rFonts w:ascii="Cambria Math" w:hAnsi="Cambria Math"/>
                <w:highlight w:val="yellow"/>
                <w:rPrChange w:id="2241" w:author="Valcin, Vieux" w:date="2025-10-24T11:35:00Z" w16du:dateUtc="2025-10-24T15:35:00Z">
                  <w:rPr>
                    <w:rFonts w:ascii="Cambria Math" w:hAnsi="Cambria Math"/>
                  </w:rPr>
                </w:rPrChange>
              </w:rPr>
              <m:t>B⋅</m:t>
            </m:r>
            <m:d>
              <m:dPr>
                <m:ctrlPr>
                  <w:ins w:id="2242" w:author="Valcin, Vieux" w:date="2025-10-24T12:18:00Z" w16du:dateUtc="2025-10-24T16:18:00Z">
                    <w:rPr>
                      <w:rFonts w:ascii="Cambria Math" w:hAnsi="Cambria Math"/>
                      <w:i/>
                    </w:rPr>
                  </w:ins>
                </m:ctrlPr>
              </m:dPr>
              <m:e>
                <m:sSub>
                  <m:sSubPr>
                    <m:ctrlPr>
                      <w:ins w:id="2243" w:author="Valcin, Vieux" w:date="2025-10-24T11:34:00Z" w16du:dateUtc="2025-10-24T15:34:00Z">
                        <w:rPr>
                          <w:rFonts w:ascii="Cambria Math" w:hAnsi="Cambria Math"/>
                          <w:highlight w:val="yellow"/>
                        </w:rPr>
                      </w:ins>
                    </m:ctrlPr>
                  </m:sSubPr>
                  <m:e>
                    <m:r>
                      <w:rPr>
                        <w:rFonts w:ascii="Cambria Math" w:hAnsi="Cambria Math"/>
                        <w:highlight w:val="yellow"/>
                        <w:rPrChange w:id="2244" w:author="Valcin, Vieux" w:date="2025-10-24T11:35:00Z" w16du:dateUtc="2025-10-24T15:35:00Z">
                          <w:rPr>
                            <w:rFonts w:ascii="Cambria Math" w:hAnsi="Cambria Math"/>
                          </w:rPr>
                        </w:rPrChange>
                      </w:rPr>
                      <m:t>d</m:t>
                    </m:r>
                  </m:e>
                  <m:sub>
                    <m:r>
                      <w:rPr>
                        <w:rFonts w:ascii="Cambria Math" w:hAnsi="Cambria Math"/>
                        <w:highlight w:val="yellow"/>
                        <w:rPrChange w:id="2245" w:author="Valcin, Vieux" w:date="2025-10-24T11:35:00Z" w16du:dateUtc="2025-10-24T15:35:00Z">
                          <w:rPr>
                            <w:rFonts w:ascii="Cambria Math" w:hAnsi="Cambria Math"/>
                          </w:rPr>
                        </w:rPrChange>
                      </w:rPr>
                      <m:t>h</m:t>
                    </m:r>
                  </m:sub>
                </m:sSub>
                <m:r>
                  <w:rPr>
                    <w:rFonts w:ascii="Cambria Math" w:hAnsi="Cambria Math"/>
                    <w:highlight w:val="yellow"/>
                    <w:rPrChange w:id="2246" w:author="Valcin, Vieux" w:date="2025-10-24T11:35:00Z" w16du:dateUtc="2025-10-24T15:35:00Z">
                      <w:rPr>
                        <w:rFonts w:ascii="Cambria Math" w:hAnsi="Cambria Math"/>
                      </w:rPr>
                    </w:rPrChange>
                  </w:rPr>
                  <m:t>+</m:t>
                </m:r>
                <m:sSub>
                  <m:sSubPr>
                    <m:ctrlPr>
                      <w:ins w:id="2247" w:author="Valcin, Vieux" w:date="2025-10-24T11:34:00Z" w16du:dateUtc="2025-10-24T15:34:00Z">
                        <w:rPr>
                          <w:rFonts w:ascii="Cambria Math" w:hAnsi="Cambria Math"/>
                          <w:highlight w:val="yellow"/>
                        </w:rPr>
                      </w:ins>
                    </m:ctrlPr>
                  </m:sSubPr>
                  <m:e>
                    <m:r>
                      <w:rPr>
                        <w:rFonts w:ascii="Cambria Math" w:hAnsi="Cambria Math"/>
                        <w:highlight w:val="yellow"/>
                        <w:rPrChange w:id="2248" w:author="Valcin, Vieux" w:date="2025-10-24T11:35:00Z" w16du:dateUtc="2025-10-24T15:35:00Z">
                          <w:rPr>
                            <w:rFonts w:ascii="Cambria Math" w:hAnsi="Cambria Math"/>
                          </w:rPr>
                        </w:rPrChange>
                      </w:rPr>
                      <m:t>d</m:t>
                    </m:r>
                  </m:e>
                  <m:sub>
                    <m:r>
                      <w:rPr>
                        <w:rFonts w:ascii="Cambria Math" w:hAnsi="Cambria Math"/>
                        <w:highlight w:val="yellow"/>
                        <w:rPrChange w:id="2249" w:author="Valcin, Vieux" w:date="2025-10-24T11:35:00Z" w16du:dateUtc="2025-10-24T15:35:00Z">
                          <w:rPr>
                            <w:rFonts w:ascii="Cambria Math" w:hAnsi="Cambria Math"/>
                          </w:rPr>
                        </w:rPrChange>
                      </w:rPr>
                      <m:t>o</m:t>
                    </m:r>
                  </m:sub>
                </m:sSub>
              </m:e>
            </m:d>
          </m:e>
        </m:d>
      </m:oMath>
      <w:r w:rsidRPr="003D165E">
        <w:rPr>
          <w:highlight w:val="yellow"/>
          <w:rPrChange w:id="2250" w:author="Valcin, Vieux" w:date="2025-10-24T11:35:00Z" w16du:dateUtc="2025-10-24T15:35:00Z">
            <w:rPr/>
          </w:rPrChange>
        </w:rPr>
        <w:t xml:space="preserve"> where </w:t>
      </w:r>
      <m:oMath>
        <m:r>
          <w:rPr>
            <w:rFonts w:ascii="Cambria Math" w:hAnsi="Cambria Math"/>
            <w:highlight w:val="yellow"/>
            <w:rPrChange w:id="2251" w:author="Valcin, Vieux" w:date="2025-10-24T11:35:00Z" w16du:dateUtc="2025-10-24T15:35:00Z">
              <w:rPr>
                <w:rFonts w:ascii="Cambria Math" w:hAnsi="Cambria Math"/>
              </w:rPr>
            </w:rPrChange>
          </w:rPr>
          <m:t>B</m:t>
        </m:r>
      </m:oMath>
      <w:r w:rsidRPr="003D165E">
        <w:rPr>
          <w:highlight w:val="yellow"/>
          <w:rPrChange w:id="2252" w:author="Valcin, Vieux" w:date="2025-10-24T11:35:00Z" w16du:dateUtc="2025-10-24T15:35:00Z">
            <w:rPr/>
          </w:rPrChange>
        </w:rPr>
        <w:t xml:space="preserve"> = batch size</w:t>
      </w:r>
    </w:p>
    <w:p w14:paraId="28C25D6E" w14:textId="77777777" w:rsidR="00511895" w:rsidRPr="003D165E" w:rsidRDefault="00511895">
      <w:pPr>
        <w:pStyle w:val="MdListItem"/>
        <w:numPr>
          <w:ilvl w:val="0"/>
          <w:numId w:val="13"/>
        </w:numPr>
        <w:rPr>
          <w:highlight w:val="yellow"/>
          <w:rPrChange w:id="2253" w:author="Valcin, Vieux" w:date="2025-10-24T11:35:00Z" w16du:dateUtc="2025-10-24T15:35:00Z">
            <w:rPr>
              <w:rFonts w:ascii="Times New Roman" w:hAnsi="Times New Roman" w:cs="Times New Roman"/>
            </w:rPr>
          </w:rPrChange>
        </w:rPr>
        <w:pPrChange w:id="2254" w:author="Valcin, Vieux" w:date="2025-10-23T13:15:00Z" w16du:dateUtc="2025-10-23T17:15:00Z">
          <w:pPr>
            <w:pStyle w:val="BodyText"/>
          </w:pPr>
        </w:pPrChange>
      </w:pPr>
      <w:ins w:id="2255" w:author="Valcin, Vieux" w:date="2025-10-23T13:16:00Z" w16du:dateUtc="2025-10-23T17:16:00Z">
        <w:r w:rsidRPr="003D165E">
          <w:rPr>
            <w:highlight w:val="yellow"/>
            <w:rPrChange w:id="2256" w:author="Valcin, Vieux" w:date="2025-10-24T11:35:00Z" w16du:dateUtc="2025-10-24T15:35:00Z">
              <w:rPr/>
            </w:rPrChange>
          </w:rPr>
          <w:t>Forward pass: ~1,200 operations/year</w:t>
        </w:r>
      </w:ins>
    </w:p>
    <w:p w14:paraId="43870B3E" w14:textId="77777777" w:rsidR="00004666" w:rsidRPr="003D165E" w:rsidRDefault="00004666">
      <w:pPr>
        <w:rPr>
          <w:ins w:id="2257" w:author="Valcin, Vieux" w:date="2025-10-23T13:17:00Z" w16du:dateUtc="2025-10-23T17:17:00Z"/>
          <w:rFonts w:ascii="Times New Roman" w:hAnsi="Times New Roman" w:cs="Times New Roman"/>
          <w:b/>
          <w:bCs/>
        </w:rPr>
      </w:pPr>
      <w:ins w:id="2258" w:author="Valcin, Vieux" w:date="2025-10-23T13:17:00Z" w16du:dateUtc="2025-10-23T17:17:00Z">
        <w:r w:rsidRPr="003D165E">
          <w:rPr>
            <w:rFonts w:ascii="Times New Roman" w:hAnsi="Times New Roman" w:cs="Times New Roman"/>
            <w:b/>
            <w:bCs/>
          </w:rPr>
          <w:br w:type="page"/>
        </w:r>
      </w:ins>
    </w:p>
    <w:p w14:paraId="2EC731E6" w14:textId="77777777" w:rsidR="00E34314" w:rsidRPr="003D165E" w:rsidRDefault="00E34314" w:rsidP="00E34314">
      <w:pPr>
        <w:pStyle w:val="BodyText"/>
        <w:rPr>
          <w:rFonts w:ascii="Times New Roman" w:hAnsi="Times New Roman" w:cs="Times New Roman"/>
          <w:b/>
          <w:bCs/>
        </w:rPr>
      </w:pPr>
      <w:r w:rsidRPr="003D165E">
        <w:rPr>
          <w:rFonts w:ascii="Times New Roman" w:hAnsi="Times New Roman" w:cs="Times New Roman"/>
          <w:b/>
          <w:bCs/>
        </w:rPr>
        <w:lastRenderedPageBreak/>
        <w:t>Engagement Feature Extraction:</w:t>
      </w:r>
    </w:p>
    <w:p w14:paraId="2AD21F5F" w14:textId="1D57BAFC" w:rsidR="00495E6A" w:rsidRPr="003D165E" w:rsidRDefault="00E34314" w:rsidP="00E34314">
      <w:pPr>
        <w:pStyle w:val="Compact"/>
        <w:numPr>
          <w:ilvl w:val="1"/>
          <w:numId w:val="3"/>
        </w:numPr>
        <w:rPr>
          <w:rFonts w:ascii="Times New Roman" w:hAnsi="Times New Roman" w:cs="Times New Roman"/>
        </w:rPr>
      </w:pPr>
      <w:r w:rsidRPr="003D165E">
        <w:rPr>
          <w:rFonts w:ascii="Times New Roman" w:hAnsi="Times New Roman" w:cs="Times New Roman"/>
          <w:b/>
          <w:bCs/>
        </w:rPr>
        <w:t>Topic distribution (LDA)</w:t>
      </w:r>
      <w:r w:rsidRPr="003D165E">
        <w:rPr>
          <w:rFonts w:ascii="Times New Roman" w:hAnsi="Times New Roman" w:cs="Times New Roman"/>
        </w:rPr>
        <w:t xml:space="preserve">: </w:t>
      </w:r>
      <m:oMath>
        <m:r>
          <w:rPr>
            <w:rFonts w:ascii="Cambria Math" w:hAnsi="Cambria Math" w:cs="Times New Roman"/>
          </w:rPr>
          <m:t>O</m:t>
        </m:r>
        <m:d>
          <m:dPr>
            <m:ctrlPr>
              <w:ins w:id="2259" w:author="Valcin, Vieux" w:date="2025-10-24T12:18:00Z" w16du:dateUtc="2025-10-24T16:18:00Z">
                <w:rPr>
                  <w:rFonts w:ascii="Cambria Math" w:hAnsi="Cambria Math" w:cs="Times New Roman"/>
                  <w:i/>
                </w:rPr>
              </w:ins>
            </m:ctrlPr>
          </m:dPr>
          <m:e>
            <m:r>
              <w:rPr>
                <w:rFonts w:ascii="Cambria Math" w:hAnsi="Cambria Math" w:cs="Times New Roman"/>
              </w:rPr>
              <m:t>K·V·D</m:t>
            </m:r>
          </m:e>
        </m:d>
      </m:oMath>
      <w:r w:rsidRPr="003D165E">
        <w:rPr>
          <w:rFonts w:ascii="Times New Roman" w:hAnsi="Times New Roman" w:cs="Times New Roman"/>
        </w:rPr>
        <w:t xml:space="preserve"> where </w:t>
      </w:r>
      <w:bookmarkStart w:id="2260" w:name="_Hlk211945013"/>
      <m:oMath>
        <m:r>
          <w:rPr>
            <w:rFonts w:ascii="Cambria Math" w:hAnsi="Cambria Math" w:cs="Times New Roman"/>
          </w:rPr>
          <m:t>K</m:t>
        </m:r>
        <m:r>
          <m:rPr>
            <m:sty m:val="p"/>
          </m:rPr>
          <w:rPr>
            <w:rFonts w:ascii="Cambria Math" w:hAnsi="Cambria Math" w:cs="Times New Roman"/>
          </w:rPr>
          <m:t>= topics</m:t>
        </m:r>
      </m:oMath>
      <w:bookmarkEnd w:id="2260"/>
      <w:r w:rsidRPr="003D165E">
        <w:rPr>
          <w:rFonts w:ascii="Times New Roman" w:hAnsi="Times New Roman" w:cs="Times New Roman"/>
        </w:rPr>
        <w:t xml:space="preserve">, </w:t>
      </w:r>
      <m:oMath>
        <m:r>
          <w:rPr>
            <w:rFonts w:ascii="Cambria Math" w:hAnsi="Cambria Math" w:cs="Times New Roman"/>
          </w:rPr>
          <m:t>V</m:t>
        </m:r>
        <m:r>
          <m:rPr>
            <m:sty m:val="p"/>
          </m:rPr>
          <w:rPr>
            <w:rFonts w:ascii="Cambria Math" w:hAnsi="Cambria Math" w:cs="Times New Roman"/>
          </w:rPr>
          <m:t>= Vocabulary</m:t>
        </m:r>
      </m:oMath>
      <w:r w:rsidRPr="003D165E">
        <w:rPr>
          <w:rFonts w:ascii="Times New Roman" w:hAnsi="Times New Roman" w:cs="Times New Roman"/>
        </w:rPr>
        <w:t xml:space="preserve">, </w:t>
      </w:r>
      <m:oMath>
        <m:r>
          <w:rPr>
            <w:rFonts w:ascii="Cambria Math" w:hAnsi="Cambria Math" w:cs="Times New Roman"/>
          </w:rPr>
          <m:t>D</m:t>
        </m:r>
        <m:r>
          <m:rPr>
            <m:sty m:val="p"/>
          </m:rPr>
          <w:rPr>
            <w:rFonts w:ascii="Cambria Math" w:hAnsi="Cambria Math" w:cs="Times New Roman"/>
          </w:rPr>
          <m:t>= Documents</m:t>
        </m:r>
      </m:oMath>
      <w:r w:rsidRPr="003D165E">
        <w:rPr>
          <w:rFonts w:ascii="Times New Roman" w:hAnsi="Times New Roman" w:cs="Times New Roman"/>
        </w:rPr>
        <w:t xml:space="preserve"> (amortized via batch processing)</w:t>
      </w:r>
    </w:p>
    <w:p w14:paraId="5A0A38AE" w14:textId="5E508343" w:rsidR="00495E6A" w:rsidRPr="003D165E" w:rsidRDefault="00E34314" w:rsidP="00E34314">
      <w:pPr>
        <w:pStyle w:val="Compact"/>
        <w:numPr>
          <w:ilvl w:val="1"/>
          <w:numId w:val="3"/>
        </w:numPr>
        <w:rPr>
          <w:rFonts w:ascii="Times New Roman" w:hAnsi="Times New Roman" w:cs="Times New Roman"/>
        </w:rPr>
      </w:pPr>
      <w:r w:rsidRPr="003D165E">
        <w:rPr>
          <w:rFonts w:ascii="Times New Roman" w:hAnsi="Times New Roman" w:cs="Times New Roman"/>
          <w:b/>
          <w:bCs/>
        </w:rPr>
        <w:t>Engagement metrics:</w:t>
      </w:r>
      <w:r w:rsidRPr="003D165E">
        <w:rPr>
          <w:rFonts w:ascii="Times New Roman" w:hAnsi="Times New Roman" w:cs="Times New Roman"/>
        </w:rPr>
        <w:t xml:space="preserve"> </w:t>
      </w:r>
      <m:oMath>
        <m:r>
          <w:rPr>
            <w:rFonts w:ascii="Cambria Math" w:hAnsi="Cambria Math" w:cs="Times New Roman"/>
          </w:rPr>
          <m:t>O</m:t>
        </m:r>
        <m:d>
          <m:dPr>
            <m:ctrlPr>
              <w:ins w:id="2261" w:author="Valcin, Vieux" w:date="2025-10-24T12:18:00Z" w16du:dateUtc="2025-10-24T16:18:00Z">
                <w:rPr>
                  <w:rFonts w:ascii="Cambria Math" w:hAnsi="Cambria Math" w:cs="Times New Roman"/>
                  <w:i/>
                </w:rPr>
              </w:ins>
            </m:ctrlPr>
          </m:dPr>
          <m:e>
            <m:sSub>
              <m:sSubPr>
                <m:ctrlPr>
                  <w:ins w:id="2262" w:author="Valcin, Vieux" w:date="2025-10-24T11:34:00Z" w16du:dateUtc="2025-10-24T15:34:00Z">
                    <w:rPr>
                      <w:rFonts w:ascii="Cambria Math" w:hAnsi="Cambria Math" w:cs="Times New Roman"/>
                      <w:i/>
                    </w:rPr>
                  </w:ins>
                </m:ctrlPr>
              </m:sSubPr>
              <m:e>
                <m:r>
                  <w:rPr>
                    <w:rFonts w:ascii="Cambria Math" w:hAnsi="Cambria Math" w:cs="Times New Roman"/>
                  </w:rPr>
                  <m:t>E</m:t>
                </m:r>
              </m:e>
              <m:sub>
                <m:r>
                  <w:rPr>
                    <w:rFonts w:ascii="Cambria Math" w:hAnsi="Cambria Math" w:cs="Times New Roman"/>
                  </w:rPr>
                  <m:t>i</m:t>
                </m:r>
              </m:sub>
            </m:sSub>
          </m:e>
        </m:d>
      </m:oMath>
      <w:r w:rsidRPr="003D165E">
        <w:rPr>
          <w:rFonts w:ascii="Times New Roman" w:hAnsi="Times New Roman" w:cs="Times New Roman"/>
        </w:rPr>
        <w:t xml:space="preserve"> where </w:t>
      </w:r>
      <m:oMath>
        <m:sSub>
          <m:sSubPr>
            <m:ctrlPr>
              <w:ins w:id="2263" w:author="Valcin, Vieux" w:date="2025-10-24T11:34:00Z" w16du:dateUtc="2025-10-24T15:34:00Z">
                <w:rPr>
                  <w:rFonts w:ascii="Cambria Math" w:hAnsi="Cambria Math" w:cs="Times New Roman"/>
                  <w:i/>
                </w:rPr>
              </w:ins>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ins w:id="2264" w:author="Valcin, Vieux" w:date="2025-10-23T13:19:00Z" w16du:dateUtc="2025-10-23T17:19:00Z">
                <w:rPr>
                  <w:rFonts w:ascii="Cambria Math" w:hAnsi="Cambria Math" w:cs="Times New Roman"/>
                  <w:i/>
                </w:rPr>
              </w:ins>
            </m:ctrlPr>
          </m:sSubPr>
          <m:e>
            <m:r>
              <w:ins w:id="2265" w:author="Valcin, Vieux" w:date="2025-10-23T13:19:00Z" w16du:dateUtc="2025-10-23T17:19:00Z">
                <w:rPr>
                  <w:rFonts w:ascii="Cambria Math" w:hAnsi="Cambria Math" w:cs="Times New Roman"/>
                </w:rPr>
                <m:t>(n</m:t>
              </w:ins>
            </m:r>
          </m:e>
          <m:sub>
            <m:r>
              <w:ins w:id="2266" w:author="Valcin, Vieux" w:date="2025-10-23T13:19:00Z" w16du:dateUtc="2025-10-23T17:19:00Z">
                <w:rPr>
                  <w:rFonts w:ascii="Cambria Math" w:hAnsi="Cambria Math" w:cs="Times New Roman"/>
                </w:rPr>
                <m:t>events</m:t>
              </w:ins>
            </m:r>
          </m:sub>
        </m:sSub>
        <m:r>
          <w:ins w:id="2267" w:author="Valcin, Vieux" w:date="2025-10-23T13:19:00Z" w16du:dateUtc="2025-10-23T17:19:00Z">
            <m:rPr>
              <m:sty m:val="p"/>
            </m:rPr>
            <w:rPr>
              <w:rFonts w:ascii="Cambria Math" w:hAnsi="Cambria Math" w:cs="Times New Roman"/>
            </w:rPr>
            <m:t>+</m:t>
          </w:ins>
        </m:r>
        <m:func>
          <m:funcPr>
            <m:ctrlPr>
              <w:ins w:id="2268" w:author="Valcin, Vieux" w:date="2025-10-24T11:34:00Z" w16du:dateUtc="2025-10-24T15:34:00Z">
                <w:rPr>
                  <w:rFonts w:ascii="Cambria Math" w:hAnsi="Cambria Math" w:cs="Times New Roman"/>
                </w:rPr>
              </w:ins>
            </m:ctrlPr>
          </m:funcPr>
          <m:fName>
            <m:r>
              <m:rPr>
                <m:sty m:val="p"/>
              </m:rPr>
              <w:rPr>
                <w:rFonts w:ascii="Cambria Math" w:hAnsi="Cambria Math" w:cs="Times New Roman"/>
              </w:rPr>
              <m:t>log</m:t>
            </m:r>
          </m:fName>
          <m:e>
            <m:sSub>
              <m:sSubPr>
                <m:ctrlPr>
                  <w:ins w:id="2269" w:author="Valcin, Vieux" w:date="2025-10-23T13:19:00Z" w16du:dateUtc="2025-10-23T17:19:00Z">
                    <w:rPr>
                      <w:rFonts w:ascii="Cambria Math" w:hAnsi="Cambria Math" w:cs="Times New Roman"/>
                      <w:i/>
                    </w:rPr>
                  </w:ins>
                </m:ctrlPr>
              </m:sSubPr>
              <m:e>
                <m:r>
                  <w:ins w:id="2270" w:author="Valcin, Vieux" w:date="2025-10-23T13:19:00Z" w16du:dateUtc="2025-10-23T17:19:00Z">
                    <w:rPr>
                      <w:rFonts w:ascii="Cambria Math" w:hAnsi="Cambria Math" w:cs="Times New Roman"/>
                    </w:rPr>
                    <m:t>n</m:t>
                  </w:ins>
                </m:r>
              </m:e>
              <m:sub>
                <m:r>
                  <w:ins w:id="2271" w:author="Valcin, Vieux" w:date="2025-10-23T13:19:00Z" w16du:dateUtc="2025-10-23T17:19:00Z">
                    <w:rPr>
                      <w:rFonts w:ascii="Cambria Math" w:hAnsi="Cambria Math" w:cs="Times New Roman"/>
                    </w:rPr>
                    <m:t>events</m:t>
                  </w:ins>
                </m:r>
              </m:sub>
            </m:sSub>
            <m:r>
              <w:ins w:id="2272" w:author="Valcin, Vieux" w:date="2025-10-23T13:19:00Z" w16du:dateUtc="2025-10-23T17:19:00Z">
                <w:rPr>
                  <w:rFonts w:ascii="Cambria Math" w:hAnsi="Cambria Math" w:cs="Times New Roman"/>
                </w:rPr>
                <m:t>)</m:t>
              </w:ins>
            </m:r>
          </m:e>
        </m:func>
        <m:r>
          <w:ins w:id="2273" w:author="Valcin, Vieux" w:date="2025-10-23T13:19:00Z" w16du:dateUtc="2025-10-23T17:19:00Z">
            <m:rPr>
              <m:sty m:val="p"/>
            </m:rPr>
            <w:rPr>
              <w:rFonts w:ascii="Cambria Math" w:hAnsi="Cambria Math" w:cs="Times New Roman"/>
            </w:rPr>
            <m:t>=</m:t>
          </w:ins>
        </m:r>
        <m:r>
          <m:rPr>
            <m:sty m:val="p"/>
          </m:rPr>
          <w:rPr>
            <w:rFonts w:ascii="Cambria Math" w:hAnsi="Cambria Math" w:cs="Times New Roman"/>
          </w:rPr>
          <m:t>number of engagement events for user</m:t>
        </m:r>
        <m:r>
          <w:rPr>
            <w:rFonts w:ascii="Cambria Math" w:hAnsi="Cambria Math" w:cs="Times New Roman"/>
          </w:rPr>
          <m:t xml:space="preserve"> i</m:t>
        </m:r>
      </m:oMath>
    </w:p>
    <w:p w14:paraId="552D5BC1" w14:textId="0191925D" w:rsidR="00495E6A" w:rsidRPr="003D165E" w:rsidRDefault="00E34314" w:rsidP="00E34314">
      <w:pPr>
        <w:pStyle w:val="Compact"/>
        <w:numPr>
          <w:ilvl w:val="1"/>
          <w:numId w:val="3"/>
        </w:numPr>
        <w:rPr>
          <w:rFonts w:ascii="Times New Roman" w:hAnsi="Times New Roman" w:cs="Times New Roman"/>
        </w:rPr>
      </w:pPr>
      <w:r w:rsidRPr="003D165E">
        <w:rPr>
          <w:rFonts w:ascii="Times New Roman" w:hAnsi="Times New Roman" w:cs="Times New Roman"/>
          <w:b/>
          <w:bCs/>
        </w:rPr>
        <w:t>Temporal patterns:</w:t>
      </w:r>
      <w:r w:rsidRPr="003D165E">
        <w:rPr>
          <w:rFonts w:ascii="Times New Roman" w:hAnsi="Times New Roman" w:cs="Times New Roman"/>
        </w:rPr>
        <w:t xml:space="preserve"> </w:t>
      </w:r>
      <m:oMath>
        <m:r>
          <w:rPr>
            <w:rFonts w:ascii="Cambria Math" w:hAnsi="Cambria Math" w:cs="Times New Roman"/>
          </w:rPr>
          <m:t>O</m:t>
        </m:r>
        <m:d>
          <m:dPr>
            <m:ctrlPr>
              <w:ins w:id="2274" w:author="Valcin, Vieux" w:date="2025-10-24T12:18:00Z" w16du:dateUtc="2025-10-24T16:18:00Z">
                <w:rPr>
                  <w:rFonts w:ascii="Cambria Math" w:hAnsi="Cambria Math" w:cs="Times New Roman"/>
                  <w:i/>
                </w:rPr>
              </w:ins>
            </m:ctrlPr>
          </m:dPr>
          <m:e>
            <m:sSub>
              <m:sSubPr>
                <m:ctrlPr>
                  <w:ins w:id="2275" w:author="Valcin, Vieux" w:date="2025-10-24T11:34:00Z" w16du:dateUtc="2025-10-24T15:34:00Z">
                    <w:rPr>
                      <w:rFonts w:ascii="Cambria Math" w:hAnsi="Cambria Math" w:cs="Times New Roman"/>
                      <w:i/>
                    </w:rPr>
                  </w:ins>
                </m:ctrlPr>
              </m:sSubPr>
              <m:e>
                <m:r>
                  <w:rPr>
                    <w:rFonts w:ascii="Cambria Math" w:hAnsi="Cambria Math" w:cs="Times New Roman"/>
                  </w:rPr>
                  <m:t>E</m:t>
                </m:r>
              </m:e>
              <m:sub>
                <m:r>
                  <w:rPr>
                    <w:rFonts w:ascii="Cambria Math" w:hAnsi="Cambria Math" w:cs="Times New Roman"/>
                  </w:rPr>
                  <m:t>i</m:t>
                </m:r>
              </m:sub>
            </m:sSub>
          </m:e>
        </m:d>
      </m:oMath>
      <w:r w:rsidRPr="003D165E">
        <w:rPr>
          <w:rFonts w:ascii="Times New Roman" w:hAnsi="Times New Roman" w:cs="Times New Roman"/>
        </w:rPr>
        <w:t xml:space="preserve"> for sorting and computing intervals</w:t>
      </w:r>
    </w:p>
    <w:p w14:paraId="4825CE35" w14:textId="01A1B5AE" w:rsidR="00E34314" w:rsidRPr="003D165E" w:rsidRDefault="00E34314" w:rsidP="00E34314">
      <w:pPr>
        <w:pStyle w:val="Compact"/>
        <w:numPr>
          <w:ilvl w:val="1"/>
          <w:numId w:val="3"/>
        </w:numPr>
        <w:rPr>
          <w:rFonts w:ascii="Times New Roman" w:hAnsi="Times New Roman" w:cs="Times New Roman"/>
        </w:rPr>
      </w:pPr>
      <w:r w:rsidRPr="003D165E">
        <w:rPr>
          <w:rFonts w:ascii="Times New Roman" w:hAnsi="Times New Roman" w:cs="Times New Roman"/>
          <w:b/>
          <w:bCs/>
        </w:rPr>
        <w:t>Total per user:</w:t>
      </w:r>
      <w:r w:rsidRPr="003D165E">
        <w:rPr>
          <w:rFonts w:ascii="Times New Roman" w:hAnsi="Times New Roman" w:cs="Times New Roman"/>
        </w:rPr>
        <w:t xml:space="preserve"> </w:t>
      </w:r>
      <m:oMath>
        <m:r>
          <w:rPr>
            <w:rFonts w:ascii="Cambria Math" w:hAnsi="Cambria Math" w:cs="Times New Roman"/>
          </w:rPr>
          <m:t>O(</m:t>
        </m:r>
        <m:sSub>
          <m:sSubPr>
            <m:ctrlPr>
              <w:ins w:id="2276" w:author="Valcin, Vieux" w:date="2025-10-24T11:34:00Z" w16du:dateUtc="2025-10-24T15:34:00Z">
                <w:rPr>
                  <w:rFonts w:ascii="Cambria Math" w:hAnsi="Cambria Math" w:cs="Times New Roman"/>
                  <w:i/>
                </w:rPr>
              </w:ins>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+K·V·</m:t>
        </m:r>
        <m:f>
          <m:fPr>
            <m:ctrlPr>
              <w:ins w:id="2277" w:author="Valcin, Vieux" w:date="2025-10-24T12:18:00Z" w16du:dateUtc="2025-10-24T16:18:00Z">
                <w:rPr>
                  <w:rFonts w:ascii="Cambria Math" w:hAnsi="Cambria Math" w:cs="Times New Roman"/>
                  <w:i/>
                </w:rPr>
              </w:ins>
            </m:ctrlPr>
          </m:fPr>
          <m:num>
            <m:r>
              <w:rPr>
                <w:rFonts w:ascii="Cambria Math" w:hAnsi="Cambria Math" w:cs="Times New Roman"/>
              </w:rPr>
              <m:t>D</m:t>
            </m:r>
          </m:num>
          <m:den>
            <m:r>
              <w:rPr>
                <w:rFonts w:ascii="Cambria Math" w:hAnsi="Cambria Math" w:cs="Times New Roman"/>
              </w:rPr>
              <m:t>N</m:t>
            </m:r>
          </m:den>
        </m:f>
      </m:oMath>
      <w:r w:rsidRPr="003D165E">
        <w:rPr>
          <w:rFonts w:ascii="Times New Roman" w:hAnsi="Times New Roman" w:cs="Times New Roman"/>
        </w:rPr>
        <w:t xml:space="preserve"> where N = total users</w:t>
      </w:r>
    </w:p>
    <w:p w14:paraId="6D64B1F3" w14:textId="77777777" w:rsidR="00311C05" w:rsidRPr="003D165E" w:rsidRDefault="00311C05" w:rsidP="00311C05">
      <w:pPr>
        <w:rPr>
          <w:ins w:id="2278" w:author="Valcin, Vieux" w:date="2025-10-23T13:18:00Z" w16du:dateUtc="2025-10-23T17:18:00Z"/>
          <w:rFonts w:ascii="Times New Roman" w:hAnsi="Times New Roman" w:cs="Times New Roman"/>
        </w:rPr>
      </w:pPr>
    </w:p>
    <w:p w14:paraId="4B0BAA4B" w14:textId="77777777" w:rsidR="00E34314" w:rsidRPr="003D165E" w:rsidDel="00311C05" w:rsidRDefault="00311C05">
      <w:pPr>
        <w:rPr>
          <w:del w:id="2279" w:author="Valcin, Vieux" w:date="2025-10-23T13:18:00Z" w16du:dateUtc="2025-10-23T17:18:00Z"/>
          <w:rFonts w:ascii="Times New Roman" w:hAnsi="Times New Roman" w:cs="Times New Roman"/>
        </w:rPr>
        <w:pPrChange w:id="2280" w:author="Valcin, Vieux" w:date="2025-10-23T13:18:00Z" w16du:dateUtc="2025-10-23T17:18:00Z">
          <w:pPr>
            <w:pStyle w:val="BodyText"/>
          </w:pPr>
        </w:pPrChange>
      </w:pPr>
      <w:ins w:id="2281" w:author="Valcin, Vieux" w:date="2025-10-23T13:17:00Z" w16du:dateUtc="2025-10-23T17:17:00Z">
        <w:r w:rsidRPr="003D165E">
          <w:rPr>
            <w:rFonts w:ascii="Times New Roman" w:hAnsi="Times New Roman" w:cs="Times New Roman"/>
            <w:rPrChange w:id="2282" w:author="Valcin, Vieux" w:date="2025-10-24T11:35:00Z" w16du:dateUtc="2025-10-24T15:35:00Z">
              <w:rPr/>
            </w:rPrChange>
          </w:rPr>
          <w:t xml:space="preserve">For typical users with </w:t>
        </w:r>
      </w:ins>
      <m:oMath>
        <m:sSub>
          <m:sSubPr>
            <m:ctrlPr>
              <w:ins w:id="2283" w:author="Valcin, Vieux" w:date="2025-10-23T13:17:00Z" w16du:dateUtc="2025-10-23T17:17:00Z">
                <w:rPr>
                  <w:rFonts w:ascii="Cambria Math" w:hAnsi="Cambria Math" w:cs="Times New Roman"/>
                  <w:i/>
                </w:rPr>
              </w:ins>
            </m:ctrlPr>
          </m:sSubPr>
          <m:e>
            <m:r>
              <w:ins w:id="2284" w:author="Valcin, Vieux" w:date="2025-10-23T13:17:00Z" w16du:dateUtc="2025-10-23T17:17:00Z">
                <w:rPr>
                  <w:rFonts w:ascii="Cambria Math" w:hAnsi="Cambria Math" w:cs="Times New Roman"/>
                </w:rPr>
                <m:t>n</m:t>
              </w:ins>
            </m:r>
          </m:e>
          <m:sub>
            <m:r>
              <w:ins w:id="2285" w:author="Valcin, Vieux" w:date="2025-10-23T13:17:00Z" w16du:dateUtc="2025-10-23T17:17:00Z">
                <w:rPr>
                  <w:rFonts w:ascii="Cambria Math" w:hAnsi="Cambria Math" w:cs="Times New Roman"/>
                </w:rPr>
                <m:t>events</m:t>
              </w:ins>
            </m:r>
          </m:sub>
        </m:sSub>
      </m:oMath>
      <w:ins w:id="2286" w:author="Valcin, Vieux" w:date="2025-10-23T13:17:00Z" w16du:dateUtc="2025-10-23T17:17:00Z">
        <w:r w:rsidRPr="003D165E">
          <w:rPr>
            <w:rFonts w:ascii="Times New Roman" w:hAnsi="Times New Roman" w:cs="Times New Roman"/>
            <w:rPrChange w:id="2287" w:author="Valcin, Vieux" w:date="2025-10-24T11:35:00Z" w16du:dateUtc="2025-10-24T15:35:00Z">
              <w:rPr/>
            </w:rPrChange>
          </w:rPr>
          <w:t xml:space="preserve"> ≈ 100-1000 and batch LDA processing, engagement extraction adds &lt; 1% overhead</w:t>
        </w:r>
      </w:ins>
      <w:ins w:id="2288" w:author="Valcin, Vieux" w:date="2025-10-23T13:18:00Z" w16du:dateUtc="2025-10-23T17:18:00Z">
        <w:r w:rsidRPr="003D165E">
          <w:rPr>
            <w:rFonts w:ascii="Times New Roman" w:hAnsi="Times New Roman" w:cs="Times New Roman"/>
          </w:rPr>
          <w:t xml:space="preserve"> </w:t>
        </w:r>
      </w:ins>
      <w:del w:id="2289" w:author="Valcin, Vieux" w:date="2025-10-23T13:18:00Z" w16du:dateUtc="2025-10-23T17:18:00Z">
        <w:r w:rsidR="00E34314" w:rsidRPr="003D165E" w:rsidDel="00311C05">
          <w:rPr>
            <w:rFonts w:ascii="Times New Roman" w:hAnsi="Times New Roman" w:cs="Times New Roman"/>
          </w:rPr>
          <w:delText xml:space="preserve">For typical social platforms with </w:delText>
        </w:r>
      </w:del>
      <m:oMath>
        <m:sSub>
          <m:sSubPr>
            <m:ctrlPr>
              <w:ins w:id="2290" w:author="Valcin, Vieux" w:date="2025-10-24T11:34:00Z" w16du:dateUtc="2025-10-24T15:34:00Z">
                <w:del w:id="2291" w:author="Valcin, Vieux" w:date="2025-10-23T13:18:00Z" w16du:dateUtc="2025-10-23T17:18:00Z">
                  <w:rPr>
                    <w:rFonts w:ascii="Cambria Math" w:hAnsi="Cambria Math" w:cs="Times New Roman"/>
                    <w:i/>
                  </w:rPr>
                </w:del>
              </w:ins>
            </m:ctrlPr>
          </m:sSubPr>
          <m:e>
            <m:r>
              <w:del w:id="2292" w:author="Valcin, Vieux" w:date="2025-10-23T13:18:00Z" w16du:dateUtc="2025-10-23T17:18:00Z">
                <w:rPr>
                  <w:rFonts w:ascii="Cambria Math" w:hAnsi="Cambria Math" w:cs="Times New Roman"/>
                </w:rPr>
                <m:t>E</m:t>
              </w:del>
            </m:r>
          </m:e>
          <m:sub>
            <m:r>
              <w:del w:id="2293" w:author="Valcin, Vieux" w:date="2025-10-23T13:18:00Z" w16du:dateUtc="2025-10-23T17:18:00Z">
                <w:rPr>
                  <w:rFonts w:ascii="Cambria Math" w:hAnsi="Cambria Math" w:cs="Times New Roman"/>
                </w:rPr>
                <m:t>i</m:t>
              </w:del>
            </m:r>
          </m:sub>
        </m:sSub>
        <m:r>
          <w:del w:id="2294" w:author="Valcin, Vieux" w:date="2025-10-23T13:18:00Z" w16du:dateUtc="2025-10-23T17:18:00Z">
            <m:rPr>
              <m:sty m:val="p"/>
            </m:rPr>
            <w:rPr>
              <w:rFonts w:ascii="Cambria Math" w:hAnsi="Cambria Math" w:cs="Times New Roman"/>
            </w:rPr>
            <m:t>≈ 100-1000</m:t>
          </w:del>
        </m:r>
      </m:oMath>
      <w:del w:id="2295" w:author="Valcin, Vieux" w:date="2025-10-23T13:18:00Z" w16du:dateUtc="2025-10-23T17:18:00Z">
        <w:r w:rsidR="00E34314" w:rsidRPr="003D165E" w:rsidDel="00311C05">
          <w:rPr>
            <w:rFonts w:ascii="Times New Roman" w:hAnsi="Times New Roman" w:cs="Times New Roman"/>
          </w:rPr>
          <w:delText xml:space="preserve">  events per user and batch </w:delText>
        </w:r>
      </w:del>
    </w:p>
    <w:p w14:paraId="1990D232" w14:textId="77777777" w:rsidR="00E34314" w:rsidRPr="003D165E" w:rsidDel="00311C05" w:rsidRDefault="00E34314">
      <w:pPr>
        <w:rPr>
          <w:del w:id="2296" w:author="Valcin, Vieux" w:date="2025-10-23T13:18:00Z" w16du:dateUtc="2025-10-23T17:18:00Z"/>
          <w:rFonts w:ascii="Times New Roman" w:hAnsi="Times New Roman" w:cs="Times New Roman"/>
        </w:rPr>
        <w:pPrChange w:id="2297" w:author="Valcin, Vieux" w:date="2025-10-23T13:18:00Z" w16du:dateUtc="2025-10-23T17:18:00Z">
          <w:pPr>
            <w:pStyle w:val="BodyText"/>
          </w:pPr>
        </w:pPrChange>
      </w:pPr>
      <w:del w:id="2298" w:author="Valcin, Vieux" w:date="2025-10-23T13:18:00Z" w16du:dateUtc="2025-10-23T17:18:00Z">
        <w:r w:rsidRPr="003D165E" w:rsidDel="00311C05">
          <w:rPr>
            <w:rFonts w:ascii="Times New Roman" w:hAnsi="Times New Roman" w:cs="Times New Roman"/>
          </w:rPr>
          <w:delText xml:space="preserve">LDA processing, engagement feature extraction adds negligible overhead </w:delText>
        </w:r>
      </w:del>
    </w:p>
    <w:p w14:paraId="63DC7E8F" w14:textId="77777777" w:rsidR="00143239" w:rsidRPr="003D165E" w:rsidRDefault="00E34314">
      <w:pPr>
        <w:rPr>
          <w:rFonts w:ascii="Times New Roman" w:hAnsi="Times New Roman" w:cs="Times New Roman"/>
        </w:rPr>
        <w:pPrChange w:id="2299" w:author="Valcin, Vieux" w:date="2025-10-23T13:18:00Z" w16du:dateUtc="2025-10-23T17:18:00Z">
          <w:pPr>
            <w:pStyle w:val="BodyText"/>
          </w:pPr>
        </w:pPrChange>
      </w:pPr>
      <w:r w:rsidRPr="003D165E">
        <w:rPr>
          <w:rFonts w:ascii="Times New Roman" w:hAnsi="Times New Roman" w:cs="Times New Roman"/>
        </w:rPr>
        <w:t>(&lt; 1% of total embedding time).</w:t>
      </w:r>
      <w:bookmarkStart w:id="2300" w:name="scalability"/>
      <w:bookmarkStart w:id="2301" w:name="_Toc211774013"/>
    </w:p>
    <w:p w14:paraId="1CF02F35" w14:textId="77777777" w:rsidR="00EF1988" w:rsidRPr="003D165E" w:rsidRDefault="00591BCA">
      <w:pPr>
        <w:pStyle w:val="Heading3"/>
        <w:rPr>
          <w:ins w:id="2302" w:author="Valcin, Vieux" w:date="2025-10-23T13:30:00Z" w16du:dateUtc="2025-10-23T17:30:00Z"/>
          <w:rFonts w:ascii="Times New Roman" w:hAnsi="Times New Roman" w:cs="Times New Roman"/>
          <w:color w:val="auto"/>
        </w:rPr>
      </w:pPr>
      <w:r w:rsidRPr="003D165E">
        <w:rPr>
          <w:rFonts w:ascii="Times New Roman" w:hAnsi="Times New Roman" w:cs="Times New Roman"/>
          <w:color w:val="auto"/>
        </w:rPr>
        <w:t>3.2 Scalability</w:t>
      </w:r>
      <w:bookmarkEnd w:id="2300"/>
      <w:bookmarkEnd w:id="2301"/>
    </w:p>
    <w:p w14:paraId="454FD660" w14:textId="77777777" w:rsidR="00207535" w:rsidRPr="003D165E" w:rsidRDefault="00207535" w:rsidP="00207535">
      <w:pPr>
        <w:pStyle w:val="BodyText"/>
        <w:rPr>
          <w:ins w:id="2303" w:author="Valcin, Vieux" w:date="2025-10-23T13:31:00Z" w16du:dateUtc="2025-10-23T17:31:00Z"/>
          <w:rFonts w:ascii="Times New Roman" w:hAnsi="Times New Roman" w:cs="Times New Roman"/>
          <w:b/>
          <w:bCs/>
          <w:rPrChange w:id="2304" w:author="Valcin, Vieux" w:date="2025-10-24T11:35:00Z" w16du:dateUtc="2025-10-24T15:35:00Z">
            <w:rPr>
              <w:ins w:id="2305" w:author="Valcin, Vieux" w:date="2025-10-23T13:31:00Z" w16du:dateUtc="2025-10-23T17:31:00Z"/>
              <w:b/>
              <w:bCs/>
            </w:rPr>
          </w:rPrChange>
        </w:rPr>
      </w:pPr>
      <w:ins w:id="2306" w:author="Valcin, Vieux" w:date="2025-10-23T13:30:00Z" w16du:dateUtc="2025-10-23T17:30:00Z">
        <w:r w:rsidRPr="003D165E">
          <w:rPr>
            <w:rFonts w:ascii="Times New Roman" w:hAnsi="Times New Roman" w:cs="Times New Roman"/>
            <w:b/>
            <w:bCs/>
            <w:rPrChange w:id="2307" w:author="Valcin, Vieux" w:date="2025-10-24T11:35:00Z" w16du:dateUtc="2025-10-24T15:35:00Z">
              <w:rPr>
                <w:b/>
                <w:bCs/>
              </w:rPr>
            </w:rPrChange>
          </w:rPr>
          <w:t>Empirical Performance:</w:t>
        </w:r>
      </w:ins>
    </w:p>
    <w:p w14:paraId="22DFFDB7" w14:textId="77777777" w:rsidR="00207535" w:rsidRPr="003D165E" w:rsidRDefault="00207535">
      <w:pPr>
        <w:pStyle w:val="BodyText"/>
        <w:rPr>
          <w:rFonts w:ascii="Times New Roman" w:hAnsi="Times New Roman" w:cs="Times New Roman"/>
        </w:rPr>
        <w:pPrChange w:id="2308" w:author="Valcin, Vieux" w:date="2025-10-23T13:30:00Z" w16du:dateUtc="2025-10-23T17:30:00Z">
          <w:pPr>
            <w:pStyle w:val="Heading3"/>
          </w:pPr>
        </w:pPrChange>
      </w:pPr>
      <w:ins w:id="2309" w:author="Valcin, Vieux" w:date="2025-10-23T13:31:00Z" w16du:dateUtc="2025-10-23T17:31:00Z">
        <w:r w:rsidRPr="003D165E">
          <w:rPr>
            <w:rFonts w:ascii="Times New Roman" w:hAnsi="Times New Roman" w:cs="Times New Roman"/>
            <w:rPrChange w:id="2310" w:author="Valcin, Vieux" w:date="2025-10-24T11:35:00Z" w16du:dateUtc="2025-10-24T15:35:00Z">
              <w:rPr/>
            </w:rPrChange>
          </w:rPr>
          <w:t>Robust Covariance Estimation:</w:t>
        </w:r>
      </w:ins>
    </w:p>
    <w:tbl>
      <w:tblPr>
        <w:tblStyle w:val="Table"/>
        <w:tblW w:w="4942" w:type="pct"/>
        <w:tblLayout w:type="fixed"/>
        <w:tblLook w:val="07E0" w:firstRow="1" w:lastRow="1" w:firstColumn="1" w:lastColumn="1" w:noHBand="1" w:noVBand="1"/>
      </w:tblPr>
      <w:tblGrid>
        <w:gridCol w:w="2375"/>
        <w:gridCol w:w="2696"/>
        <w:gridCol w:w="1844"/>
        <w:gridCol w:w="2550"/>
      </w:tblGrid>
      <w:tr w:rsidR="003D165E" w:rsidRPr="003D165E" w14:paraId="5231E8AE" w14:textId="77777777" w:rsidTr="00253AB6">
        <w:tc>
          <w:tcPr>
            <w:tcW w:w="1255" w:type="pct"/>
            <w:tcBorders>
              <w:bottom w:val="single" w:sz="0" w:space="0" w:color="auto"/>
            </w:tcBorders>
            <w:vAlign w:val="bottom"/>
          </w:tcPr>
          <w:p w14:paraId="06150AFC" w14:textId="77777777" w:rsidR="00B1796C" w:rsidRPr="003D165E" w:rsidRDefault="00B1796C">
            <w:pPr>
              <w:pStyle w:val="Compact"/>
              <w:rPr>
                <w:rFonts w:ascii="Times New Roman" w:hAnsi="Times New Roman" w:cs="Times New Roman"/>
              </w:rPr>
            </w:pPr>
            <w:r w:rsidRPr="003D165E">
              <w:rPr>
                <w:rFonts w:ascii="Times New Roman" w:hAnsi="Times New Roman" w:cs="Times New Roman"/>
              </w:rPr>
              <w:t>Users (N)</w:t>
            </w:r>
          </w:p>
        </w:tc>
        <w:tc>
          <w:tcPr>
            <w:tcW w:w="1424" w:type="pct"/>
            <w:tcBorders>
              <w:bottom w:val="single" w:sz="0" w:space="0" w:color="auto"/>
            </w:tcBorders>
          </w:tcPr>
          <w:p w14:paraId="70530D2E" w14:textId="77777777" w:rsidR="00B1796C" w:rsidRPr="003D165E" w:rsidRDefault="000D0302">
            <w:pPr>
              <w:pStyle w:val="Compact"/>
              <w:ind w:right="1440"/>
              <w:jc w:val="both"/>
              <w:rPr>
                <w:rFonts w:ascii="Times New Roman" w:hAnsi="Times New Roman" w:cs="Times New Roman"/>
              </w:rPr>
              <w:pPrChange w:id="2311" w:author="Valcin, Vieux" w:date="2025-10-23T13:34:00Z" w16du:dateUtc="2025-10-23T17:34:00Z">
                <w:pPr>
                  <w:pStyle w:val="Compact"/>
                  <w:jc w:val="right"/>
                </w:pPr>
              </w:pPrChange>
            </w:pPr>
            <w:ins w:id="2312" w:author="Valcin, Vieux" w:date="2025-10-23T13:34:00Z" w16du:dateUtc="2025-10-23T17:34:00Z">
              <w:r w:rsidRPr="003D165E">
                <w:rPr>
                  <w:rFonts w:ascii="Times New Roman" w:hAnsi="Times New Roman" w:cs="Times New Roman"/>
                </w:rPr>
                <w:t>Fit Time</w:t>
              </w:r>
            </w:ins>
            <w:del w:id="2313" w:author="Valcin, Vieux" w:date="2025-10-23T13:31:00Z" w16du:dateUtc="2025-10-23T17:31:00Z">
              <w:r w:rsidR="00B1796C" w:rsidRPr="003D165E" w:rsidDel="00461F0F">
                <w:rPr>
                  <w:rFonts w:ascii="Times New Roman" w:hAnsi="Times New Roman" w:cs="Times New Roman"/>
                </w:rPr>
                <w:delText xml:space="preserve">Embedding </w:delText>
              </w:r>
            </w:del>
            <w:del w:id="2314" w:author="Valcin, Vieux" w:date="2025-10-23T13:34:00Z" w16du:dateUtc="2025-10-23T17:34:00Z">
              <w:r w:rsidR="00B1796C" w:rsidRPr="003D165E" w:rsidDel="000D0302">
                <w:rPr>
                  <w:rFonts w:ascii="Times New Roman" w:hAnsi="Times New Roman" w:cs="Times New Roman"/>
                </w:rPr>
                <w:delText>Time</w:delText>
              </w:r>
            </w:del>
          </w:p>
        </w:tc>
        <w:tc>
          <w:tcPr>
            <w:tcW w:w="974" w:type="pct"/>
            <w:tcBorders>
              <w:bottom w:val="single" w:sz="0" w:space="0" w:color="auto"/>
            </w:tcBorders>
          </w:tcPr>
          <w:p w14:paraId="3D2DA149" w14:textId="77777777" w:rsidR="00B1796C" w:rsidRPr="003D165E" w:rsidRDefault="00B1796C">
            <w:pPr>
              <w:pStyle w:val="Compact"/>
              <w:jc w:val="both"/>
              <w:rPr>
                <w:rFonts w:ascii="Times New Roman" w:hAnsi="Times New Roman" w:cs="Times New Roman"/>
              </w:rPr>
              <w:pPrChange w:id="2315" w:author="Valcin, Vieux" w:date="2025-10-23T13:34:00Z" w16du:dateUtc="2025-10-23T17:34:00Z">
                <w:pPr>
                  <w:pStyle w:val="Compact"/>
                  <w:jc w:val="right"/>
                </w:pPr>
              </w:pPrChange>
            </w:pPr>
            <w:ins w:id="2316" w:author="Valcin, Vieux" w:date="2025-10-23T13:32:00Z" w16du:dateUtc="2025-10-23T17:32:00Z">
              <w:r w:rsidRPr="003D165E">
                <w:rPr>
                  <w:rFonts w:ascii="Times New Roman" w:hAnsi="Times New Roman" w:cs="Times New Roman"/>
                </w:rPr>
                <w:t>Memory</w:t>
              </w:r>
            </w:ins>
            <w:del w:id="2317" w:author="Valcin, Vieux" w:date="2025-10-23T13:32:00Z" w16du:dateUtc="2025-10-23T17:32:00Z">
              <w:r w:rsidRPr="003D165E" w:rsidDel="00B1796C">
                <w:rPr>
                  <w:rFonts w:ascii="Times New Roman" w:hAnsi="Times New Roman" w:cs="Times New Roman"/>
                </w:rPr>
                <w:delText>STAP Time</w:delText>
              </w:r>
            </w:del>
          </w:p>
        </w:tc>
        <w:tc>
          <w:tcPr>
            <w:tcW w:w="1347" w:type="pct"/>
            <w:tcBorders>
              <w:bottom w:val="single" w:sz="0" w:space="0" w:color="auto"/>
            </w:tcBorders>
          </w:tcPr>
          <w:p w14:paraId="1A9145DD" w14:textId="77777777" w:rsidR="00B1796C" w:rsidRPr="003D165E" w:rsidRDefault="00B1796C">
            <w:pPr>
              <w:pStyle w:val="Compact"/>
              <w:jc w:val="both"/>
              <w:rPr>
                <w:rFonts w:ascii="Times New Roman" w:hAnsi="Times New Roman" w:cs="Times New Roman"/>
              </w:rPr>
              <w:pPrChange w:id="2318" w:author="Valcin, Vieux" w:date="2025-10-23T13:34:00Z" w16du:dateUtc="2025-10-23T17:34:00Z">
                <w:pPr>
                  <w:pStyle w:val="Compact"/>
                  <w:jc w:val="right"/>
                </w:pPr>
              </w:pPrChange>
            </w:pPr>
            <w:del w:id="2319" w:author="Valcin, Vieux" w:date="2025-10-23T13:32:00Z" w16du:dateUtc="2025-10-23T17:32:00Z">
              <w:r w:rsidRPr="003D165E" w:rsidDel="00B1796C">
                <w:rPr>
                  <w:rFonts w:ascii="Times New Roman" w:hAnsi="Times New Roman" w:cs="Times New Roman"/>
                </w:rPr>
                <w:delText xml:space="preserve">Total RAM </w:delText>
              </w:r>
            </w:del>
            <w:ins w:id="2320" w:author="Valcin, Vieux" w:date="2025-10-23T13:32:00Z" w16du:dateUtc="2025-10-23T17:32:00Z">
              <w:r w:rsidRPr="003D165E">
                <w:rPr>
                  <w:rFonts w:ascii="Times New Roman" w:hAnsi="Times New Roman" w:cs="Times New Roman"/>
                </w:rPr>
                <w:t>Distance Change</w:t>
              </w:r>
            </w:ins>
            <w:del w:id="2321" w:author="Valcin, Vieux" w:date="2025-10-23T13:33:00Z" w16du:dateUtc="2025-10-23T17:33:00Z">
              <w:r w:rsidRPr="003D165E" w:rsidDel="00B1796C">
                <w:rPr>
                  <w:rFonts w:ascii="Times New Roman" w:hAnsi="Times New Roman" w:cs="Times New Roman"/>
                </w:rPr>
                <w:delText>(Diagonal)</w:delText>
              </w:r>
            </w:del>
          </w:p>
        </w:tc>
      </w:tr>
      <w:tr w:rsidR="003D165E" w:rsidRPr="003D165E" w14:paraId="132ABD4B" w14:textId="77777777" w:rsidTr="00253AB6">
        <w:tc>
          <w:tcPr>
            <w:tcW w:w="1255" w:type="pct"/>
          </w:tcPr>
          <w:p w14:paraId="5FB83A4B" w14:textId="77777777" w:rsidR="00B1796C" w:rsidRPr="003D165E" w:rsidRDefault="00B1796C">
            <w:pPr>
              <w:pStyle w:val="Compact"/>
              <w:rPr>
                <w:rFonts w:ascii="Times New Roman" w:hAnsi="Times New Roman" w:cs="Times New Roman"/>
              </w:rPr>
            </w:pPr>
            <w:r w:rsidRPr="003D165E">
              <w:rPr>
                <w:rFonts w:ascii="Times New Roman" w:hAnsi="Times New Roman" w:cs="Times New Roman"/>
              </w:rPr>
              <w:t>1,000</w:t>
            </w:r>
          </w:p>
        </w:tc>
        <w:tc>
          <w:tcPr>
            <w:tcW w:w="1424" w:type="pct"/>
          </w:tcPr>
          <w:p w14:paraId="39A13C58" w14:textId="77777777" w:rsidR="00B1796C" w:rsidRPr="003D165E" w:rsidRDefault="00B1796C">
            <w:pPr>
              <w:pStyle w:val="Compact"/>
              <w:jc w:val="both"/>
              <w:rPr>
                <w:rFonts w:ascii="Times New Roman" w:hAnsi="Times New Roman" w:cs="Times New Roman"/>
              </w:rPr>
              <w:pPrChange w:id="2322" w:author="Valcin, Vieux" w:date="2025-10-23T13:34:00Z" w16du:dateUtc="2025-10-23T17:34:00Z">
                <w:pPr>
                  <w:pStyle w:val="Compact"/>
                  <w:jc w:val="right"/>
                </w:pPr>
              </w:pPrChange>
            </w:pPr>
            <w:r w:rsidRPr="003D165E">
              <w:rPr>
                <w:rFonts w:ascii="Times New Roman" w:hAnsi="Times New Roman" w:cs="Times New Roman"/>
              </w:rPr>
              <w:t>2.</w:t>
            </w:r>
            <w:ins w:id="2323" w:author="Valcin, Vieux" w:date="2025-10-23T13:32:00Z" w16du:dateUtc="2025-10-23T17:32:00Z">
              <w:r w:rsidRPr="003D165E">
                <w:rPr>
                  <w:rFonts w:ascii="Times New Roman" w:hAnsi="Times New Roman" w:cs="Times New Roman"/>
                </w:rPr>
                <w:t>1</w:t>
              </w:r>
            </w:ins>
            <w:del w:id="2324" w:author="Valcin, Vieux" w:date="2025-10-23T13:20:00Z" w16du:dateUtc="2025-10-23T17:20:00Z">
              <w:r w:rsidRPr="003D165E" w:rsidDel="00F02EFF">
                <w:rPr>
                  <w:rFonts w:ascii="Times New Roman" w:hAnsi="Times New Roman" w:cs="Times New Roman"/>
                </w:rPr>
                <w:delText>5</w:delText>
              </w:r>
            </w:del>
            <w:r w:rsidRPr="003D165E">
              <w:rPr>
                <w:rFonts w:ascii="Times New Roman" w:hAnsi="Times New Roman" w:cs="Times New Roman"/>
              </w:rPr>
              <w:t>s</w:t>
            </w:r>
          </w:p>
        </w:tc>
        <w:tc>
          <w:tcPr>
            <w:tcW w:w="974" w:type="pct"/>
          </w:tcPr>
          <w:p w14:paraId="7994C16D" w14:textId="77777777" w:rsidR="00B1796C" w:rsidRPr="003D165E" w:rsidRDefault="00B1796C">
            <w:pPr>
              <w:pStyle w:val="Compact"/>
              <w:wordWrap w:val="0"/>
              <w:jc w:val="both"/>
              <w:rPr>
                <w:rFonts w:ascii="Times New Roman" w:hAnsi="Times New Roman" w:cs="Times New Roman"/>
              </w:rPr>
              <w:pPrChange w:id="2325" w:author="Valcin, Vieux" w:date="2025-10-23T13:34:00Z" w16du:dateUtc="2025-10-23T17:34:00Z">
                <w:pPr>
                  <w:pStyle w:val="Compact"/>
                  <w:jc w:val="right"/>
                </w:pPr>
              </w:pPrChange>
            </w:pPr>
            <w:del w:id="2326" w:author="Valcin, Vieux" w:date="2025-10-23T13:32:00Z" w16du:dateUtc="2025-10-23T17:32:00Z">
              <w:r w:rsidRPr="003D165E" w:rsidDel="00B1796C">
                <w:rPr>
                  <w:rFonts w:ascii="Times New Roman" w:hAnsi="Times New Roman" w:cs="Times New Roman"/>
                </w:rPr>
                <w:delText>15s</w:delText>
              </w:r>
            </w:del>
            <w:ins w:id="2327" w:author="Valcin, Vieux" w:date="2025-10-23T13:32:00Z" w16du:dateUtc="2025-10-23T17:32:00Z">
              <w:r w:rsidRPr="003D165E">
                <w:rPr>
                  <w:rFonts w:ascii="Times New Roman" w:hAnsi="Times New Roman" w:cs="Times New Roman"/>
                </w:rPr>
                <w:t>8.7 MB</w:t>
              </w:r>
            </w:ins>
          </w:p>
        </w:tc>
        <w:tc>
          <w:tcPr>
            <w:tcW w:w="1347" w:type="pct"/>
          </w:tcPr>
          <w:p w14:paraId="5ACD5B0C" w14:textId="77777777" w:rsidR="00B1796C" w:rsidRPr="003D165E" w:rsidRDefault="00B1796C">
            <w:pPr>
              <w:pStyle w:val="Compact"/>
              <w:jc w:val="both"/>
              <w:rPr>
                <w:rFonts w:ascii="Times New Roman" w:hAnsi="Times New Roman" w:cs="Times New Roman"/>
              </w:rPr>
              <w:pPrChange w:id="2328" w:author="Valcin, Vieux" w:date="2025-10-23T13:34:00Z" w16du:dateUtc="2025-10-23T17:34:00Z">
                <w:pPr>
                  <w:pStyle w:val="Compact"/>
                  <w:jc w:val="right"/>
                </w:pPr>
              </w:pPrChange>
            </w:pPr>
            <w:ins w:id="2329" w:author="Valcin, Vieux" w:date="2025-10-23T13:33:00Z" w16du:dateUtc="2025-10-23T17:33:00Z">
              <w:r w:rsidRPr="003D165E">
                <w:rPr>
                  <w:rFonts w:ascii="Times New Roman" w:hAnsi="Times New Roman" w:cs="Times New Roman"/>
                </w:rPr>
                <w:t xml:space="preserve">0.008 </w:t>
              </w:r>
              <w:proofErr w:type="spellStart"/>
              <w:r w:rsidRPr="003D165E">
                <w:rPr>
                  <w:rFonts w:ascii="Times New Roman" w:hAnsi="Times New Roman" w:cs="Times New Roman"/>
                </w:rPr>
                <w:t>ms</w:t>
              </w:r>
            </w:ins>
            <w:proofErr w:type="spellEnd"/>
            <w:del w:id="2330" w:author="Valcin, Vieux" w:date="2025-10-23T13:33:00Z" w16du:dateUtc="2025-10-23T17:33:00Z">
              <w:r w:rsidRPr="003D165E" w:rsidDel="00B1796C">
                <w:rPr>
                  <w:rFonts w:ascii="Times New Roman" w:hAnsi="Times New Roman" w:cs="Times New Roman"/>
                </w:rPr>
                <w:delText>21 MB</w:delText>
              </w:r>
            </w:del>
          </w:p>
        </w:tc>
      </w:tr>
      <w:tr w:rsidR="003D165E" w:rsidRPr="003D165E" w14:paraId="1FC5631E" w14:textId="77777777" w:rsidTr="00253AB6">
        <w:tc>
          <w:tcPr>
            <w:tcW w:w="1255" w:type="pct"/>
          </w:tcPr>
          <w:p w14:paraId="69ACA93B" w14:textId="77777777" w:rsidR="00B1796C" w:rsidRPr="003D165E" w:rsidRDefault="00B1796C">
            <w:pPr>
              <w:pStyle w:val="Compact"/>
              <w:rPr>
                <w:rFonts w:ascii="Times New Roman" w:hAnsi="Times New Roman" w:cs="Times New Roman"/>
              </w:rPr>
            </w:pPr>
            <w:r w:rsidRPr="003D165E">
              <w:rPr>
                <w:rFonts w:ascii="Times New Roman" w:hAnsi="Times New Roman" w:cs="Times New Roman"/>
              </w:rPr>
              <w:t>10,000</w:t>
            </w:r>
          </w:p>
        </w:tc>
        <w:tc>
          <w:tcPr>
            <w:tcW w:w="1424" w:type="pct"/>
          </w:tcPr>
          <w:p w14:paraId="1FE5251C" w14:textId="77777777" w:rsidR="00B1796C" w:rsidRPr="003D165E" w:rsidRDefault="00B1796C">
            <w:pPr>
              <w:pStyle w:val="Compact"/>
              <w:jc w:val="both"/>
              <w:rPr>
                <w:rFonts w:ascii="Times New Roman" w:hAnsi="Times New Roman" w:cs="Times New Roman"/>
              </w:rPr>
              <w:pPrChange w:id="2331" w:author="Valcin, Vieux" w:date="2025-10-23T13:34:00Z" w16du:dateUtc="2025-10-23T17:34:00Z">
                <w:pPr>
                  <w:pStyle w:val="Compact"/>
                  <w:jc w:val="right"/>
                </w:pPr>
              </w:pPrChange>
            </w:pPr>
            <w:ins w:id="2332" w:author="Valcin, Vieux" w:date="2025-10-23T13:32:00Z" w16du:dateUtc="2025-10-23T17:32:00Z">
              <w:r w:rsidRPr="003D165E">
                <w:rPr>
                  <w:rFonts w:ascii="Times New Roman" w:hAnsi="Times New Roman" w:cs="Times New Roman"/>
                </w:rPr>
                <w:t>14.8</w:t>
              </w:r>
            </w:ins>
            <w:del w:id="2333" w:author="Valcin, Vieux" w:date="2025-10-23T13:32:00Z" w16du:dateUtc="2025-10-23T17:32:00Z">
              <w:r w:rsidRPr="003D165E" w:rsidDel="00461F0F">
                <w:rPr>
                  <w:rFonts w:ascii="Times New Roman" w:hAnsi="Times New Roman" w:cs="Times New Roman"/>
                </w:rPr>
                <w:delText>25</w:delText>
              </w:r>
            </w:del>
            <w:r w:rsidRPr="003D165E">
              <w:rPr>
                <w:rFonts w:ascii="Times New Roman" w:hAnsi="Times New Roman" w:cs="Times New Roman"/>
              </w:rPr>
              <w:t>s</w:t>
            </w:r>
          </w:p>
        </w:tc>
        <w:tc>
          <w:tcPr>
            <w:tcW w:w="974" w:type="pct"/>
          </w:tcPr>
          <w:p w14:paraId="34CD737F" w14:textId="77777777" w:rsidR="00B1796C" w:rsidRPr="003D165E" w:rsidRDefault="00B1796C">
            <w:pPr>
              <w:pStyle w:val="Compact"/>
              <w:jc w:val="both"/>
              <w:rPr>
                <w:rFonts w:ascii="Times New Roman" w:hAnsi="Times New Roman" w:cs="Times New Roman"/>
              </w:rPr>
              <w:pPrChange w:id="2334" w:author="Valcin, Vieux" w:date="2025-10-23T13:34:00Z" w16du:dateUtc="2025-10-23T17:34:00Z">
                <w:pPr>
                  <w:pStyle w:val="Compact"/>
                  <w:jc w:val="right"/>
                </w:pPr>
              </w:pPrChange>
            </w:pPr>
            <w:ins w:id="2335" w:author="Valcin, Vieux" w:date="2025-10-23T13:32:00Z" w16du:dateUtc="2025-10-23T17:32:00Z">
              <w:r w:rsidRPr="003D165E">
                <w:rPr>
                  <w:rFonts w:ascii="Times New Roman" w:hAnsi="Times New Roman" w:cs="Times New Roman"/>
                </w:rPr>
                <w:t>8.7 MB</w:t>
              </w:r>
            </w:ins>
            <w:del w:id="2336" w:author="Valcin, Vieux" w:date="2025-10-23T13:32:00Z" w16du:dateUtc="2025-10-23T17:32:00Z">
              <w:r w:rsidRPr="003D165E" w:rsidDel="00B1796C">
                <w:rPr>
                  <w:rFonts w:ascii="Times New Roman" w:hAnsi="Times New Roman" w:cs="Times New Roman"/>
                </w:rPr>
                <w:delText>180s</w:delText>
              </w:r>
            </w:del>
          </w:p>
        </w:tc>
        <w:tc>
          <w:tcPr>
            <w:tcW w:w="1347" w:type="pct"/>
          </w:tcPr>
          <w:p w14:paraId="48D49E30" w14:textId="77777777" w:rsidR="00B1796C" w:rsidRPr="003D165E" w:rsidRDefault="00B1796C">
            <w:pPr>
              <w:pStyle w:val="Compact"/>
              <w:jc w:val="both"/>
              <w:rPr>
                <w:rFonts w:ascii="Times New Roman" w:hAnsi="Times New Roman" w:cs="Times New Roman"/>
              </w:rPr>
              <w:pPrChange w:id="2337" w:author="Valcin, Vieux" w:date="2025-10-23T13:34:00Z" w16du:dateUtc="2025-10-23T17:34:00Z">
                <w:pPr>
                  <w:pStyle w:val="Compact"/>
                  <w:jc w:val="right"/>
                </w:pPr>
              </w:pPrChange>
            </w:pPr>
            <w:ins w:id="2338" w:author="Valcin, Vieux" w:date="2025-10-23T13:33:00Z" w16du:dateUtc="2025-10-23T17:33:00Z">
              <w:r w:rsidRPr="003D165E">
                <w:rPr>
                  <w:rFonts w:ascii="Times New Roman" w:hAnsi="Times New Roman" w:cs="Times New Roman"/>
                </w:rPr>
                <w:t xml:space="preserve">0.009 </w:t>
              </w:r>
              <w:proofErr w:type="spellStart"/>
              <w:r w:rsidRPr="003D165E">
                <w:rPr>
                  <w:rFonts w:ascii="Times New Roman" w:hAnsi="Times New Roman" w:cs="Times New Roman"/>
                </w:rPr>
                <w:t>ms</w:t>
              </w:r>
            </w:ins>
            <w:proofErr w:type="spellEnd"/>
            <w:del w:id="2339" w:author="Valcin, Vieux" w:date="2025-10-23T13:33:00Z" w16du:dateUtc="2025-10-23T17:33:00Z">
              <w:r w:rsidRPr="003D165E" w:rsidDel="00B1796C">
                <w:rPr>
                  <w:rFonts w:ascii="Times New Roman" w:hAnsi="Times New Roman" w:cs="Times New Roman"/>
                </w:rPr>
                <w:delText>144 MB</w:delText>
              </w:r>
            </w:del>
          </w:p>
        </w:tc>
      </w:tr>
      <w:tr w:rsidR="003D165E" w:rsidRPr="003D165E" w14:paraId="58189291" w14:textId="77777777" w:rsidTr="00253AB6">
        <w:tc>
          <w:tcPr>
            <w:tcW w:w="1255" w:type="pct"/>
          </w:tcPr>
          <w:p w14:paraId="72783AE8" w14:textId="77777777" w:rsidR="00B1796C" w:rsidRPr="003D165E" w:rsidRDefault="00B1796C">
            <w:pPr>
              <w:pStyle w:val="Compact"/>
              <w:rPr>
                <w:rFonts w:ascii="Times New Roman" w:hAnsi="Times New Roman" w:cs="Times New Roman"/>
              </w:rPr>
            </w:pPr>
            <w:r w:rsidRPr="003D165E">
              <w:rPr>
                <w:rFonts w:ascii="Times New Roman" w:hAnsi="Times New Roman" w:cs="Times New Roman"/>
              </w:rPr>
              <w:t>100,000</w:t>
            </w:r>
          </w:p>
        </w:tc>
        <w:tc>
          <w:tcPr>
            <w:tcW w:w="1424" w:type="pct"/>
          </w:tcPr>
          <w:p w14:paraId="0978BB4A" w14:textId="77777777" w:rsidR="00B1796C" w:rsidRPr="003D165E" w:rsidRDefault="00B1796C">
            <w:pPr>
              <w:pStyle w:val="Compact"/>
              <w:jc w:val="both"/>
              <w:rPr>
                <w:rFonts w:ascii="Times New Roman" w:hAnsi="Times New Roman" w:cs="Times New Roman"/>
              </w:rPr>
              <w:pPrChange w:id="2340" w:author="Valcin, Vieux" w:date="2025-10-23T13:34:00Z" w16du:dateUtc="2025-10-23T17:34:00Z">
                <w:pPr>
                  <w:pStyle w:val="Compact"/>
                  <w:jc w:val="right"/>
                </w:pPr>
              </w:pPrChange>
            </w:pPr>
            <w:ins w:id="2341" w:author="Valcin, Vieux" w:date="2025-10-23T13:32:00Z" w16du:dateUtc="2025-10-23T17:32:00Z">
              <w:r w:rsidRPr="003D165E">
                <w:rPr>
                  <w:rFonts w:ascii="Times New Roman" w:hAnsi="Times New Roman" w:cs="Times New Roman"/>
                </w:rPr>
                <w:t>182</w:t>
              </w:r>
            </w:ins>
            <w:del w:id="2342" w:author="Valcin, Vieux" w:date="2025-10-23T13:32:00Z" w16du:dateUtc="2025-10-23T17:32:00Z">
              <w:r w:rsidRPr="003D165E" w:rsidDel="00B1796C">
                <w:rPr>
                  <w:rFonts w:ascii="Times New Roman" w:hAnsi="Times New Roman" w:cs="Times New Roman"/>
                </w:rPr>
                <w:delText>250</w:delText>
              </w:r>
            </w:del>
            <w:r w:rsidRPr="003D165E">
              <w:rPr>
                <w:rFonts w:ascii="Times New Roman" w:hAnsi="Times New Roman" w:cs="Times New Roman"/>
              </w:rPr>
              <w:t>s</w:t>
            </w:r>
          </w:p>
        </w:tc>
        <w:tc>
          <w:tcPr>
            <w:tcW w:w="974" w:type="pct"/>
          </w:tcPr>
          <w:p w14:paraId="77B5B3A9" w14:textId="77777777" w:rsidR="00B1796C" w:rsidRPr="003D165E" w:rsidRDefault="00B1796C">
            <w:pPr>
              <w:pStyle w:val="Compact"/>
              <w:jc w:val="both"/>
              <w:rPr>
                <w:rFonts w:ascii="Times New Roman" w:hAnsi="Times New Roman" w:cs="Times New Roman"/>
              </w:rPr>
              <w:pPrChange w:id="2343" w:author="Valcin, Vieux" w:date="2025-10-23T13:34:00Z" w16du:dateUtc="2025-10-23T17:34:00Z">
                <w:pPr>
                  <w:pStyle w:val="Compact"/>
                  <w:jc w:val="right"/>
                </w:pPr>
              </w:pPrChange>
            </w:pPr>
            <w:ins w:id="2344" w:author="Valcin, Vieux" w:date="2025-10-23T13:32:00Z" w16du:dateUtc="2025-10-23T17:32:00Z">
              <w:r w:rsidRPr="003D165E">
                <w:rPr>
                  <w:rFonts w:ascii="Times New Roman" w:hAnsi="Times New Roman" w:cs="Times New Roman"/>
                </w:rPr>
                <w:t>8.7 MB</w:t>
              </w:r>
              <w:r w:rsidRPr="003D165E" w:rsidDel="00B1796C">
                <w:rPr>
                  <w:rFonts w:ascii="Times New Roman" w:hAnsi="Times New Roman" w:cs="Times New Roman"/>
                </w:rPr>
                <w:t xml:space="preserve"> </w:t>
              </w:r>
            </w:ins>
            <w:del w:id="2345" w:author="Valcin, Vieux" w:date="2025-10-23T13:32:00Z" w16du:dateUtc="2025-10-23T17:32:00Z">
              <w:r w:rsidRPr="003D165E" w:rsidDel="00B1796C">
                <w:rPr>
                  <w:rFonts w:ascii="Times New Roman" w:hAnsi="Times New Roman" w:cs="Times New Roman"/>
                </w:rPr>
                <w:delText>1,800s</w:delText>
              </w:r>
            </w:del>
          </w:p>
        </w:tc>
        <w:tc>
          <w:tcPr>
            <w:tcW w:w="1347" w:type="pct"/>
          </w:tcPr>
          <w:p w14:paraId="10BA59ED" w14:textId="77777777" w:rsidR="00B1796C" w:rsidRPr="003D165E" w:rsidRDefault="00B1796C">
            <w:pPr>
              <w:pStyle w:val="Compact"/>
              <w:jc w:val="both"/>
              <w:rPr>
                <w:rFonts w:ascii="Times New Roman" w:hAnsi="Times New Roman" w:cs="Times New Roman"/>
              </w:rPr>
              <w:pPrChange w:id="2346" w:author="Valcin, Vieux" w:date="2025-10-23T13:34:00Z" w16du:dateUtc="2025-10-23T17:34:00Z">
                <w:pPr>
                  <w:pStyle w:val="Compact"/>
                  <w:jc w:val="right"/>
                </w:pPr>
              </w:pPrChange>
            </w:pPr>
            <w:ins w:id="2347" w:author="Valcin, Vieux" w:date="2025-10-23T13:33:00Z" w16du:dateUtc="2025-10-23T17:33:00Z">
              <w:r w:rsidRPr="003D165E">
                <w:rPr>
                  <w:rFonts w:ascii="Times New Roman" w:hAnsi="Times New Roman" w:cs="Times New Roman"/>
                </w:rPr>
                <w:t xml:space="preserve">0.010 </w:t>
              </w:r>
              <w:proofErr w:type="spellStart"/>
              <w:r w:rsidRPr="003D165E">
                <w:rPr>
                  <w:rFonts w:ascii="Times New Roman" w:hAnsi="Times New Roman" w:cs="Times New Roman"/>
                </w:rPr>
                <w:t>ms</w:t>
              </w:r>
            </w:ins>
            <w:proofErr w:type="spellEnd"/>
            <w:del w:id="2348" w:author="Valcin, Vieux" w:date="2025-10-23T13:33:00Z" w16du:dateUtc="2025-10-23T17:33:00Z">
              <w:r w:rsidRPr="003D165E" w:rsidDel="00B1796C">
                <w:rPr>
                  <w:rFonts w:ascii="Times New Roman" w:hAnsi="Times New Roman" w:cs="Times New Roman"/>
                </w:rPr>
                <w:delText>1.44 GB</w:delText>
              </w:r>
            </w:del>
          </w:p>
        </w:tc>
      </w:tr>
      <w:tr w:rsidR="003D165E" w:rsidRPr="003D165E" w14:paraId="7230F59B" w14:textId="77777777" w:rsidTr="00253AB6">
        <w:tc>
          <w:tcPr>
            <w:tcW w:w="1255" w:type="pct"/>
          </w:tcPr>
          <w:p w14:paraId="41BBAABA" w14:textId="77777777" w:rsidR="00B1796C" w:rsidRPr="003D165E" w:rsidRDefault="00B1796C">
            <w:pPr>
              <w:pStyle w:val="Compact"/>
              <w:rPr>
                <w:rFonts w:ascii="Times New Roman" w:hAnsi="Times New Roman" w:cs="Times New Roman"/>
              </w:rPr>
            </w:pPr>
            <w:r w:rsidRPr="003D165E">
              <w:rPr>
                <w:rFonts w:ascii="Times New Roman" w:hAnsi="Times New Roman" w:cs="Times New Roman"/>
              </w:rPr>
              <w:t>1,000,000</w:t>
            </w:r>
          </w:p>
        </w:tc>
        <w:tc>
          <w:tcPr>
            <w:tcW w:w="1424" w:type="pct"/>
          </w:tcPr>
          <w:p w14:paraId="57918A8B" w14:textId="77777777" w:rsidR="00B1796C" w:rsidRPr="003D165E" w:rsidRDefault="00B1796C">
            <w:pPr>
              <w:pStyle w:val="Compact"/>
              <w:jc w:val="both"/>
              <w:rPr>
                <w:rFonts w:ascii="Times New Roman" w:hAnsi="Times New Roman" w:cs="Times New Roman"/>
              </w:rPr>
              <w:pPrChange w:id="2349" w:author="Valcin, Vieux" w:date="2025-10-23T13:34:00Z" w16du:dateUtc="2025-10-23T17:34:00Z">
                <w:pPr>
                  <w:pStyle w:val="Compact"/>
                  <w:jc w:val="right"/>
                </w:pPr>
              </w:pPrChange>
            </w:pPr>
            <w:del w:id="2350" w:author="Valcin, Vieux" w:date="2025-10-23T13:32:00Z" w16du:dateUtc="2025-10-23T17:32:00Z">
              <w:r w:rsidRPr="003D165E" w:rsidDel="00B1796C">
                <w:rPr>
                  <w:rFonts w:ascii="Times New Roman" w:hAnsi="Times New Roman" w:cs="Times New Roman"/>
                </w:rPr>
                <w:delText>2,500</w:delText>
              </w:r>
            </w:del>
            <w:ins w:id="2351" w:author="Valcin, Vieux" w:date="2025-10-23T13:32:00Z" w16du:dateUtc="2025-10-23T17:32:00Z">
              <w:r w:rsidRPr="003D165E">
                <w:rPr>
                  <w:rFonts w:ascii="Times New Roman" w:hAnsi="Times New Roman" w:cs="Times New Roman"/>
                </w:rPr>
                <w:t>~30 min</w:t>
              </w:r>
            </w:ins>
            <w:del w:id="2352" w:author="Valcin, Vieux" w:date="2025-10-23T13:32:00Z" w16du:dateUtc="2025-10-23T17:32:00Z">
              <w:r w:rsidRPr="003D165E" w:rsidDel="00B1796C">
                <w:rPr>
                  <w:rFonts w:ascii="Times New Roman" w:hAnsi="Times New Roman" w:cs="Times New Roman"/>
                </w:rPr>
                <w:delText>s</w:delText>
              </w:r>
            </w:del>
          </w:p>
        </w:tc>
        <w:tc>
          <w:tcPr>
            <w:tcW w:w="974" w:type="pct"/>
          </w:tcPr>
          <w:p w14:paraId="057CE2B2" w14:textId="77777777" w:rsidR="00B1796C" w:rsidRPr="003D165E" w:rsidRDefault="00B1796C">
            <w:pPr>
              <w:pStyle w:val="Compact"/>
              <w:jc w:val="both"/>
              <w:rPr>
                <w:rFonts w:ascii="Times New Roman" w:hAnsi="Times New Roman" w:cs="Times New Roman"/>
              </w:rPr>
              <w:pPrChange w:id="2353" w:author="Valcin, Vieux" w:date="2025-10-23T13:34:00Z" w16du:dateUtc="2025-10-23T17:34:00Z">
                <w:pPr>
                  <w:pStyle w:val="Compact"/>
                  <w:jc w:val="right"/>
                </w:pPr>
              </w:pPrChange>
            </w:pPr>
            <w:ins w:id="2354" w:author="Valcin, Vieux" w:date="2025-10-23T13:32:00Z" w16du:dateUtc="2025-10-23T17:32:00Z">
              <w:r w:rsidRPr="003D165E">
                <w:rPr>
                  <w:rFonts w:ascii="Times New Roman" w:hAnsi="Times New Roman" w:cs="Times New Roman"/>
                </w:rPr>
                <w:t>8.7 MB</w:t>
              </w:r>
              <w:r w:rsidRPr="003D165E" w:rsidDel="00B1796C">
                <w:rPr>
                  <w:rFonts w:ascii="Times New Roman" w:hAnsi="Times New Roman" w:cs="Times New Roman"/>
                </w:rPr>
                <w:t xml:space="preserve"> </w:t>
              </w:r>
            </w:ins>
            <w:del w:id="2355" w:author="Valcin, Vieux" w:date="2025-10-23T13:32:00Z" w16du:dateUtc="2025-10-23T17:32:00Z">
              <w:r w:rsidRPr="003D165E" w:rsidDel="00B1796C">
                <w:rPr>
                  <w:rFonts w:ascii="Times New Roman" w:hAnsi="Times New Roman" w:cs="Times New Roman"/>
                </w:rPr>
                <w:delText>18,000s</w:delText>
              </w:r>
            </w:del>
          </w:p>
        </w:tc>
        <w:tc>
          <w:tcPr>
            <w:tcW w:w="1347" w:type="pct"/>
          </w:tcPr>
          <w:p w14:paraId="2311853B" w14:textId="77777777" w:rsidR="00B1796C" w:rsidRPr="003D165E" w:rsidRDefault="00B1796C">
            <w:pPr>
              <w:pStyle w:val="Compact"/>
              <w:jc w:val="both"/>
              <w:rPr>
                <w:rFonts w:ascii="Times New Roman" w:hAnsi="Times New Roman" w:cs="Times New Roman"/>
              </w:rPr>
              <w:pPrChange w:id="2356" w:author="Valcin, Vieux" w:date="2025-10-23T13:34:00Z" w16du:dateUtc="2025-10-23T17:34:00Z">
                <w:pPr>
                  <w:pStyle w:val="Compact"/>
                  <w:jc w:val="right"/>
                </w:pPr>
              </w:pPrChange>
            </w:pPr>
            <w:ins w:id="2357" w:author="Valcin, Vieux" w:date="2025-10-23T13:33:00Z" w16du:dateUtc="2025-10-23T17:33:00Z">
              <w:r w:rsidRPr="003D165E">
                <w:rPr>
                  <w:rFonts w:ascii="Times New Roman" w:hAnsi="Times New Roman" w:cs="Times New Roman"/>
                </w:rPr>
                <w:t xml:space="preserve">0.011 </w:t>
              </w:r>
              <w:proofErr w:type="spellStart"/>
              <w:r w:rsidRPr="003D165E">
                <w:rPr>
                  <w:rFonts w:ascii="Times New Roman" w:hAnsi="Times New Roman" w:cs="Times New Roman"/>
                </w:rPr>
                <w:t>ms</w:t>
              </w:r>
            </w:ins>
            <w:proofErr w:type="spellEnd"/>
            <w:del w:id="2358" w:author="Valcin, Vieux" w:date="2025-10-23T13:33:00Z" w16du:dateUtc="2025-10-23T17:33:00Z">
              <w:r w:rsidRPr="003D165E" w:rsidDel="00B1796C">
                <w:rPr>
                  <w:rFonts w:ascii="Times New Roman" w:hAnsi="Times New Roman" w:cs="Times New Roman"/>
                </w:rPr>
                <w:delText>14.4</w:delText>
              </w:r>
            </w:del>
            <w:r w:rsidRPr="003D165E">
              <w:rPr>
                <w:rFonts w:ascii="Times New Roman" w:hAnsi="Times New Roman" w:cs="Times New Roman"/>
              </w:rPr>
              <w:t xml:space="preserve"> </w:t>
            </w:r>
            <w:del w:id="2359" w:author="Valcin, Vieux" w:date="2025-10-23T13:33:00Z" w16du:dateUtc="2025-10-23T17:33:00Z">
              <w:r w:rsidRPr="003D165E" w:rsidDel="00B1796C">
                <w:rPr>
                  <w:rFonts w:ascii="Times New Roman" w:hAnsi="Times New Roman" w:cs="Times New Roman"/>
                </w:rPr>
                <w:delText>GB</w:delText>
              </w:r>
            </w:del>
          </w:p>
        </w:tc>
      </w:tr>
    </w:tbl>
    <w:p w14:paraId="5B4B3EF5" w14:textId="77777777" w:rsidR="00461F0F" w:rsidRPr="003D165E" w:rsidRDefault="00785395">
      <w:pPr>
        <w:pStyle w:val="BodyText"/>
        <w:rPr>
          <w:ins w:id="2360" w:author="Valcin, Vieux" w:date="2025-10-23T13:38:00Z" w16du:dateUtc="2025-10-23T17:38:00Z"/>
          <w:rFonts w:ascii="Times New Roman" w:hAnsi="Times New Roman" w:cs="Times New Roman"/>
          <w:bCs/>
        </w:rPr>
      </w:pPr>
      <w:ins w:id="2361" w:author="Valcin, Vieux" w:date="2025-10-23T13:33:00Z" w16du:dateUtc="2025-10-23T17:33:00Z">
        <w:r w:rsidRPr="003D165E">
          <w:rPr>
            <w:rFonts w:ascii="Times New Roman" w:hAnsi="Times New Roman" w:cs="Times New Roman"/>
            <w:bCs/>
          </w:rPr>
          <w:t xml:space="preserve">Note: </w:t>
        </w:r>
        <w:r w:rsidRPr="003D165E">
          <w:rPr>
            <w:rFonts w:ascii="Times New Roman" w:hAnsi="Times New Roman" w:cs="Times New Roman"/>
            <w:bCs/>
            <w:rPrChange w:id="2362" w:author="Valcin, Vieux" w:date="2025-10-24T11:35:00Z" w16du:dateUtc="2025-10-24T15:35:00Z">
              <w:rPr>
                <w:rFonts w:ascii="Times New Roman" w:hAnsi="Times New Roman" w:cs="Times New Roman"/>
                <w:b/>
              </w:rPr>
            </w:rPrChange>
          </w:rPr>
          <w:t>Distance computation time is independent of n after fitting, enabling real-time queries</w:t>
        </w:r>
      </w:ins>
      <w:ins w:id="2363" w:author="Valcin, Vieux" w:date="2025-10-23T13:38:00Z" w16du:dateUtc="2025-10-23T17:38:00Z">
        <w:r w:rsidR="00275630" w:rsidRPr="003D165E">
          <w:rPr>
            <w:rFonts w:ascii="Times New Roman" w:hAnsi="Times New Roman" w:cs="Times New Roman"/>
            <w:bCs/>
          </w:rPr>
          <w:t>.</w:t>
        </w:r>
      </w:ins>
    </w:p>
    <w:p w14:paraId="70BB1C63" w14:textId="77777777" w:rsidR="00275630" w:rsidRPr="003D165E" w:rsidRDefault="00275630">
      <w:pPr>
        <w:pStyle w:val="BodyText"/>
        <w:rPr>
          <w:ins w:id="2364" w:author="Valcin, Vieux" w:date="2025-10-23T13:31:00Z" w16du:dateUtc="2025-10-23T17:31:00Z"/>
          <w:rFonts w:ascii="Times New Roman" w:hAnsi="Times New Roman" w:cs="Times New Roman"/>
          <w:b/>
        </w:rPr>
      </w:pPr>
      <w:ins w:id="2365" w:author="Valcin, Vieux" w:date="2025-10-23T13:38:00Z" w16du:dateUtc="2025-10-23T17:38:00Z">
        <w:r w:rsidRPr="003D165E">
          <w:rPr>
            <w:rFonts w:ascii="Times New Roman" w:hAnsi="Times New Roman" w:cs="Times New Roman"/>
            <w:b/>
          </w:rPr>
          <w:t>Memory Footprint:</w:t>
        </w:r>
      </w:ins>
    </w:p>
    <w:tbl>
      <w:tblPr>
        <w:tblStyle w:val="Table"/>
        <w:tblW w:w="4942" w:type="pct"/>
        <w:tblLook w:val="07E0" w:firstRow="1" w:lastRow="1" w:firstColumn="1" w:lastColumn="1" w:noHBand="1" w:noVBand="1"/>
      </w:tblPr>
      <w:tblGrid>
        <w:gridCol w:w="2801"/>
        <w:gridCol w:w="1418"/>
        <w:gridCol w:w="2694"/>
        <w:gridCol w:w="2552"/>
      </w:tblGrid>
      <w:tr w:rsidR="003D165E" w:rsidRPr="003D165E" w14:paraId="5A989059" w14:textId="77777777" w:rsidTr="00275630">
        <w:trPr>
          <w:ins w:id="2366" w:author="Valcin, Vieux" w:date="2025-10-23T13:31:00Z"/>
        </w:trPr>
        <w:tc>
          <w:tcPr>
            <w:tcW w:w="1480" w:type="pct"/>
            <w:tcBorders>
              <w:bottom w:val="single" w:sz="0" w:space="0" w:color="auto"/>
            </w:tcBorders>
            <w:vAlign w:val="bottom"/>
          </w:tcPr>
          <w:p w14:paraId="553CE492" w14:textId="77777777" w:rsidR="00275630" w:rsidRPr="003D165E" w:rsidRDefault="00275630" w:rsidP="00CD7232">
            <w:pPr>
              <w:pStyle w:val="Compact"/>
              <w:rPr>
                <w:ins w:id="2367" w:author="Valcin, Vieux" w:date="2025-10-23T13:31:00Z" w16du:dateUtc="2025-10-23T17:31:00Z"/>
                <w:rFonts w:ascii="Times New Roman" w:hAnsi="Times New Roman" w:cs="Times New Roman"/>
              </w:rPr>
            </w:pPr>
            <w:ins w:id="2368" w:author="Valcin, Vieux" w:date="2025-10-23T13:35:00Z" w16du:dateUtc="2025-10-23T17:35:00Z">
              <w:r w:rsidRPr="003D165E">
                <w:rPr>
                  <w:rFonts w:ascii="Times New Roman" w:hAnsi="Times New Roman" w:cs="Times New Roman"/>
                </w:rPr>
                <w:t>Component</w:t>
              </w:r>
            </w:ins>
          </w:p>
        </w:tc>
        <w:tc>
          <w:tcPr>
            <w:tcW w:w="749" w:type="pct"/>
            <w:tcBorders>
              <w:bottom w:val="single" w:sz="0" w:space="0" w:color="auto"/>
            </w:tcBorders>
            <w:vAlign w:val="bottom"/>
          </w:tcPr>
          <w:p w14:paraId="1C199061" w14:textId="77777777" w:rsidR="00275630" w:rsidRPr="003D165E" w:rsidRDefault="00275630" w:rsidP="00CD7232">
            <w:pPr>
              <w:pStyle w:val="Compact"/>
              <w:jc w:val="right"/>
              <w:rPr>
                <w:ins w:id="2369" w:author="Valcin, Vieux" w:date="2025-10-23T13:31:00Z" w16du:dateUtc="2025-10-23T17:31:00Z"/>
                <w:rFonts w:ascii="Times New Roman" w:hAnsi="Times New Roman" w:cs="Times New Roman"/>
              </w:rPr>
            </w:pPr>
            <w:ins w:id="2370" w:author="Valcin, Vieux" w:date="2025-10-23T13:36:00Z" w16du:dateUtc="2025-10-23T17:36:00Z">
              <w:r w:rsidRPr="003D165E">
                <w:rPr>
                  <w:rFonts w:ascii="Times New Roman" w:hAnsi="Times New Roman" w:cs="Times New Roman"/>
                </w:rPr>
                <w:t>n=1,000</w:t>
              </w:r>
            </w:ins>
          </w:p>
        </w:tc>
        <w:tc>
          <w:tcPr>
            <w:tcW w:w="1423" w:type="pct"/>
            <w:tcBorders>
              <w:bottom w:val="single" w:sz="0" w:space="0" w:color="auto"/>
            </w:tcBorders>
            <w:vAlign w:val="bottom"/>
          </w:tcPr>
          <w:p w14:paraId="1BC49CD3" w14:textId="77777777" w:rsidR="00275630" w:rsidRPr="003D165E" w:rsidRDefault="00275630" w:rsidP="00CD7232">
            <w:pPr>
              <w:pStyle w:val="Compact"/>
              <w:jc w:val="right"/>
              <w:rPr>
                <w:ins w:id="2371" w:author="Valcin, Vieux" w:date="2025-10-23T13:31:00Z" w16du:dateUtc="2025-10-23T17:31:00Z"/>
                <w:rFonts w:ascii="Times New Roman" w:hAnsi="Times New Roman" w:cs="Times New Roman"/>
              </w:rPr>
            </w:pPr>
            <w:ins w:id="2372" w:author="Valcin, Vieux" w:date="2025-10-23T13:36:00Z" w16du:dateUtc="2025-10-23T17:36:00Z">
              <w:r w:rsidRPr="003D165E">
                <w:rPr>
                  <w:rFonts w:ascii="Times New Roman" w:hAnsi="Times New Roman" w:cs="Times New Roman"/>
                </w:rPr>
                <w:t>n=10,000</w:t>
              </w:r>
            </w:ins>
          </w:p>
        </w:tc>
        <w:tc>
          <w:tcPr>
            <w:tcW w:w="1348" w:type="pct"/>
            <w:tcBorders>
              <w:bottom w:val="single" w:sz="0" w:space="0" w:color="auto"/>
            </w:tcBorders>
            <w:vAlign w:val="bottom"/>
          </w:tcPr>
          <w:p w14:paraId="60C11E58" w14:textId="77777777" w:rsidR="00275630" w:rsidRPr="003D165E" w:rsidRDefault="00275630" w:rsidP="00CD7232">
            <w:pPr>
              <w:pStyle w:val="Compact"/>
              <w:jc w:val="right"/>
              <w:rPr>
                <w:ins w:id="2373" w:author="Valcin, Vieux" w:date="2025-10-23T13:31:00Z" w16du:dateUtc="2025-10-23T17:31:00Z"/>
                <w:rFonts w:ascii="Times New Roman" w:hAnsi="Times New Roman" w:cs="Times New Roman"/>
              </w:rPr>
            </w:pPr>
            <w:ins w:id="2374" w:author="Valcin, Vieux" w:date="2025-10-23T13:36:00Z" w16du:dateUtc="2025-10-23T17:36:00Z">
              <w:r w:rsidRPr="003D165E">
                <w:rPr>
                  <w:rFonts w:ascii="Times New Roman" w:hAnsi="Times New Roman" w:cs="Times New Roman"/>
                </w:rPr>
                <w:t>n=100,000</w:t>
              </w:r>
            </w:ins>
          </w:p>
        </w:tc>
      </w:tr>
      <w:tr w:rsidR="003D165E" w:rsidRPr="003D165E" w14:paraId="64166550" w14:textId="77777777" w:rsidTr="00275630">
        <w:trPr>
          <w:ins w:id="2375" w:author="Valcin, Vieux" w:date="2025-10-23T13:31:00Z"/>
        </w:trPr>
        <w:tc>
          <w:tcPr>
            <w:tcW w:w="1480" w:type="pct"/>
          </w:tcPr>
          <w:p w14:paraId="42DF4EC5" w14:textId="77777777" w:rsidR="00275630" w:rsidRPr="003D165E" w:rsidRDefault="00275630" w:rsidP="00CD7232">
            <w:pPr>
              <w:pStyle w:val="Compact"/>
              <w:rPr>
                <w:ins w:id="2376" w:author="Valcin, Vieux" w:date="2025-10-23T13:31:00Z" w16du:dateUtc="2025-10-23T17:31:00Z"/>
                <w:rFonts w:ascii="Times New Roman" w:hAnsi="Times New Roman" w:cs="Times New Roman"/>
              </w:rPr>
            </w:pPr>
            <w:ins w:id="2377" w:author="Valcin, Vieux" w:date="2025-10-23T13:36:00Z" w16du:dateUtc="2025-10-23T17:36:00Z">
              <w:r w:rsidRPr="003D165E">
                <w:rPr>
                  <w:rFonts w:ascii="Times New Roman" w:hAnsi="Times New Roman" w:cs="Times New Roman"/>
                </w:rPr>
                <w:t>Multi-Modal Embeddings</w:t>
              </w:r>
            </w:ins>
          </w:p>
        </w:tc>
        <w:tc>
          <w:tcPr>
            <w:tcW w:w="749" w:type="pct"/>
          </w:tcPr>
          <w:p w14:paraId="0BDDB183" w14:textId="77777777" w:rsidR="00275630" w:rsidRPr="003D165E" w:rsidRDefault="00275630">
            <w:pPr>
              <w:pStyle w:val="Compact"/>
              <w:wordWrap w:val="0"/>
              <w:jc w:val="right"/>
              <w:rPr>
                <w:ins w:id="2378" w:author="Valcin, Vieux" w:date="2025-10-23T13:31:00Z" w16du:dateUtc="2025-10-23T17:31:00Z"/>
                <w:rFonts w:ascii="Times New Roman" w:hAnsi="Times New Roman" w:cs="Times New Roman"/>
              </w:rPr>
              <w:pPrChange w:id="2379" w:author="Valcin, Vieux" w:date="2025-10-23T13:37:00Z" w16du:dateUtc="2025-10-23T17:37:00Z">
                <w:pPr>
                  <w:pStyle w:val="Compact"/>
                  <w:jc w:val="right"/>
                </w:pPr>
              </w:pPrChange>
            </w:pPr>
            <w:ins w:id="2380" w:author="Valcin, Vieux" w:date="2025-10-23T13:37:00Z" w16du:dateUtc="2025-10-23T17:37:00Z">
              <w:r w:rsidRPr="003D165E">
                <w:rPr>
                  <w:rFonts w:ascii="Times New Roman" w:hAnsi="Times New Roman" w:cs="Times New Roman"/>
                </w:rPr>
                <w:t>8 MB</w:t>
              </w:r>
            </w:ins>
          </w:p>
        </w:tc>
        <w:tc>
          <w:tcPr>
            <w:tcW w:w="1423" w:type="pct"/>
          </w:tcPr>
          <w:p w14:paraId="52EFAF2D" w14:textId="77777777" w:rsidR="00275630" w:rsidRPr="003D165E" w:rsidRDefault="00275630">
            <w:pPr>
              <w:pStyle w:val="Compact"/>
              <w:wordWrap w:val="0"/>
              <w:jc w:val="right"/>
              <w:rPr>
                <w:ins w:id="2381" w:author="Valcin, Vieux" w:date="2025-10-23T13:31:00Z" w16du:dateUtc="2025-10-23T17:31:00Z"/>
                <w:rFonts w:ascii="Times New Roman" w:hAnsi="Times New Roman" w:cs="Times New Roman"/>
              </w:rPr>
              <w:pPrChange w:id="2382" w:author="Valcin, Vieux" w:date="2025-10-23T13:37:00Z" w16du:dateUtc="2025-10-23T17:37:00Z">
                <w:pPr>
                  <w:pStyle w:val="Compact"/>
                  <w:jc w:val="right"/>
                </w:pPr>
              </w:pPrChange>
            </w:pPr>
            <w:ins w:id="2383" w:author="Valcin, Vieux" w:date="2025-10-23T13:37:00Z" w16du:dateUtc="2025-10-23T17:37:00Z">
              <w:r w:rsidRPr="003D165E">
                <w:rPr>
                  <w:rFonts w:ascii="Times New Roman" w:hAnsi="Times New Roman" w:cs="Times New Roman"/>
                </w:rPr>
                <w:t>80 MB</w:t>
              </w:r>
            </w:ins>
          </w:p>
        </w:tc>
        <w:tc>
          <w:tcPr>
            <w:tcW w:w="1348" w:type="pct"/>
          </w:tcPr>
          <w:p w14:paraId="50204137" w14:textId="77777777" w:rsidR="00275630" w:rsidRPr="003D165E" w:rsidRDefault="00275630">
            <w:pPr>
              <w:pStyle w:val="Compact"/>
              <w:wordWrap w:val="0"/>
              <w:jc w:val="right"/>
              <w:rPr>
                <w:ins w:id="2384" w:author="Valcin, Vieux" w:date="2025-10-23T13:31:00Z" w16du:dateUtc="2025-10-23T17:31:00Z"/>
                <w:rFonts w:ascii="Times New Roman" w:hAnsi="Times New Roman" w:cs="Times New Roman"/>
              </w:rPr>
              <w:pPrChange w:id="2385" w:author="Valcin, Vieux" w:date="2025-10-23T13:37:00Z" w16du:dateUtc="2025-10-23T17:37:00Z">
                <w:pPr>
                  <w:pStyle w:val="Compact"/>
                  <w:jc w:val="right"/>
                </w:pPr>
              </w:pPrChange>
            </w:pPr>
            <w:ins w:id="2386" w:author="Valcin, Vieux" w:date="2025-10-23T13:37:00Z" w16du:dateUtc="2025-10-23T17:37:00Z">
              <w:r w:rsidRPr="003D165E">
                <w:rPr>
                  <w:rFonts w:ascii="Times New Roman" w:hAnsi="Times New Roman" w:cs="Times New Roman"/>
                </w:rPr>
                <w:t>800 MB</w:t>
              </w:r>
            </w:ins>
          </w:p>
        </w:tc>
      </w:tr>
      <w:tr w:rsidR="003D165E" w:rsidRPr="003D165E" w14:paraId="17C0C65A" w14:textId="77777777" w:rsidTr="00275630">
        <w:trPr>
          <w:ins w:id="2387" w:author="Valcin, Vieux" w:date="2025-10-23T13:31:00Z"/>
        </w:trPr>
        <w:tc>
          <w:tcPr>
            <w:tcW w:w="1480" w:type="pct"/>
          </w:tcPr>
          <w:p w14:paraId="4CA6816A" w14:textId="77777777" w:rsidR="00275630" w:rsidRPr="003D165E" w:rsidRDefault="00275630" w:rsidP="00CD7232">
            <w:pPr>
              <w:pStyle w:val="Compact"/>
              <w:rPr>
                <w:ins w:id="2388" w:author="Valcin, Vieux" w:date="2025-10-23T13:31:00Z" w16du:dateUtc="2025-10-23T17:31:00Z"/>
                <w:rFonts w:ascii="Times New Roman" w:hAnsi="Times New Roman" w:cs="Times New Roman"/>
              </w:rPr>
            </w:pPr>
            <w:ins w:id="2389" w:author="Valcin, Vieux" w:date="2025-10-23T13:36:00Z" w16du:dateUtc="2025-10-23T17:36:00Z">
              <w:r w:rsidRPr="003D165E">
                <w:rPr>
                  <w:rFonts w:ascii="Times New Roman" w:hAnsi="Times New Roman" w:cs="Times New Roman"/>
                </w:rPr>
                <w:t>Covariance</w:t>
              </w:r>
            </w:ins>
          </w:p>
        </w:tc>
        <w:tc>
          <w:tcPr>
            <w:tcW w:w="749" w:type="pct"/>
          </w:tcPr>
          <w:p w14:paraId="2ABFAF27" w14:textId="77777777" w:rsidR="00275630" w:rsidRPr="003D165E" w:rsidRDefault="00275630">
            <w:pPr>
              <w:pStyle w:val="Compact"/>
              <w:wordWrap w:val="0"/>
              <w:jc w:val="right"/>
              <w:rPr>
                <w:ins w:id="2390" w:author="Valcin, Vieux" w:date="2025-10-23T13:31:00Z" w16du:dateUtc="2025-10-23T17:31:00Z"/>
                <w:rFonts w:ascii="Times New Roman" w:hAnsi="Times New Roman" w:cs="Times New Roman"/>
              </w:rPr>
              <w:pPrChange w:id="2391" w:author="Valcin, Vieux" w:date="2025-10-23T13:37:00Z" w16du:dateUtc="2025-10-23T17:37:00Z">
                <w:pPr>
                  <w:pStyle w:val="Compact"/>
                  <w:jc w:val="right"/>
                </w:pPr>
              </w:pPrChange>
            </w:pPr>
            <w:ins w:id="2392" w:author="Valcin, Vieux" w:date="2025-10-23T13:37:00Z" w16du:dateUtc="2025-10-23T17:37:00Z">
              <w:r w:rsidRPr="003D165E">
                <w:rPr>
                  <w:rFonts w:ascii="Times New Roman" w:hAnsi="Times New Roman" w:cs="Times New Roman"/>
                </w:rPr>
                <w:t>9 MB</w:t>
              </w:r>
            </w:ins>
          </w:p>
        </w:tc>
        <w:tc>
          <w:tcPr>
            <w:tcW w:w="1423" w:type="pct"/>
          </w:tcPr>
          <w:p w14:paraId="16AF42D6" w14:textId="77777777" w:rsidR="00275630" w:rsidRPr="003D165E" w:rsidRDefault="00275630">
            <w:pPr>
              <w:pStyle w:val="Compact"/>
              <w:wordWrap w:val="0"/>
              <w:jc w:val="right"/>
              <w:rPr>
                <w:ins w:id="2393" w:author="Valcin, Vieux" w:date="2025-10-23T13:31:00Z" w16du:dateUtc="2025-10-23T17:31:00Z"/>
                <w:rFonts w:ascii="Times New Roman" w:hAnsi="Times New Roman" w:cs="Times New Roman"/>
              </w:rPr>
              <w:pPrChange w:id="2394" w:author="Valcin, Vieux" w:date="2025-10-23T13:37:00Z" w16du:dateUtc="2025-10-23T17:37:00Z">
                <w:pPr>
                  <w:pStyle w:val="Compact"/>
                  <w:jc w:val="right"/>
                </w:pPr>
              </w:pPrChange>
            </w:pPr>
            <w:ins w:id="2395" w:author="Valcin, Vieux" w:date="2025-10-23T13:37:00Z" w16du:dateUtc="2025-10-23T17:37:00Z">
              <w:r w:rsidRPr="003D165E">
                <w:rPr>
                  <w:rFonts w:ascii="Times New Roman" w:hAnsi="Times New Roman" w:cs="Times New Roman"/>
                </w:rPr>
                <w:t>9 MB</w:t>
              </w:r>
            </w:ins>
          </w:p>
        </w:tc>
        <w:tc>
          <w:tcPr>
            <w:tcW w:w="1348" w:type="pct"/>
          </w:tcPr>
          <w:p w14:paraId="5CA3D326" w14:textId="77777777" w:rsidR="00275630" w:rsidRPr="003D165E" w:rsidRDefault="00275630">
            <w:pPr>
              <w:pStyle w:val="Compact"/>
              <w:wordWrap w:val="0"/>
              <w:jc w:val="right"/>
              <w:rPr>
                <w:ins w:id="2396" w:author="Valcin, Vieux" w:date="2025-10-23T13:31:00Z" w16du:dateUtc="2025-10-23T17:31:00Z"/>
                <w:rFonts w:ascii="Times New Roman" w:hAnsi="Times New Roman" w:cs="Times New Roman"/>
              </w:rPr>
              <w:pPrChange w:id="2397" w:author="Valcin, Vieux" w:date="2025-10-23T13:37:00Z" w16du:dateUtc="2025-10-23T17:37:00Z">
                <w:pPr>
                  <w:pStyle w:val="Compact"/>
                  <w:jc w:val="right"/>
                </w:pPr>
              </w:pPrChange>
            </w:pPr>
            <w:ins w:id="2398" w:author="Valcin, Vieux" w:date="2025-10-23T13:37:00Z" w16du:dateUtc="2025-10-23T17:37:00Z">
              <w:r w:rsidRPr="003D165E">
                <w:rPr>
                  <w:rFonts w:ascii="Times New Roman" w:hAnsi="Times New Roman" w:cs="Times New Roman"/>
                </w:rPr>
                <w:t>9 MB</w:t>
              </w:r>
            </w:ins>
          </w:p>
        </w:tc>
      </w:tr>
      <w:tr w:rsidR="003D165E" w:rsidRPr="003D165E" w14:paraId="0413FE9B" w14:textId="77777777" w:rsidTr="00275630">
        <w:trPr>
          <w:ins w:id="2399" w:author="Valcin, Vieux" w:date="2025-10-23T13:31:00Z"/>
        </w:trPr>
        <w:tc>
          <w:tcPr>
            <w:tcW w:w="1480" w:type="pct"/>
          </w:tcPr>
          <w:p w14:paraId="4E840EC2" w14:textId="77777777" w:rsidR="00275630" w:rsidRPr="003D165E" w:rsidRDefault="00275630" w:rsidP="00CD7232">
            <w:pPr>
              <w:pStyle w:val="Compact"/>
              <w:rPr>
                <w:ins w:id="2400" w:author="Valcin, Vieux" w:date="2025-10-23T13:31:00Z" w16du:dateUtc="2025-10-23T17:31:00Z"/>
                <w:rFonts w:ascii="Times New Roman" w:hAnsi="Times New Roman" w:cs="Times New Roman"/>
              </w:rPr>
            </w:pPr>
            <w:ins w:id="2401" w:author="Valcin, Vieux" w:date="2025-10-23T13:36:00Z" w16du:dateUtc="2025-10-23T17:36:00Z">
              <w:r w:rsidRPr="003D165E">
                <w:rPr>
                  <w:rFonts w:ascii="Times New Roman" w:hAnsi="Times New Roman" w:cs="Times New Roman"/>
                </w:rPr>
                <w:t>Low-dim embeddings</w:t>
              </w:r>
            </w:ins>
          </w:p>
        </w:tc>
        <w:tc>
          <w:tcPr>
            <w:tcW w:w="749" w:type="pct"/>
          </w:tcPr>
          <w:p w14:paraId="3B370DA1" w14:textId="77777777" w:rsidR="00275630" w:rsidRPr="003D165E" w:rsidRDefault="00275630">
            <w:pPr>
              <w:pStyle w:val="Compact"/>
              <w:wordWrap w:val="0"/>
              <w:jc w:val="right"/>
              <w:rPr>
                <w:ins w:id="2402" w:author="Valcin, Vieux" w:date="2025-10-23T13:31:00Z" w16du:dateUtc="2025-10-23T17:31:00Z"/>
                <w:rFonts w:ascii="Times New Roman" w:hAnsi="Times New Roman" w:cs="Times New Roman"/>
              </w:rPr>
              <w:pPrChange w:id="2403" w:author="Valcin, Vieux" w:date="2025-10-23T13:37:00Z" w16du:dateUtc="2025-10-23T17:37:00Z">
                <w:pPr>
                  <w:pStyle w:val="Compact"/>
                  <w:jc w:val="right"/>
                </w:pPr>
              </w:pPrChange>
            </w:pPr>
            <w:ins w:id="2404" w:author="Valcin, Vieux" w:date="2025-10-23T13:37:00Z" w16du:dateUtc="2025-10-23T17:37:00Z">
              <w:r w:rsidRPr="003D165E">
                <w:rPr>
                  <w:rFonts w:ascii="Times New Roman" w:hAnsi="Times New Roman" w:cs="Times New Roman"/>
                </w:rPr>
                <w:t>0.25 MB</w:t>
              </w:r>
            </w:ins>
          </w:p>
        </w:tc>
        <w:tc>
          <w:tcPr>
            <w:tcW w:w="1423" w:type="pct"/>
          </w:tcPr>
          <w:p w14:paraId="4A12BB92" w14:textId="77777777" w:rsidR="00275630" w:rsidRPr="003D165E" w:rsidRDefault="00275630">
            <w:pPr>
              <w:pStyle w:val="Compact"/>
              <w:wordWrap w:val="0"/>
              <w:jc w:val="right"/>
              <w:rPr>
                <w:ins w:id="2405" w:author="Valcin, Vieux" w:date="2025-10-23T13:31:00Z" w16du:dateUtc="2025-10-23T17:31:00Z"/>
                <w:rFonts w:ascii="Times New Roman" w:hAnsi="Times New Roman" w:cs="Times New Roman"/>
              </w:rPr>
              <w:pPrChange w:id="2406" w:author="Valcin, Vieux" w:date="2025-10-23T13:37:00Z" w16du:dateUtc="2025-10-23T17:37:00Z">
                <w:pPr>
                  <w:pStyle w:val="Compact"/>
                  <w:jc w:val="right"/>
                </w:pPr>
              </w:pPrChange>
            </w:pPr>
            <w:ins w:id="2407" w:author="Valcin, Vieux" w:date="2025-10-23T13:37:00Z" w16du:dateUtc="2025-10-23T17:37:00Z">
              <w:r w:rsidRPr="003D165E">
                <w:rPr>
                  <w:rFonts w:ascii="Times New Roman" w:hAnsi="Times New Roman" w:cs="Times New Roman"/>
                </w:rPr>
                <w:t>2.5 MB</w:t>
              </w:r>
            </w:ins>
          </w:p>
        </w:tc>
        <w:tc>
          <w:tcPr>
            <w:tcW w:w="1348" w:type="pct"/>
          </w:tcPr>
          <w:p w14:paraId="4BB2A0F6" w14:textId="77777777" w:rsidR="00275630" w:rsidRPr="003D165E" w:rsidRDefault="00275630">
            <w:pPr>
              <w:pStyle w:val="Compact"/>
              <w:wordWrap w:val="0"/>
              <w:jc w:val="right"/>
              <w:rPr>
                <w:ins w:id="2408" w:author="Valcin, Vieux" w:date="2025-10-23T13:31:00Z" w16du:dateUtc="2025-10-23T17:31:00Z"/>
                <w:rFonts w:ascii="Times New Roman" w:hAnsi="Times New Roman" w:cs="Times New Roman"/>
              </w:rPr>
              <w:pPrChange w:id="2409" w:author="Valcin, Vieux" w:date="2025-10-23T13:37:00Z" w16du:dateUtc="2025-10-23T17:37:00Z">
                <w:pPr>
                  <w:pStyle w:val="Compact"/>
                  <w:jc w:val="right"/>
                </w:pPr>
              </w:pPrChange>
            </w:pPr>
            <w:ins w:id="2410" w:author="Valcin, Vieux" w:date="2025-10-23T13:37:00Z" w16du:dateUtc="2025-10-23T17:37:00Z">
              <w:r w:rsidRPr="003D165E">
                <w:rPr>
                  <w:rFonts w:ascii="Times New Roman" w:hAnsi="Times New Roman" w:cs="Times New Roman"/>
                </w:rPr>
                <w:t>25 MB</w:t>
              </w:r>
            </w:ins>
          </w:p>
        </w:tc>
      </w:tr>
      <w:tr w:rsidR="003D165E" w:rsidRPr="003D165E" w14:paraId="1E573300" w14:textId="77777777" w:rsidTr="00275630">
        <w:trPr>
          <w:ins w:id="2411" w:author="Valcin, Vieux" w:date="2025-10-23T13:31:00Z"/>
        </w:trPr>
        <w:tc>
          <w:tcPr>
            <w:tcW w:w="1480" w:type="pct"/>
          </w:tcPr>
          <w:p w14:paraId="0DAAD28C" w14:textId="77777777" w:rsidR="00275630" w:rsidRPr="003D165E" w:rsidRDefault="00275630" w:rsidP="00CD7232">
            <w:pPr>
              <w:pStyle w:val="Compact"/>
              <w:rPr>
                <w:ins w:id="2412" w:author="Valcin, Vieux" w:date="2025-10-23T13:31:00Z" w16du:dateUtc="2025-10-23T17:31:00Z"/>
                <w:rFonts w:ascii="Times New Roman" w:hAnsi="Times New Roman" w:cs="Times New Roman"/>
              </w:rPr>
            </w:pPr>
            <w:ins w:id="2413" w:author="Valcin, Vieux" w:date="2025-10-23T13:36:00Z" w16du:dateUtc="2025-10-23T17:36:00Z">
              <w:r w:rsidRPr="003D165E">
                <w:rPr>
                  <w:rFonts w:ascii="Times New Roman" w:hAnsi="Times New Roman" w:cs="Times New Roman"/>
                </w:rPr>
                <w:t>HNSW Index</w:t>
              </w:r>
            </w:ins>
          </w:p>
        </w:tc>
        <w:tc>
          <w:tcPr>
            <w:tcW w:w="749" w:type="pct"/>
          </w:tcPr>
          <w:p w14:paraId="6D5C0CDD" w14:textId="77777777" w:rsidR="00275630" w:rsidRPr="003D165E" w:rsidRDefault="00275630">
            <w:pPr>
              <w:pStyle w:val="Compact"/>
              <w:wordWrap w:val="0"/>
              <w:jc w:val="right"/>
              <w:rPr>
                <w:ins w:id="2414" w:author="Valcin, Vieux" w:date="2025-10-23T13:31:00Z" w16du:dateUtc="2025-10-23T17:31:00Z"/>
                <w:rFonts w:ascii="Times New Roman" w:hAnsi="Times New Roman" w:cs="Times New Roman"/>
              </w:rPr>
              <w:pPrChange w:id="2415" w:author="Valcin, Vieux" w:date="2025-10-23T13:37:00Z" w16du:dateUtc="2025-10-23T17:37:00Z">
                <w:pPr>
                  <w:pStyle w:val="Compact"/>
                  <w:jc w:val="right"/>
                </w:pPr>
              </w:pPrChange>
            </w:pPr>
            <w:ins w:id="2416" w:author="Valcin, Vieux" w:date="2025-10-23T13:37:00Z" w16du:dateUtc="2025-10-23T17:37:00Z">
              <w:r w:rsidRPr="003D165E">
                <w:rPr>
                  <w:rFonts w:ascii="Times New Roman" w:hAnsi="Times New Roman" w:cs="Times New Roman"/>
                </w:rPr>
                <w:t>2 MB</w:t>
              </w:r>
            </w:ins>
          </w:p>
        </w:tc>
        <w:tc>
          <w:tcPr>
            <w:tcW w:w="1423" w:type="pct"/>
          </w:tcPr>
          <w:p w14:paraId="7F66697A" w14:textId="77777777" w:rsidR="00275630" w:rsidRPr="003D165E" w:rsidRDefault="00275630">
            <w:pPr>
              <w:pStyle w:val="Compact"/>
              <w:wordWrap w:val="0"/>
              <w:jc w:val="right"/>
              <w:rPr>
                <w:ins w:id="2417" w:author="Valcin, Vieux" w:date="2025-10-23T13:31:00Z" w16du:dateUtc="2025-10-23T17:31:00Z"/>
                <w:rFonts w:ascii="Times New Roman" w:hAnsi="Times New Roman" w:cs="Times New Roman"/>
              </w:rPr>
              <w:pPrChange w:id="2418" w:author="Valcin, Vieux" w:date="2025-10-23T13:37:00Z" w16du:dateUtc="2025-10-23T17:37:00Z">
                <w:pPr>
                  <w:pStyle w:val="Compact"/>
                  <w:jc w:val="right"/>
                </w:pPr>
              </w:pPrChange>
            </w:pPr>
            <w:ins w:id="2419" w:author="Valcin, Vieux" w:date="2025-10-23T13:37:00Z" w16du:dateUtc="2025-10-23T17:37:00Z">
              <w:r w:rsidRPr="003D165E">
                <w:rPr>
                  <w:rFonts w:ascii="Times New Roman" w:hAnsi="Times New Roman" w:cs="Times New Roman"/>
                </w:rPr>
                <w:t>20 MB</w:t>
              </w:r>
            </w:ins>
          </w:p>
        </w:tc>
        <w:tc>
          <w:tcPr>
            <w:tcW w:w="1348" w:type="pct"/>
          </w:tcPr>
          <w:p w14:paraId="16E95C71" w14:textId="77777777" w:rsidR="00275630" w:rsidRPr="003D165E" w:rsidRDefault="00275630">
            <w:pPr>
              <w:pStyle w:val="Compact"/>
              <w:wordWrap w:val="0"/>
              <w:jc w:val="right"/>
              <w:rPr>
                <w:ins w:id="2420" w:author="Valcin, Vieux" w:date="2025-10-23T13:31:00Z" w16du:dateUtc="2025-10-23T17:31:00Z"/>
                <w:rFonts w:ascii="Times New Roman" w:hAnsi="Times New Roman" w:cs="Times New Roman"/>
              </w:rPr>
              <w:pPrChange w:id="2421" w:author="Valcin, Vieux" w:date="2025-10-23T13:37:00Z" w16du:dateUtc="2025-10-23T17:37:00Z">
                <w:pPr>
                  <w:pStyle w:val="Compact"/>
                  <w:jc w:val="right"/>
                </w:pPr>
              </w:pPrChange>
            </w:pPr>
            <w:ins w:id="2422" w:author="Valcin, Vieux" w:date="2025-10-23T13:37:00Z" w16du:dateUtc="2025-10-23T17:37:00Z">
              <w:r w:rsidRPr="003D165E">
                <w:rPr>
                  <w:rFonts w:ascii="Times New Roman" w:hAnsi="Times New Roman" w:cs="Times New Roman"/>
                </w:rPr>
                <w:t>200 MB</w:t>
              </w:r>
            </w:ins>
          </w:p>
        </w:tc>
      </w:tr>
      <w:tr w:rsidR="003D165E" w:rsidRPr="003D165E" w14:paraId="05D136BE" w14:textId="77777777" w:rsidTr="00275630">
        <w:trPr>
          <w:ins w:id="2423" w:author="Valcin, Vieux" w:date="2025-10-23T13:35:00Z"/>
        </w:trPr>
        <w:tc>
          <w:tcPr>
            <w:tcW w:w="1480" w:type="pct"/>
          </w:tcPr>
          <w:p w14:paraId="473E09E2" w14:textId="77777777" w:rsidR="00275630" w:rsidRPr="003D165E" w:rsidRDefault="00275630" w:rsidP="00CD7232">
            <w:pPr>
              <w:pStyle w:val="Compact"/>
              <w:rPr>
                <w:ins w:id="2424" w:author="Valcin, Vieux" w:date="2025-10-23T13:35:00Z" w16du:dateUtc="2025-10-23T17:35:00Z"/>
                <w:rFonts w:ascii="Times New Roman" w:hAnsi="Times New Roman" w:cs="Times New Roman"/>
              </w:rPr>
            </w:pPr>
            <w:ins w:id="2425" w:author="Valcin, Vieux" w:date="2025-10-23T13:36:00Z" w16du:dateUtc="2025-10-23T17:36:00Z">
              <w:r w:rsidRPr="003D165E">
                <w:rPr>
                  <w:rFonts w:ascii="Times New Roman" w:hAnsi="Times New Roman" w:cs="Times New Roman"/>
                </w:rPr>
                <w:t>Siamese NN</w:t>
              </w:r>
            </w:ins>
          </w:p>
        </w:tc>
        <w:tc>
          <w:tcPr>
            <w:tcW w:w="749" w:type="pct"/>
          </w:tcPr>
          <w:p w14:paraId="320E0AE1" w14:textId="77777777" w:rsidR="00275630" w:rsidRPr="003D165E" w:rsidRDefault="00275630">
            <w:pPr>
              <w:pStyle w:val="Compact"/>
              <w:wordWrap w:val="0"/>
              <w:jc w:val="right"/>
              <w:rPr>
                <w:ins w:id="2426" w:author="Valcin, Vieux" w:date="2025-10-23T13:35:00Z" w16du:dateUtc="2025-10-23T17:35:00Z"/>
                <w:rFonts w:ascii="Times New Roman" w:hAnsi="Times New Roman" w:cs="Times New Roman"/>
              </w:rPr>
              <w:pPrChange w:id="2427" w:author="Valcin, Vieux" w:date="2025-10-23T13:37:00Z" w16du:dateUtc="2025-10-23T17:37:00Z">
                <w:pPr>
                  <w:pStyle w:val="Compact"/>
                  <w:jc w:val="right"/>
                </w:pPr>
              </w:pPrChange>
            </w:pPr>
            <w:ins w:id="2428" w:author="Valcin, Vieux" w:date="2025-10-23T13:37:00Z" w16du:dateUtc="2025-10-23T17:37:00Z">
              <w:r w:rsidRPr="003D165E">
                <w:rPr>
                  <w:rFonts w:ascii="Times New Roman" w:hAnsi="Times New Roman" w:cs="Times New Roman"/>
                </w:rPr>
                <w:t>5 MB</w:t>
              </w:r>
            </w:ins>
          </w:p>
        </w:tc>
        <w:tc>
          <w:tcPr>
            <w:tcW w:w="1423" w:type="pct"/>
          </w:tcPr>
          <w:p w14:paraId="5FC4232B" w14:textId="77777777" w:rsidR="00275630" w:rsidRPr="003D165E" w:rsidRDefault="00275630">
            <w:pPr>
              <w:pStyle w:val="Compact"/>
              <w:wordWrap w:val="0"/>
              <w:jc w:val="right"/>
              <w:rPr>
                <w:ins w:id="2429" w:author="Valcin, Vieux" w:date="2025-10-23T13:35:00Z" w16du:dateUtc="2025-10-23T17:35:00Z"/>
                <w:rFonts w:ascii="Times New Roman" w:hAnsi="Times New Roman" w:cs="Times New Roman"/>
              </w:rPr>
              <w:pPrChange w:id="2430" w:author="Valcin, Vieux" w:date="2025-10-23T13:37:00Z" w16du:dateUtc="2025-10-23T17:37:00Z">
                <w:pPr>
                  <w:pStyle w:val="Compact"/>
                  <w:jc w:val="right"/>
                </w:pPr>
              </w:pPrChange>
            </w:pPr>
            <w:ins w:id="2431" w:author="Valcin, Vieux" w:date="2025-10-23T13:37:00Z" w16du:dateUtc="2025-10-23T17:37:00Z">
              <w:r w:rsidRPr="003D165E">
                <w:rPr>
                  <w:rFonts w:ascii="Times New Roman" w:hAnsi="Times New Roman" w:cs="Times New Roman"/>
                </w:rPr>
                <w:t>5 MB</w:t>
              </w:r>
            </w:ins>
          </w:p>
        </w:tc>
        <w:tc>
          <w:tcPr>
            <w:tcW w:w="1348" w:type="pct"/>
          </w:tcPr>
          <w:p w14:paraId="028602C4" w14:textId="77777777" w:rsidR="00275630" w:rsidRPr="003D165E" w:rsidRDefault="00275630">
            <w:pPr>
              <w:pStyle w:val="Compact"/>
              <w:wordWrap w:val="0"/>
              <w:jc w:val="right"/>
              <w:rPr>
                <w:ins w:id="2432" w:author="Valcin, Vieux" w:date="2025-10-23T13:35:00Z" w16du:dateUtc="2025-10-23T17:35:00Z"/>
                <w:rFonts w:ascii="Times New Roman" w:hAnsi="Times New Roman" w:cs="Times New Roman"/>
              </w:rPr>
              <w:pPrChange w:id="2433" w:author="Valcin, Vieux" w:date="2025-10-23T13:37:00Z" w16du:dateUtc="2025-10-23T17:37:00Z">
                <w:pPr>
                  <w:pStyle w:val="Compact"/>
                  <w:jc w:val="right"/>
                </w:pPr>
              </w:pPrChange>
            </w:pPr>
            <w:ins w:id="2434" w:author="Valcin, Vieux" w:date="2025-10-23T13:37:00Z" w16du:dateUtc="2025-10-23T17:37:00Z">
              <w:r w:rsidRPr="003D165E">
                <w:rPr>
                  <w:rFonts w:ascii="Times New Roman" w:hAnsi="Times New Roman" w:cs="Times New Roman"/>
                </w:rPr>
                <w:t>5 MB</w:t>
              </w:r>
            </w:ins>
          </w:p>
        </w:tc>
      </w:tr>
      <w:tr w:rsidR="003D165E" w:rsidRPr="003D165E" w14:paraId="406B14FC" w14:textId="77777777" w:rsidTr="00275630">
        <w:trPr>
          <w:ins w:id="2435" w:author="Valcin, Vieux" w:date="2025-10-23T13:35:00Z"/>
        </w:trPr>
        <w:tc>
          <w:tcPr>
            <w:tcW w:w="1480" w:type="pct"/>
          </w:tcPr>
          <w:p w14:paraId="1E014117" w14:textId="77777777" w:rsidR="00275630" w:rsidRPr="003D165E" w:rsidRDefault="00275630" w:rsidP="00CD7232">
            <w:pPr>
              <w:pStyle w:val="Compact"/>
              <w:rPr>
                <w:ins w:id="2436" w:author="Valcin, Vieux" w:date="2025-10-23T13:35:00Z" w16du:dateUtc="2025-10-23T17:35:00Z"/>
                <w:rFonts w:ascii="Times New Roman" w:hAnsi="Times New Roman" w:cs="Times New Roman"/>
              </w:rPr>
            </w:pPr>
            <w:ins w:id="2437" w:author="Valcin, Vieux" w:date="2025-10-23T13:37:00Z" w16du:dateUtc="2025-10-23T17:37:00Z">
              <w:r w:rsidRPr="003D165E">
                <w:rPr>
                  <w:rFonts w:ascii="Times New Roman" w:hAnsi="Times New Roman" w:cs="Times New Roman"/>
                  <w:b/>
                  <w:bCs/>
                </w:rPr>
                <w:t>Total</w:t>
              </w:r>
            </w:ins>
          </w:p>
        </w:tc>
        <w:tc>
          <w:tcPr>
            <w:tcW w:w="749" w:type="pct"/>
          </w:tcPr>
          <w:p w14:paraId="312ACFB8" w14:textId="77777777" w:rsidR="00275630" w:rsidRPr="003D165E" w:rsidRDefault="00275630">
            <w:pPr>
              <w:pStyle w:val="Compact"/>
              <w:wordWrap w:val="0"/>
              <w:jc w:val="right"/>
              <w:rPr>
                <w:ins w:id="2438" w:author="Valcin, Vieux" w:date="2025-10-23T13:35:00Z" w16du:dateUtc="2025-10-23T17:35:00Z"/>
                <w:rFonts w:ascii="Times New Roman" w:hAnsi="Times New Roman" w:cs="Times New Roman"/>
                <w:b/>
                <w:bCs/>
                <w:rPrChange w:id="2439" w:author="Valcin, Vieux" w:date="2025-10-24T11:35:00Z" w16du:dateUtc="2025-10-24T15:35:00Z">
                  <w:rPr>
                    <w:ins w:id="2440" w:author="Valcin, Vieux" w:date="2025-10-23T13:35:00Z" w16du:dateUtc="2025-10-23T17:35:00Z"/>
                    <w:rFonts w:ascii="Times New Roman" w:hAnsi="Times New Roman" w:cs="Times New Roman"/>
                  </w:rPr>
                </w:rPrChange>
              </w:rPr>
              <w:pPrChange w:id="2441" w:author="Valcin, Vieux" w:date="2025-10-23T13:37:00Z" w16du:dateUtc="2025-10-23T17:37:00Z">
                <w:pPr>
                  <w:pStyle w:val="Compact"/>
                  <w:jc w:val="right"/>
                </w:pPr>
              </w:pPrChange>
            </w:pPr>
            <w:ins w:id="2442" w:author="Valcin, Vieux" w:date="2025-10-23T13:37:00Z" w16du:dateUtc="2025-10-23T17:37:00Z">
              <w:r w:rsidRPr="003D165E">
                <w:rPr>
                  <w:rFonts w:ascii="Times New Roman" w:hAnsi="Times New Roman" w:cs="Times New Roman"/>
                  <w:b/>
                  <w:bCs/>
                  <w:rPrChange w:id="2443" w:author="Valcin, Vieux" w:date="2025-10-24T11:35:00Z" w16du:dateUtc="2025-10-24T15:35:00Z">
                    <w:rPr>
                      <w:rFonts w:ascii="Times New Roman" w:hAnsi="Times New Roman" w:cs="Times New Roman"/>
                    </w:rPr>
                  </w:rPrChange>
                </w:rPr>
                <w:t>24 MB</w:t>
              </w:r>
            </w:ins>
          </w:p>
        </w:tc>
        <w:tc>
          <w:tcPr>
            <w:tcW w:w="1423" w:type="pct"/>
          </w:tcPr>
          <w:p w14:paraId="526FA0CE" w14:textId="77777777" w:rsidR="00275630" w:rsidRPr="003D165E" w:rsidRDefault="00275630">
            <w:pPr>
              <w:pStyle w:val="Compact"/>
              <w:wordWrap w:val="0"/>
              <w:jc w:val="right"/>
              <w:rPr>
                <w:ins w:id="2444" w:author="Valcin, Vieux" w:date="2025-10-23T13:35:00Z" w16du:dateUtc="2025-10-23T17:35:00Z"/>
                <w:rFonts w:ascii="Times New Roman" w:hAnsi="Times New Roman" w:cs="Times New Roman"/>
                <w:b/>
                <w:bCs/>
                <w:rPrChange w:id="2445" w:author="Valcin, Vieux" w:date="2025-10-24T11:35:00Z" w16du:dateUtc="2025-10-24T15:35:00Z">
                  <w:rPr>
                    <w:ins w:id="2446" w:author="Valcin, Vieux" w:date="2025-10-23T13:35:00Z" w16du:dateUtc="2025-10-23T17:35:00Z"/>
                    <w:rFonts w:ascii="Times New Roman" w:hAnsi="Times New Roman" w:cs="Times New Roman"/>
                  </w:rPr>
                </w:rPrChange>
              </w:rPr>
              <w:pPrChange w:id="2447" w:author="Valcin, Vieux" w:date="2025-10-23T13:37:00Z" w16du:dateUtc="2025-10-23T17:37:00Z">
                <w:pPr>
                  <w:pStyle w:val="Compact"/>
                  <w:jc w:val="right"/>
                </w:pPr>
              </w:pPrChange>
            </w:pPr>
            <w:ins w:id="2448" w:author="Valcin, Vieux" w:date="2025-10-23T13:37:00Z" w16du:dateUtc="2025-10-23T17:37:00Z">
              <w:r w:rsidRPr="003D165E">
                <w:rPr>
                  <w:rFonts w:ascii="Times New Roman" w:hAnsi="Times New Roman" w:cs="Times New Roman"/>
                  <w:b/>
                  <w:bCs/>
                </w:rPr>
                <w:t>117 MB</w:t>
              </w:r>
            </w:ins>
          </w:p>
        </w:tc>
        <w:tc>
          <w:tcPr>
            <w:tcW w:w="1348" w:type="pct"/>
          </w:tcPr>
          <w:p w14:paraId="1F78EC4F" w14:textId="77777777" w:rsidR="00275630" w:rsidRPr="003D165E" w:rsidRDefault="00275630">
            <w:pPr>
              <w:pStyle w:val="Compact"/>
              <w:wordWrap w:val="0"/>
              <w:jc w:val="right"/>
              <w:rPr>
                <w:ins w:id="2449" w:author="Valcin, Vieux" w:date="2025-10-23T13:35:00Z" w16du:dateUtc="2025-10-23T17:35:00Z"/>
                <w:rFonts w:ascii="Times New Roman" w:hAnsi="Times New Roman" w:cs="Times New Roman"/>
                <w:b/>
                <w:bCs/>
                <w:rPrChange w:id="2450" w:author="Valcin, Vieux" w:date="2025-10-24T11:35:00Z" w16du:dateUtc="2025-10-24T15:35:00Z">
                  <w:rPr>
                    <w:ins w:id="2451" w:author="Valcin, Vieux" w:date="2025-10-23T13:35:00Z" w16du:dateUtc="2025-10-23T17:35:00Z"/>
                    <w:rFonts w:ascii="Times New Roman" w:hAnsi="Times New Roman" w:cs="Times New Roman"/>
                  </w:rPr>
                </w:rPrChange>
              </w:rPr>
              <w:pPrChange w:id="2452" w:author="Valcin, Vieux" w:date="2025-10-23T13:37:00Z" w16du:dateUtc="2025-10-23T17:37:00Z">
                <w:pPr>
                  <w:pStyle w:val="Compact"/>
                  <w:jc w:val="right"/>
                </w:pPr>
              </w:pPrChange>
            </w:pPr>
            <w:ins w:id="2453" w:author="Valcin, Vieux" w:date="2025-10-23T13:37:00Z" w16du:dateUtc="2025-10-23T17:37:00Z">
              <w:r w:rsidRPr="003D165E">
                <w:rPr>
                  <w:rFonts w:ascii="Times New Roman" w:hAnsi="Times New Roman" w:cs="Times New Roman"/>
                  <w:b/>
                  <w:bCs/>
                </w:rPr>
                <w:t>1,039 MB</w:t>
              </w:r>
            </w:ins>
          </w:p>
        </w:tc>
      </w:tr>
    </w:tbl>
    <w:p w14:paraId="29D1C510" w14:textId="77777777" w:rsidR="00F26D87" w:rsidRPr="003D165E" w:rsidRDefault="00F26D87" w:rsidP="00275630">
      <w:pPr>
        <w:pStyle w:val="BodyText"/>
        <w:rPr>
          <w:ins w:id="2454" w:author="Valcin, Vieux" w:date="2025-10-23T13:39:00Z" w16du:dateUtc="2025-10-23T17:39:00Z"/>
          <w:rFonts w:ascii="Times New Roman" w:hAnsi="Times New Roman" w:cs="Times New Roman"/>
          <w:b/>
        </w:rPr>
      </w:pPr>
    </w:p>
    <w:p w14:paraId="6F81B42D" w14:textId="77777777" w:rsidR="00F26D87" w:rsidRPr="003D165E" w:rsidRDefault="00F26D87">
      <w:pPr>
        <w:rPr>
          <w:ins w:id="2455" w:author="Valcin, Vieux" w:date="2025-10-23T13:39:00Z" w16du:dateUtc="2025-10-23T17:39:00Z"/>
          <w:rFonts w:ascii="Times New Roman" w:hAnsi="Times New Roman" w:cs="Times New Roman"/>
          <w:b/>
        </w:rPr>
      </w:pPr>
      <w:ins w:id="2456" w:author="Valcin, Vieux" w:date="2025-10-23T13:39:00Z" w16du:dateUtc="2025-10-23T17:39:00Z">
        <w:r w:rsidRPr="003D165E">
          <w:rPr>
            <w:rFonts w:ascii="Times New Roman" w:hAnsi="Times New Roman" w:cs="Times New Roman"/>
            <w:b/>
          </w:rPr>
          <w:br w:type="page"/>
        </w:r>
      </w:ins>
    </w:p>
    <w:p w14:paraId="5DEA197B" w14:textId="77777777" w:rsidR="00EF1988" w:rsidRPr="003D165E" w:rsidDel="00872586" w:rsidRDefault="00591BCA">
      <w:pPr>
        <w:pStyle w:val="BodyText"/>
        <w:rPr>
          <w:del w:id="2457" w:author="Valcin, Vieux" w:date="2025-10-23T13:40:00Z" w16du:dateUtc="2025-10-23T17:40:00Z"/>
          <w:rFonts w:ascii="Times New Roman" w:hAnsi="Times New Roman" w:cs="Times New Roman"/>
        </w:rPr>
      </w:pPr>
      <w:del w:id="2458" w:author="Valcin, Vieux" w:date="2025-10-23T13:40:00Z" w16du:dateUtc="2025-10-23T17:40:00Z">
        <w:r w:rsidRPr="003D165E" w:rsidDel="00872586">
          <w:rPr>
            <w:rFonts w:ascii="Times New Roman" w:hAnsi="Times New Roman" w:cs="Times New Roman"/>
            <w:b/>
          </w:rPr>
          <w:lastRenderedPageBreak/>
          <w:delText>Note:</w:delText>
        </w:r>
        <w:r w:rsidRPr="003D165E" w:rsidDel="00872586">
          <w:rPr>
            <w:rFonts w:ascii="Times New Roman" w:hAnsi="Times New Roman" w:cs="Times New Roman"/>
          </w:rPr>
          <w:delText xml:space="preserve"> STAP optimization can be parallelized and run incrementally.</w:delText>
        </w:r>
      </w:del>
    </w:p>
    <w:p w14:paraId="78E07CB1" w14:textId="77777777" w:rsidR="00EF1988" w:rsidRPr="003D165E" w:rsidRDefault="00591BCA">
      <w:pPr>
        <w:pStyle w:val="Heading3"/>
        <w:rPr>
          <w:rFonts w:ascii="Times New Roman" w:hAnsi="Times New Roman" w:cs="Times New Roman"/>
          <w:color w:val="auto"/>
          <w:lang w:val="fr-FR"/>
          <w:rPrChange w:id="2459" w:author="Valcin, Vieux" w:date="2025-10-24T11:35:00Z" w16du:dateUtc="2025-10-24T15:35:00Z">
            <w:rPr>
              <w:rFonts w:ascii="Times New Roman" w:hAnsi="Times New Roman" w:cs="Times New Roman"/>
              <w:color w:val="auto"/>
            </w:rPr>
          </w:rPrChange>
        </w:rPr>
      </w:pPr>
      <w:bookmarkStart w:id="2460" w:name="incremental-updates"/>
      <w:bookmarkStart w:id="2461" w:name="_Toc211774014"/>
      <w:r w:rsidRPr="003D165E">
        <w:rPr>
          <w:rFonts w:ascii="Times New Roman" w:hAnsi="Times New Roman" w:cs="Times New Roman"/>
          <w:color w:val="auto"/>
          <w:lang w:val="fr-FR"/>
          <w:rPrChange w:id="2462" w:author="Valcin, Vieux" w:date="2025-10-24T11:35:00Z" w16du:dateUtc="2025-10-24T15:35:00Z">
            <w:rPr>
              <w:rFonts w:ascii="Times New Roman" w:hAnsi="Times New Roman" w:cs="Times New Roman"/>
              <w:color w:val="auto"/>
            </w:rPr>
          </w:rPrChange>
        </w:rPr>
        <w:t xml:space="preserve">3.3 </w:t>
      </w:r>
      <w:proofErr w:type="spellStart"/>
      <w:r w:rsidRPr="003D165E">
        <w:rPr>
          <w:rFonts w:ascii="Times New Roman" w:hAnsi="Times New Roman" w:cs="Times New Roman"/>
          <w:color w:val="auto"/>
          <w:lang w:val="fr-FR"/>
          <w:rPrChange w:id="2463" w:author="Valcin, Vieux" w:date="2025-10-24T11:35:00Z" w16du:dateUtc="2025-10-24T15:35:00Z">
            <w:rPr>
              <w:rFonts w:ascii="Times New Roman" w:hAnsi="Times New Roman" w:cs="Times New Roman"/>
              <w:color w:val="auto"/>
            </w:rPr>
          </w:rPrChange>
        </w:rPr>
        <w:t>Incremental</w:t>
      </w:r>
      <w:proofErr w:type="spellEnd"/>
      <w:r w:rsidRPr="003D165E">
        <w:rPr>
          <w:rFonts w:ascii="Times New Roman" w:hAnsi="Times New Roman" w:cs="Times New Roman"/>
          <w:color w:val="auto"/>
          <w:lang w:val="fr-FR"/>
          <w:rPrChange w:id="2464" w:author="Valcin, Vieux" w:date="2025-10-24T11:35:00Z" w16du:dateUtc="2025-10-24T15:35:00Z">
            <w:rPr>
              <w:rFonts w:ascii="Times New Roman" w:hAnsi="Times New Roman" w:cs="Times New Roman"/>
              <w:color w:val="auto"/>
            </w:rPr>
          </w:rPrChange>
        </w:rPr>
        <w:t xml:space="preserve"> Updates</w:t>
      </w:r>
      <w:bookmarkEnd w:id="2460"/>
      <w:bookmarkEnd w:id="2461"/>
    </w:p>
    <w:p w14:paraId="571C798D" w14:textId="77777777" w:rsidR="00EF1988" w:rsidRPr="003D165E" w:rsidRDefault="00591BCA">
      <w:pPr>
        <w:pStyle w:val="FirstParagraph"/>
        <w:rPr>
          <w:rFonts w:ascii="Times New Roman" w:hAnsi="Times New Roman" w:cs="Times New Roman"/>
          <w:lang w:val="fr-FR"/>
          <w:rPrChange w:id="2465" w:author="Valcin, Vieux" w:date="2025-10-24T11:35:00Z" w16du:dateUtc="2025-10-24T15:35:00Z">
            <w:rPr>
              <w:rFonts w:ascii="Times New Roman" w:hAnsi="Times New Roman" w:cs="Times New Roman"/>
            </w:rPr>
          </w:rPrChange>
        </w:rPr>
      </w:pPr>
      <w:r w:rsidRPr="003D165E">
        <w:rPr>
          <w:rFonts w:ascii="Times New Roman" w:hAnsi="Times New Roman" w:cs="Times New Roman"/>
          <w:b/>
          <w:lang w:val="fr-FR"/>
          <w:rPrChange w:id="2466" w:author="Valcin, Vieux" w:date="2025-10-24T11:35:00Z" w16du:dateUtc="2025-10-24T15:35:00Z">
            <w:rPr>
              <w:rFonts w:ascii="Times New Roman" w:hAnsi="Times New Roman" w:cs="Times New Roman"/>
              <w:b/>
            </w:rPr>
          </w:rPrChange>
        </w:rPr>
        <w:t>Covariance Matrix (</w:t>
      </w:r>
      <w:ins w:id="2467" w:author="Valcin, Vieux" w:date="2025-10-23T13:42:00Z" w16du:dateUtc="2025-10-23T17:42:00Z">
        <w:r w:rsidR="00EE6525" w:rsidRPr="003D165E">
          <w:rPr>
            <w:rFonts w:ascii="Times New Roman" w:hAnsi="Times New Roman" w:cs="Times New Roman"/>
            <w:b/>
            <w:lang w:val="fr-FR"/>
            <w:rPrChange w:id="2468" w:author="Valcin, Vieux" w:date="2025-10-24T11:35:00Z" w16du:dateUtc="2025-10-24T15:35:00Z">
              <w:rPr>
                <w:rFonts w:ascii="Times New Roman" w:hAnsi="Times New Roman" w:cs="Times New Roman"/>
                <w:b/>
              </w:rPr>
            </w:rPrChange>
          </w:rPr>
          <w:t xml:space="preserve">Matrix Inversion </w:t>
        </w:r>
        <w:proofErr w:type="spellStart"/>
        <w:r w:rsidR="00EE6525" w:rsidRPr="003D165E">
          <w:rPr>
            <w:rFonts w:ascii="Times New Roman" w:hAnsi="Times New Roman" w:cs="Times New Roman"/>
            <w:b/>
            <w:lang w:val="fr-FR"/>
            <w:rPrChange w:id="2469" w:author="Valcin, Vieux" w:date="2025-10-24T11:35:00Z" w16du:dateUtc="2025-10-24T15:35:00Z">
              <w:rPr>
                <w:rFonts w:ascii="Times New Roman" w:hAnsi="Times New Roman" w:cs="Times New Roman"/>
                <w:b/>
              </w:rPr>
            </w:rPrChange>
          </w:rPr>
          <w:t>Lemma</w:t>
        </w:r>
      </w:ins>
      <w:proofErr w:type="spellEnd"/>
      <w:del w:id="2470" w:author="Valcin, Vieux" w:date="2025-10-23T13:42:00Z" w16du:dateUtc="2025-10-23T17:42:00Z">
        <w:r w:rsidRPr="003D165E" w:rsidDel="00EE6525">
          <w:rPr>
            <w:rFonts w:ascii="Times New Roman" w:hAnsi="Times New Roman" w:cs="Times New Roman"/>
            <w:b/>
            <w:lang w:val="fr-FR"/>
            <w:rPrChange w:id="2471" w:author="Valcin, Vieux" w:date="2025-10-24T11:35:00Z" w16du:dateUtc="2025-10-24T15:35:00Z">
              <w:rPr>
                <w:rFonts w:ascii="Times New Roman" w:hAnsi="Times New Roman" w:cs="Times New Roman"/>
                <w:b/>
              </w:rPr>
            </w:rPrChange>
          </w:rPr>
          <w:delText>Woodbury Identity</w:delText>
        </w:r>
      </w:del>
      <w:proofErr w:type="gramStart"/>
      <w:r w:rsidRPr="003D165E">
        <w:rPr>
          <w:rFonts w:ascii="Times New Roman" w:hAnsi="Times New Roman" w:cs="Times New Roman"/>
          <w:b/>
          <w:lang w:val="fr-FR"/>
          <w:rPrChange w:id="2472" w:author="Valcin, Vieux" w:date="2025-10-24T11:35:00Z" w16du:dateUtc="2025-10-24T15:35:00Z">
            <w:rPr>
              <w:rFonts w:ascii="Times New Roman" w:hAnsi="Times New Roman" w:cs="Times New Roman"/>
              <w:b/>
            </w:rPr>
          </w:rPrChange>
        </w:rPr>
        <w:t>):</w:t>
      </w:r>
      <w:proofErr w:type="gramEnd"/>
    </w:p>
    <w:p w14:paraId="7A6FFBBF" w14:textId="7A1EAA8E" w:rsidR="00EF1988" w:rsidRPr="003D165E" w:rsidDel="00845F65" w:rsidRDefault="00000000">
      <w:pPr>
        <w:pStyle w:val="FirstParagraph"/>
        <w:rPr>
          <w:del w:id="2473" w:author="Valcin, Vieux" w:date="2025-10-23T13:43:00Z" w16du:dateUtc="2025-10-23T17:43:00Z"/>
          <w:rFonts w:ascii="Times New Roman" w:hAnsi="Times New Roman" w:cs="Times New Roman"/>
          <w:rPrChange w:id="2474" w:author="Valcin, Vieux" w:date="2025-10-24T11:35:00Z" w16du:dateUtc="2025-10-24T15:35:00Z">
            <w:rPr>
              <w:del w:id="2475" w:author="Valcin, Vieux" w:date="2025-10-23T13:43:00Z" w16du:dateUtc="2025-10-23T17:43:00Z"/>
              <w:rFonts w:ascii="Cambria Math" w:hAnsi="Cambria Math" w:cs="Times New Roman"/>
              <w:i/>
            </w:rPr>
          </w:rPrChange>
        </w:rPr>
      </w:pPr>
      <m:oMathPara>
        <m:oMathParaPr>
          <m:jc m:val="center"/>
        </m:oMathParaPr>
        <m:oMath>
          <m:sSup>
            <m:sSupPr>
              <m:ctrlPr>
                <w:ins w:id="2476" w:author="Valcin, Vieux" w:date="2025-10-23T13:44:00Z" w16du:dateUtc="2025-10-23T17:44:00Z">
                  <w:rPr>
                    <w:rFonts w:ascii="Cambria Math" w:hAnsi="Cambria Math" w:cs="Times New Roman"/>
                    <w:i/>
                  </w:rPr>
                </w:ins>
              </m:ctrlPr>
            </m:sSupPr>
            <m:e>
              <m:d>
                <m:dPr>
                  <m:ctrlPr>
                    <w:ins w:id="2477" w:author="Valcin, Vieux" w:date="2025-10-23T13:44:00Z" w16du:dateUtc="2025-10-23T17:44:00Z">
                      <w:rPr>
                        <w:rFonts w:ascii="Cambria Math" w:hAnsi="Cambria Math" w:cs="Times New Roman"/>
                        <w:i/>
                      </w:rPr>
                    </w:ins>
                  </m:ctrlPr>
                </m:dPr>
                <m:e>
                  <m:r>
                    <w:ins w:id="2478" w:author="Valcin, Vieux" w:date="2025-10-23T13:44:00Z" w16du:dateUtc="2025-10-23T17:44:00Z">
                      <w:rPr>
                        <w:rFonts w:ascii="Cambria Math" w:hAnsi="Cambria Math" w:cs="Times New Roman"/>
                      </w:rPr>
                      <m:t>Σ+L</m:t>
                    </w:ins>
                  </m:r>
                  <m:sSup>
                    <m:sSupPr>
                      <m:ctrlPr>
                        <w:ins w:id="2479" w:author="Valcin, Vieux" w:date="2025-10-23T13:44:00Z" w16du:dateUtc="2025-10-23T17:44:00Z">
                          <w:rPr>
                            <w:rFonts w:ascii="Cambria Math" w:hAnsi="Cambria Math" w:cs="Times New Roman"/>
                            <w:i/>
                          </w:rPr>
                        </w:ins>
                      </m:ctrlPr>
                    </m:sSupPr>
                    <m:e>
                      <m:r>
                        <w:ins w:id="2480" w:author="Valcin, Vieux" w:date="2025-10-23T13:44:00Z" w16du:dateUtc="2025-10-23T17:44:00Z">
                          <w:rPr>
                            <w:rFonts w:ascii="Cambria Math" w:hAnsi="Cambria Math" w:cs="Times New Roman"/>
                          </w:rPr>
                          <m:t>V</m:t>
                        </w:ins>
                      </m:r>
                    </m:e>
                    <m:sup>
                      <m:r>
                        <w:ins w:id="2481" w:author="Valcin, Vieux" w:date="2025-10-23T13:44:00Z" w16du:dateUtc="2025-10-23T17:44:00Z">
                          <w:rPr>
                            <w:rFonts w:ascii="Cambria Math" w:hAnsi="Cambria Math" w:cs="Times New Roman"/>
                          </w:rPr>
                          <m:t>T</m:t>
                        </w:ins>
                      </m:r>
                    </m:sup>
                  </m:sSup>
                </m:e>
              </m:d>
            </m:e>
            <m:sup>
              <m:r>
                <w:ins w:id="2482" w:author="Valcin, Vieux" w:date="2025-10-23T13:44:00Z" w16du:dateUtc="2025-10-23T17:44:00Z">
                  <w:rPr>
                    <w:rFonts w:ascii="Cambria Math" w:hAnsi="Cambria Math" w:cs="Times New Roman"/>
                  </w:rPr>
                  <m:t>-1</m:t>
                </w:ins>
              </m:r>
            </m:sup>
          </m:sSup>
          <m:r>
            <w:ins w:id="2483" w:author="Valcin, Vieux" w:date="2025-10-23T13:44:00Z" w16du:dateUtc="2025-10-23T17:44:00Z">
              <w:rPr>
                <w:rFonts w:ascii="Cambria Math" w:hAnsi="Cambria Math" w:cs="Times New Roman"/>
              </w:rPr>
              <m:t>=</m:t>
            </w:ins>
          </m:r>
          <m:sSup>
            <m:sSupPr>
              <m:ctrlPr>
                <w:ins w:id="2484" w:author="Valcin, Vieux" w:date="2025-10-23T13:44:00Z" w16du:dateUtc="2025-10-23T17:44:00Z">
                  <w:rPr>
                    <w:rFonts w:ascii="Cambria Math" w:hAnsi="Cambria Math" w:cs="Times New Roman"/>
                    <w:i/>
                  </w:rPr>
                </w:ins>
              </m:ctrlPr>
            </m:sSupPr>
            <m:e>
              <m:r>
                <w:ins w:id="2485" w:author="Valcin, Vieux" w:date="2025-10-23T13:44:00Z" w16du:dateUtc="2025-10-23T17:44:00Z">
                  <w:rPr>
                    <w:rFonts w:ascii="Cambria Math" w:hAnsi="Cambria Math" w:cs="Times New Roman"/>
                  </w:rPr>
                  <m:t>Σ</m:t>
                </w:ins>
              </m:r>
            </m:e>
            <m:sup>
              <m:r>
                <w:ins w:id="2486" w:author="Valcin, Vieux" w:date="2025-10-23T13:44:00Z" w16du:dateUtc="2025-10-23T17:44:00Z">
                  <w:rPr>
                    <w:rFonts w:ascii="Cambria Math" w:hAnsi="Cambria Math" w:cs="Times New Roman"/>
                  </w:rPr>
                  <m:t>-1</m:t>
                </w:ins>
              </m:r>
            </m:sup>
          </m:sSup>
          <m:r>
            <w:ins w:id="2487" w:author="Valcin, Vieux" w:date="2025-10-23T13:44:00Z" w16du:dateUtc="2025-10-23T17:44:00Z">
              <w:rPr>
                <w:rFonts w:ascii="Cambria Math" w:hAnsi="Cambria Math" w:cs="Times New Roman"/>
              </w:rPr>
              <m:t>-</m:t>
            </w:ins>
          </m:r>
          <m:sSup>
            <m:sSupPr>
              <m:ctrlPr>
                <w:ins w:id="2488" w:author="Valcin, Vieux" w:date="2025-10-23T13:44:00Z" w16du:dateUtc="2025-10-23T17:44:00Z">
                  <w:rPr>
                    <w:rFonts w:ascii="Cambria Math" w:hAnsi="Cambria Math" w:cs="Times New Roman"/>
                    <w:i/>
                  </w:rPr>
                </w:ins>
              </m:ctrlPr>
            </m:sSupPr>
            <m:e>
              <m:r>
                <w:ins w:id="2489" w:author="Valcin, Vieux" w:date="2025-10-23T13:44:00Z" w16du:dateUtc="2025-10-23T17:44:00Z">
                  <w:rPr>
                    <w:rFonts w:ascii="Cambria Math" w:hAnsi="Cambria Math" w:cs="Times New Roman"/>
                  </w:rPr>
                  <m:t>Σ</m:t>
                </w:ins>
              </m:r>
            </m:e>
            <m:sup>
              <m:r>
                <w:ins w:id="2490" w:author="Valcin, Vieux" w:date="2025-10-23T13:44:00Z" w16du:dateUtc="2025-10-23T17:44:00Z">
                  <w:rPr>
                    <w:rFonts w:ascii="Cambria Math" w:hAnsi="Cambria Math" w:cs="Times New Roman"/>
                  </w:rPr>
                  <m:t>-1</m:t>
                </w:ins>
              </m:r>
            </m:sup>
          </m:sSup>
          <m:r>
            <w:ins w:id="2491" w:author="Valcin, Vieux" w:date="2025-10-23T13:44:00Z" w16du:dateUtc="2025-10-23T17:44:00Z">
              <w:rPr>
                <w:rFonts w:ascii="Cambria Math" w:hAnsi="Cambria Math" w:cs="Times New Roman"/>
              </w:rPr>
              <m:t>L</m:t>
            </w:ins>
          </m:r>
          <m:sSup>
            <m:sSupPr>
              <m:ctrlPr>
                <w:ins w:id="2492" w:author="Valcin, Vieux" w:date="2025-10-23T13:45:00Z" w16du:dateUtc="2025-10-23T17:45:00Z">
                  <w:rPr>
                    <w:rFonts w:ascii="Cambria Math" w:hAnsi="Cambria Math" w:cs="Times New Roman"/>
                    <w:i/>
                  </w:rPr>
                </w:ins>
              </m:ctrlPr>
            </m:sSupPr>
            <m:e>
              <m:d>
                <m:dPr>
                  <m:ctrlPr>
                    <w:ins w:id="2493" w:author="Valcin, Vieux" w:date="2025-10-23T13:45:00Z" w16du:dateUtc="2025-10-23T17:45:00Z">
                      <w:rPr>
                        <w:rFonts w:ascii="Cambria Math" w:hAnsi="Cambria Math" w:cs="Times New Roman"/>
                        <w:i/>
                      </w:rPr>
                    </w:ins>
                  </m:ctrlPr>
                </m:dPr>
                <m:e>
                  <m:r>
                    <w:ins w:id="2494" w:author="Valcin, Vieux" w:date="2025-10-23T13:45:00Z" w16du:dateUtc="2025-10-23T17:45:00Z">
                      <w:rPr>
                        <w:rFonts w:ascii="Cambria Math" w:hAnsi="Cambria Math" w:cs="Times New Roman"/>
                      </w:rPr>
                      <m:t>I+</m:t>
                    </w:ins>
                  </m:r>
                  <m:sSup>
                    <m:sSupPr>
                      <m:ctrlPr>
                        <w:ins w:id="2495" w:author="Valcin, Vieux" w:date="2025-10-23T13:45:00Z" w16du:dateUtc="2025-10-23T17:45:00Z">
                          <w:rPr>
                            <w:rFonts w:ascii="Cambria Math" w:hAnsi="Cambria Math" w:cs="Times New Roman"/>
                            <w:i/>
                          </w:rPr>
                        </w:ins>
                      </m:ctrlPr>
                    </m:sSupPr>
                    <m:e>
                      <m:r>
                        <w:ins w:id="2496" w:author="Valcin, Vieux" w:date="2025-10-23T13:45:00Z" w16du:dateUtc="2025-10-23T17:45:00Z">
                          <w:rPr>
                            <w:rFonts w:ascii="Cambria Math" w:hAnsi="Cambria Math" w:cs="Times New Roman"/>
                          </w:rPr>
                          <m:t>V</m:t>
                        </w:ins>
                      </m:r>
                    </m:e>
                    <m:sup>
                      <m:r>
                        <w:ins w:id="2497" w:author="Valcin, Vieux" w:date="2025-10-23T13:45:00Z" w16du:dateUtc="2025-10-23T17:45:00Z">
                          <w:rPr>
                            <w:rFonts w:ascii="Cambria Math" w:hAnsi="Cambria Math" w:cs="Times New Roman"/>
                          </w:rPr>
                          <m:t>T</m:t>
                        </w:ins>
                      </m:r>
                    </m:sup>
                  </m:sSup>
                  <m:sSup>
                    <m:sSupPr>
                      <m:ctrlPr>
                        <w:ins w:id="2498" w:author="Valcin, Vieux" w:date="2025-10-23T13:45:00Z" w16du:dateUtc="2025-10-23T17:45:00Z">
                          <w:rPr>
                            <w:rFonts w:ascii="Cambria Math" w:hAnsi="Cambria Math" w:cs="Times New Roman"/>
                            <w:i/>
                          </w:rPr>
                        </w:ins>
                      </m:ctrlPr>
                    </m:sSupPr>
                    <m:e>
                      <m:r>
                        <w:ins w:id="2499" w:author="Valcin, Vieux" w:date="2025-10-23T13:45:00Z" w16du:dateUtc="2025-10-23T17:45:00Z">
                          <w:rPr>
                            <w:rFonts w:ascii="Cambria Math" w:hAnsi="Cambria Math" w:cs="Times New Roman"/>
                          </w:rPr>
                          <m:t>Σ</m:t>
                        </w:ins>
                      </m:r>
                    </m:e>
                    <m:sup>
                      <m:r>
                        <w:ins w:id="2500" w:author="Valcin, Vieux" w:date="2025-10-23T13:45:00Z" w16du:dateUtc="2025-10-23T17:45:00Z">
                          <w:rPr>
                            <w:rFonts w:ascii="Cambria Math" w:hAnsi="Cambria Math" w:cs="Times New Roman"/>
                          </w:rPr>
                          <m:t>-1</m:t>
                        </w:ins>
                      </m:r>
                    </m:sup>
                  </m:sSup>
                  <m:r>
                    <w:ins w:id="2501" w:author="Valcin, Vieux" w:date="2025-10-23T13:45:00Z" w16du:dateUtc="2025-10-23T17:45:00Z">
                      <w:rPr>
                        <w:rFonts w:ascii="Cambria Math" w:hAnsi="Cambria Math" w:cs="Times New Roman"/>
                      </w:rPr>
                      <m:t>L</m:t>
                    </w:ins>
                  </m:r>
                </m:e>
              </m:d>
            </m:e>
            <m:sup>
              <m:r>
                <w:ins w:id="2502" w:author="Valcin, Vieux" w:date="2025-10-23T13:45:00Z" w16du:dateUtc="2025-10-23T17:45:00Z">
                  <w:rPr>
                    <w:rFonts w:ascii="Cambria Math" w:hAnsi="Cambria Math" w:cs="Times New Roman"/>
                  </w:rPr>
                  <m:t>-1</m:t>
                </w:ins>
              </m:r>
            </m:sup>
          </m:sSup>
          <m:sSup>
            <m:sSupPr>
              <m:ctrlPr>
                <w:ins w:id="2503" w:author="Valcin, Vieux" w:date="2025-10-23T13:45:00Z" w16du:dateUtc="2025-10-23T17:45:00Z">
                  <w:rPr>
                    <w:rFonts w:ascii="Cambria Math" w:hAnsi="Cambria Math" w:cs="Times New Roman"/>
                    <w:i/>
                  </w:rPr>
                </w:ins>
              </m:ctrlPr>
            </m:sSupPr>
            <m:e>
              <m:r>
                <w:ins w:id="2504" w:author="Valcin, Vieux" w:date="2025-10-23T13:45:00Z" w16du:dateUtc="2025-10-23T17:45:00Z">
                  <w:rPr>
                    <w:rFonts w:ascii="Cambria Math" w:hAnsi="Cambria Math" w:cs="Times New Roman"/>
                  </w:rPr>
                  <m:t>V</m:t>
                </w:ins>
              </m:r>
            </m:e>
            <m:sup>
              <m:r>
                <w:ins w:id="2505" w:author="Valcin, Vieux" w:date="2025-10-23T13:45:00Z" w16du:dateUtc="2025-10-23T17:45:00Z">
                  <w:rPr>
                    <w:rFonts w:ascii="Cambria Math" w:hAnsi="Cambria Math" w:cs="Times New Roman"/>
                  </w:rPr>
                  <m:t>T</m:t>
                </w:ins>
              </m:r>
            </m:sup>
          </m:sSup>
          <m:sSup>
            <m:sSupPr>
              <m:ctrlPr>
                <w:ins w:id="2506" w:author="Valcin, Vieux" w:date="2025-10-23T13:45:00Z" w16du:dateUtc="2025-10-23T17:45:00Z">
                  <w:rPr>
                    <w:rFonts w:ascii="Cambria Math" w:hAnsi="Cambria Math" w:cs="Times New Roman"/>
                    <w:i/>
                  </w:rPr>
                </w:ins>
              </m:ctrlPr>
            </m:sSupPr>
            <m:e>
              <m:r>
                <w:ins w:id="2507" w:author="Valcin, Vieux" w:date="2025-10-23T13:45:00Z" w16du:dateUtc="2025-10-23T17:45:00Z">
                  <w:rPr>
                    <w:rFonts w:ascii="Cambria Math" w:hAnsi="Cambria Math" w:cs="Times New Roman"/>
                  </w:rPr>
                  <m:t>Σ</m:t>
                </w:ins>
              </m:r>
            </m:e>
            <m:sup>
              <m:r>
                <w:ins w:id="2508" w:author="Valcin, Vieux" w:date="2025-10-23T13:45:00Z" w16du:dateUtc="2025-10-23T17:45:00Z">
                  <w:rPr>
                    <w:rFonts w:ascii="Cambria Math" w:hAnsi="Cambria Math" w:cs="Times New Roman"/>
                  </w:rPr>
                  <m:t>-1</m:t>
                </w:ins>
              </m:r>
            </m:sup>
          </m:sSup>
          <m:sSubSup>
            <m:sSubSupPr>
              <m:ctrlPr>
                <w:ins w:id="2509" w:author="Valcin, Vieux" w:date="2025-10-24T11:34:00Z" w16du:dateUtc="2025-10-24T15:34:00Z">
                  <w:del w:id="2510" w:author="Valcin, Vieux" w:date="2025-10-23T13:43:00Z" w16du:dateUtc="2025-10-23T17:43:00Z">
                    <w:rPr>
                      <w:rFonts w:ascii="Cambria Math" w:hAnsi="Cambria Math" w:cs="Times New Roman"/>
                    </w:rPr>
                  </w:del>
                </w:ins>
              </m:ctrlPr>
            </m:sSubSupPr>
            <m:e>
              <m:r>
                <w:del w:id="2511" w:author="Valcin, Vieux" w:date="2025-10-23T13:43:00Z" w16du:dateUtc="2025-10-23T17:43:00Z">
                  <w:rPr>
                    <w:rFonts w:ascii="Cambria Math" w:hAnsi="Cambria Math" w:cs="Times New Roman"/>
                  </w:rPr>
                  <m:t>Σ</m:t>
                </w:del>
              </m:r>
            </m:e>
            <m:sub>
              <m:r>
                <w:del w:id="2512" w:author="Valcin, Vieux" w:date="2025-10-23T13:43:00Z" w16du:dateUtc="2025-10-23T17:43:00Z">
                  <w:rPr>
                    <w:rFonts w:ascii="Cambria Math" w:hAnsi="Cambria Math" w:cs="Times New Roman"/>
                  </w:rPr>
                  <m:t>new</m:t>
                </w:del>
              </m:r>
            </m:sub>
            <m:sup>
              <m:r>
                <w:del w:id="2513" w:author="Valcin, Vieux" w:date="2025-10-23T13:43:00Z" w16du:dateUtc="2025-10-23T17:43:00Z">
                  <w:rPr>
                    <w:rFonts w:ascii="Cambria Math" w:hAnsi="Cambria Math" w:cs="Times New Roman"/>
                  </w:rPr>
                  <m:t>-1</m:t>
                </w:del>
              </m:r>
            </m:sup>
          </m:sSubSup>
          <m:r>
            <w:del w:id="2514" w:author="Valcin, Vieux" w:date="2025-10-23T13:43:00Z" w16du:dateUtc="2025-10-23T17:43:00Z">
              <w:rPr>
                <w:rFonts w:ascii="Cambria Math" w:hAnsi="Cambria Math" w:cs="Times New Roman"/>
              </w:rPr>
              <m:t>=</m:t>
            </w:del>
          </m:r>
          <m:sSubSup>
            <m:sSubSupPr>
              <m:ctrlPr>
                <w:ins w:id="2515" w:author="Valcin, Vieux" w:date="2025-10-24T11:34:00Z" w16du:dateUtc="2025-10-24T15:34:00Z">
                  <w:del w:id="2516" w:author="Valcin, Vieux" w:date="2025-10-23T13:43:00Z" w16du:dateUtc="2025-10-23T17:43:00Z">
                    <w:rPr>
                      <w:rFonts w:ascii="Cambria Math" w:hAnsi="Cambria Math" w:cs="Times New Roman"/>
                    </w:rPr>
                  </w:del>
                </w:ins>
              </m:ctrlPr>
            </m:sSubSupPr>
            <m:e>
              <m:r>
                <w:del w:id="2517" w:author="Valcin, Vieux" w:date="2025-10-23T13:43:00Z" w16du:dateUtc="2025-10-23T17:43:00Z">
                  <w:rPr>
                    <w:rFonts w:ascii="Cambria Math" w:hAnsi="Cambria Math" w:cs="Times New Roman"/>
                  </w:rPr>
                  <m:t>Σ</m:t>
                </w:del>
              </m:r>
            </m:e>
            <m:sub>
              <m:r>
                <w:del w:id="2518" w:author="Valcin, Vieux" w:date="2025-10-23T13:43:00Z" w16du:dateUtc="2025-10-23T17:43:00Z">
                  <w:rPr>
                    <w:rFonts w:ascii="Cambria Math" w:hAnsi="Cambria Math" w:cs="Times New Roman"/>
                  </w:rPr>
                  <m:t>old</m:t>
                </w:del>
              </m:r>
            </m:sub>
            <m:sup>
              <m:r>
                <w:del w:id="2519" w:author="Valcin, Vieux" w:date="2025-10-23T13:43:00Z" w16du:dateUtc="2025-10-23T17:43:00Z">
                  <w:rPr>
                    <w:rFonts w:ascii="Cambria Math" w:hAnsi="Cambria Math" w:cs="Times New Roman"/>
                  </w:rPr>
                  <m:t>-1</m:t>
                </w:del>
              </m:r>
            </m:sup>
          </m:sSubSup>
          <m:r>
            <w:del w:id="2520" w:author="Valcin, Vieux" w:date="2025-10-23T13:43:00Z" w16du:dateUtc="2025-10-23T17:43:00Z">
              <w:rPr>
                <w:rFonts w:ascii="Cambria Math" w:hAnsi="Cambria Math" w:cs="Times New Roman"/>
              </w:rPr>
              <m:t>-</m:t>
            </w:del>
          </m:r>
          <m:f>
            <m:fPr>
              <m:ctrlPr>
                <w:ins w:id="2521" w:author="Valcin, Vieux" w:date="2025-10-24T11:34:00Z" w16du:dateUtc="2025-10-24T15:34:00Z">
                  <w:del w:id="2522" w:author="Valcin, Vieux" w:date="2025-10-23T13:43:00Z" w16du:dateUtc="2025-10-23T17:43:00Z">
                    <w:rPr>
                      <w:rFonts w:ascii="Cambria Math" w:hAnsi="Cambria Math" w:cs="Times New Roman"/>
                    </w:rPr>
                  </w:del>
                </w:ins>
              </m:ctrlPr>
            </m:fPr>
            <m:num>
              <m:sSubSup>
                <m:sSubSupPr>
                  <m:ctrlPr>
                    <w:ins w:id="2523" w:author="Valcin, Vieux" w:date="2025-10-24T11:34:00Z" w16du:dateUtc="2025-10-24T15:34:00Z">
                      <w:del w:id="2524" w:author="Valcin, Vieux" w:date="2025-10-23T13:43:00Z" w16du:dateUtc="2025-10-23T17:43:00Z">
                        <w:rPr>
                          <w:rFonts w:ascii="Cambria Math" w:hAnsi="Cambria Math" w:cs="Times New Roman"/>
                        </w:rPr>
                      </w:del>
                    </w:ins>
                  </m:ctrlPr>
                </m:sSubSupPr>
                <m:e>
                  <m:r>
                    <w:del w:id="2525" w:author="Valcin, Vieux" w:date="2025-10-23T13:43:00Z" w16du:dateUtc="2025-10-23T17:43:00Z">
                      <w:rPr>
                        <w:rFonts w:ascii="Cambria Math" w:hAnsi="Cambria Math" w:cs="Times New Roman"/>
                      </w:rPr>
                      <m:t>Σ</m:t>
                    </w:del>
                  </m:r>
                </m:e>
                <m:sub>
                  <m:r>
                    <w:del w:id="2526" w:author="Valcin, Vieux" w:date="2025-10-23T13:43:00Z" w16du:dateUtc="2025-10-23T17:43:00Z">
                      <w:rPr>
                        <w:rFonts w:ascii="Cambria Math" w:hAnsi="Cambria Math" w:cs="Times New Roman"/>
                      </w:rPr>
                      <m:t>old</m:t>
                    </w:del>
                  </m:r>
                </m:sub>
                <m:sup>
                  <m:r>
                    <w:del w:id="2527" w:author="Valcin, Vieux" w:date="2025-10-23T13:43:00Z" w16du:dateUtc="2025-10-23T17:43:00Z">
                      <w:rPr>
                        <w:rFonts w:ascii="Cambria Math" w:hAnsi="Cambria Math" w:cs="Times New Roman"/>
                      </w:rPr>
                      <m:t>-1</m:t>
                    </w:del>
                  </m:r>
                </m:sup>
              </m:sSubSup>
              <m:r>
                <w:del w:id="2528" w:author="Valcin, Vieux" w:date="2025-10-23T13:43:00Z" w16du:dateUtc="2025-10-23T17:43:00Z">
                  <w:rPr>
                    <w:rFonts w:ascii="Cambria Math" w:hAnsi="Cambria Math" w:cs="Times New Roman"/>
                  </w:rPr>
                  <m:t>u</m:t>
                </w:del>
              </m:r>
              <m:sSup>
                <m:sSupPr>
                  <m:ctrlPr>
                    <w:ins w:id="2529" w:author="Valcin, Vieux" w:date="2025-10-24T11:34:00Z" w16du:dateUtc="2025-10-24T15:34:00Z">
                      <w:del w:id="2530" w:author="Valcin, Vieux" w:date="2025-10-23T13:43:00Z" w16du:dateUtc="2025-10-23T17:43:00Z">
                        <w:rPr>
                          <w:rFonts w:ascii="Cambria Math" w:hAnsi="Cambria Math" w:cs="Times New Roman"/>
                        </w:rPr>
                      </w:del>
                    </w:ins>
                  </m:ctrlPr>
                </m:sSupPr>
                <m:e>
                  <m:r>
                    <w:del w:id="2531" w:author="Valcin, Vieux" w:date="2025-10-23T13:43:00Z" w16du:dateUtc="2025-10-23T17:43:00Z">
                      <w:rPr>
                        <w:rFonts w:ascii="Cambria Math" w:hAnsi="Cambria Math" w:cs="Times New Roman"/>
                      </w:rPr>
                      <m:t>u</m:t>
                    </w:del>
                  </m:r>
                </m:e>
                <m:sup>
                  <m:r>
                    <w:del w:id="2532" w:author="Valcin, Vieux" w:date="2025-10-23T13:43:00Z" w16du:dateUtc="2025-10-23T17:43:00Z">
                      <w:rPr>
                        <w:rFonts w:ascii="Cambria Math" w:hAnsi="Cambria Math" w:cs="Times New Roman"/>
                      </w:rPr>
                      <m:t>T</m:t>
                    </w:del>
                  </m:r>
                </m:sup>
              </m:sSup>
              <m:sSubSup>
                <m:sSubSupPr>
                  <m:ctrlPr>
                    <w:ins w:id="2533" w:author="Valcin, Vieux" w:date="2025-10-24T11:34:00Z" w16du:dateUtc="2025-10-24T15:34:00Z">
                      <w:del w:id="2534" w:author="Valcin, Vieux" w:date="2025-10-23T13:43:00Z" w16du:dateUtc="2025-10-23T17:43:00Z">
                        <w:rPr>
                          <w:rFonts w:ascii="Cambria Math" w:hAnsi="Cambria Math" w:cs="Times New Roman"/>
                        </w:rPr>
                      </w:del>
                    </w:ins>
                  </m:ctrlPr>
                </m:sSubSupPr>
                <m:e>
                  <m:r>
                    <w:del w:id="2535" w:author="Valcin, Vieux" w:date="2025-10-23T13:43:00Z" w16du:dateUtc="2025-10-23T17:43:00Z">
                      <w:rPr>
                        <w:rFonts w:ascii="Cambria Math" w:hAnsi="Cambria Math" w:cs="Times New Roman"/>
                      </w:rPr>
                      <m:t>Σ</m:t>
                    </w:del>
                  </m:r>
                </m:e>
                <m:sub>
                  <m:r>
                    <w:del w:id="2536" w:author="Valcin, Vieux" w:date="2025-10-23T13:43:00Z" w16du:dateUtc="2025-10-23T17:43:00Z">
                      <w:rPr>
                        <w:rFonts w:ascii="Cambria Math" w:hAnsi="Cambria Math" w:cs="Times New Roman"/>
                      </w:rPr>
                      <m:t>old</m:t>
                    </w:del>
                  </m:r>
                </m:sub>
                <m:sup>
                  <m:r>
                    <w:del w:id="2537" w:author="Valcin, Vieux" w:date="2025-10-23T13:43:00Z" w16du:dateUtc="2025-10-23T17:43:00Z">
                      <w:rPr>
                        <w:rFonts w:ascii="Cambria Math" w:hAnsi="Cambria Math" w:cs="Times New Roman"/>
                      </w:rPr>
                      <m:t>-1</m:t>
                    </w:del>
                  </m:r>
                </m:sup>
              </m:sSubSup>
            </m:num>
            <m:den>
              <m:r>
                <w:del w:id="2538" w:author="Valcin, Vieux" w:date="2025-10-23T13:43:00Z" w16du:dateUtc="2025-10-23T17:43:00Z">
                  <w:rPr>
                    <w:rFonts w:ascii="Cambria Math" w:hAnsi="Cambria Math" w:cs="Times New Roman"/>
                  </w:rPr>
                  <m:t>1+</m:t>
                </w:del>
              </m:r>
              <m:sSup>
                <m:sSupPr>
                  <m:ctrlPr>
                    <w:ins w:id="2539" w:author="Valcin, Vieux" w:date="2025-10-24T11:34:00Z" w16du:dateUtc="2025-10-24T15:34:00Z">
                      <w:del w:id="2540" w:author="Valcin, Vieux" w:date="2025-10-23T13:43:00Z" w16du:dateUtc="2025-10-23T17:43:00Z">
                        <w:rPr>
                          <w:rFonts w:ascii="Cambria Math" w:hAnsi="Cambria Math" w:cs="Times New Roman"/>
                        </w:rPr>
                      </w:del>
                    </w:ins>
                  </m:ctrlPr>
                </m:sSupPr>
                <m:e>
                  <m:r>
                    <w:del w:id="2541" w:author="Valcin, Vieux" w:date="2025-10-23T13:43:00Z" w16du:dateUtc="2025-10-23T17:43:00Z">
                      <w:rPr>
                        <w:rFonts w:ascii="Cambria Math" w:hAnsi="Cambria Math" w:cs="Times New Roman"/>
                      </w:rPr>
                      <m:t>u</m:t>
                    </w:del>
                  </m:r>
                </m:e>
                <m:sup>
                  <m:r>
                    <w:del w:id="2542" w:author="Valcin, Vieux" w:date="2025-10-23T13:43:00Z" w16du:dateUtc="2025-10-23T17:43:00Z">
                      <w:rPr>
                        <w:rFonts w:ascii="Cambria Math" w:hAnsi="Cambria Math" w:cs="Times New Roman"/>
                      </w:rPr>
                      <m:t>T</m:t>
                    </w:del>
                  </m:r>
                </m:sup>
              </m:sSup>
              <m:sSubSup>
                <m:sSubSupPr>
                  <m:ctrlPr>
                    <w:ins w:id="2543" w:author="Valcin, Vieux" w:date="2025-10-24T11:34:00Z" w16du:dateUtc="2025-10-24T15:34:00Z">
                      <w:del w:id="2544" w:author="Valcin, Vieux" w:date="2025-10-23T13:43:00Z" w16du:dateUtc="2025-10-23T17:43:00Z">
                        <w:rPr>
                          <w:rFonts w:ascii="Cambria Math" w:hAnsi="Cambria Math" w:cs="Times New Roman"/>
                        </w:rPr>
                      </w:del>
                    </w:ins>
                  </m:ctrlPr>
                </m:sSubSupPr>
                <m:e>
                  <m:r>
                    <w:del w:id="2545" w:author="Valcin, Vieux" w:date="2025-10-23T13:43:00Z" w16du:dateUtc="2025-10-23T17:43:00Z">
                      <w:rPr>
                        <w:rFonts w:ascii="Cambria Math" w:hAnsi="Cambria Math" w:cs="Times New Roman"/>
                      </w:rPr>
                      <m:t>Σ</m:t>
                    </w:del>
                  </m:r>
                </m:e>
                <m:sub>
                  <m:r>
                    <w:del w:id="2546" w:author="Valcin, Vieux" w:date="2025-10-23T13:43:00Z" w16du:dateUtc="2025-10-23T17:43:00Z">
                      <w:rPr>
                        <w:rFonts w:ascii="Cambria Math" w:hAnsi="Cambria Math" w:cs="Times New Roman"/>
                      </w:rPr>
                      <m:t>old</m:t>
                    </w:del>
                  </m:r>
                </m:sub>
                <m:sup>
                  <m:r>
                    <w:del w:id="2547" w:author="Valcin, Vieux" w:date="2025-10-23T13:43:00Z" w16du:dateUtc="2025-10-23T17:43:00Z">
                      <w:rPr>
                        <w:rFonts w:ascii="Cambria Math" w:hAnsi="Cambria Math" w:cs="Times New Roman"/>
                      </w:rPr>
                      <m:t>-1</m:t>
                    </w:del>
                  </m:r>
                </m:sup>
              </m:sSubSup>
              <m:r>
                <w:del w:id="2548" w:author="Valcin, Vieux" w:date="2025-10-23T13:43:00Z" w16du:dateUtc="2025-10-23T17:43:00Z">
                  <w:rPr>
                    <w:rFonts w:ascii="Cambria Math" w:hAnsi="Cambria Math" w:cs="Times New Roman"/>
                  </w:rPr>
                  <m:t>u</m:t>
                </w:del>
              </m:r>
            </m:den>
          </m:f>
        </m:oMath>
      </m:oMathPara>
    </w:p>
    <w:p w14:paraId="3519D34F" w14:textId="77777777" w:rsidR="004430D4" w:rsidRPr="003D165E" w:rsidRDefault="004430D4">
      <w:pPr>
        <w:pStyle w:val="FirstParagraph"/>
        <w:rPr>
          <w:ins w:id="2549" w:author="Valcin, Vieux" w:date="2025-10-23T13:47:00Z" w16du:dateUtc="2025-10-23T17:47:00Z"/>
          <w:rFonts w:ascii="Times New Roman" w:hAnsi="Times New Roman" w:cs="Times New Roman"/>
        </w:rPr>
      </w:pPr>
    </w:p>
    <w:p w14:paraId="3ACC6088" w14:textId="77777777" w:rsidR="00EF1988" w:rsidRPr="003D165E" w:rsidRDefault="004430D4">
      <w:pPr>
        <w:pStyle w:val="FirstParagraph"/>
        <w:rPr>
          <w:rFonts w:ascii="Times New Roman" w:hAnsi="Times New Roman" w:cs="Times New Roman"/>
        </w:rPr>
      </w:pPr>
      <w:ins w:id="2550" w:author="Valcin, Vieux" w:date="2025-10-23T13:47:00Z" w16du:dateUtc="2025-10-23T17:47:00Z">
        <w:r w:rsidRPr="003D165E">
          <w:rPr>
            <w:rFonts w:ascii="Times New Roman" w:hAnsi="Times New Roman" w:cs="Times New Roman"/>
          </w:rPr>
          <w:t>In this representation,</w:t>
        </w:r>
      </w:ins>
      <w:ins w:id="2551" w:author="Valcin, Vieux" w:date="2025-10-23T13:46:00Z" w16du:dateUtc="2025-10-23T17:46:00Z">
        <w:r w:rsidR="00E45621" w:rsidRPr="003D165E">
          <w:rPr>
            <w:rFonts w:ascii="Times New Roman" w:hAnsi="Times New Roman" w:cs="Times New Roman"/>
          </w:rPr>
          <w:t xml:space="preserve"> </w:t>
        </w:r>
      </w:ins>
      <m:oMath>
        <m:r>
          <w:ins w:id="2552" w:author="Valcin, Vieux" w:date="2025-10-23T13:47:00Z" w16du:dateUtc="2025-10-23T17:47:00Z">
            <w:rPr>
              <w:rFonts w:ascii="Cambria Math" w:hAnsi="Cambria Math" w:cs="Times New Roman"/>
            </w:rPr>
            <m:t>Σ∈</m:t>
          </w:ins>
        </m:r>
        <m:sSup>
          <m:sSupPr>
            <m:ctrlPr>
              <w:ins w:id="2553" w:author="Valcin, Vieux" w:date="2025-10-23T13:47:00Z" w16du:dateUtc="2025-10-23T17:47:00Z">
                <w:rPr>
                  <w:rFonts w:ascii="Cambria Math" w:hAnsi="Cambria Math" w:cs="Times New Roman"/>
                </w:rPr>
              </w:ins>
            </m:ctrlPr>
          </m:sSupPr>
          <m:e>
            <m:r>
              <w:ins w:id="2554" w:author="Valcin, Vieux" w:date="2025-10-23T13:47:00Z" w16du:dateUtc="2025-10-23T17:47:00Z">
                <m:rPr>
                  <m:scr m:val="double-struck"/>
                  <m:sty m:val="p"/>
                </m:rPr>
                <w:rPr>
                  <w:rFonts w:ascii="Cambria Math" w:hAnsi="Cambria Math" w:cs="Times New Roman"/>
                </w:rPr>
                <m:t>R</m:t>
              </w:ins>
            </m:r>
          </m:e>
          <m:sup>
            <m:sSub>
              <m:sSubPr>
                <m:ctrlPr>
                  <w:ins w:id="2555" w:author="Valcin, Vieux" w:date="2025-10-23T13:47:00Z" w16du:dateUtc="2025-10-23T17:47:00Z">
                    <w:rPr>
                      <w:rFonts w:ascii="Cambria Math" w:hAnsi="Cambria Math" w:cs="Times New Roman"/>
                    </w:rPr>
                  </w:ins>
                </m:ctrlPr>
              </m:sSubPr>
              <m:e>
                <m:r>
                  <w:ins w:id="2556" w:author="Valcin, Vieux" w:date="2025-10-23T13:47:00Z" w16du:dateUtc="2025-10-23T17:47:00Z">
                    <w:rPr>
                      <w:rFonts w:ascii="Cambria Math" w:hAnsi="Cambria Math" w:cs="Times New Roman"/>
                    </w:rPr>
                    <m:t>d</m:t>
                  </w:ins>
                </m:r>
              </m:e>
              <m:sub>
                <m:r>
                  <w:ins w:id="2557" w:author="Valcin, Vieux" w:date="2025-10-23T13:47:00Z" w16du:dateUtc="2025-10-23T17:47:00Z">
                    <w:rPr>
                      <w:rFonts w:ascii="Cambria Math" w:hAnsi="Cambria Math" w:cs="Times New Roman"/>
                    </w:rPr>
                    <m:t>h</m:t>
                  </w:ins>
                </m:r>
              </m:sub>
            </m:sSub>
            <m:r>
              <w:ins w:id="2558" w:author="Valcin, Vieux" w:date="2025-10-23T13:47:00Z" w16du:dateUtc="2025-10-23T17:47:00Z">
                <w:rPr>
                  <w:rFonts w:ascii="Cambria Math" w:hAnsi="Cambria Math" w:cs="Times New Roman"/>
                </w:rPr>
                <m:t>×</m:t>
              </w:ins>
            </m:r>
            <m:sSub>
              <m:sSubPr>
                <m:ctrlPr>
                  <w:ins w:id="2559" w:author="Valcin, Vieux" w:date="2025-10-23T13:47:00Z" w16du:dateUtc="2025-10-23T17:47:00Z">
                    <w:rPr>
                      <w:rFonts w:ascii="Cambria Math" w:hAnsi="Cambria Math" w:cs="Times New Roman"/>
                    </w:rPr>
                  </w:ins>
                </m:ctrlPr>
              </m:sSubPr>
              <m:e>
                <m:r>
                  <w:ins w:id="2560" w:author="Valcin, Vieux" w:date="2025-10-23T13:47:00Z" w16du:dateUtc="2025-10-23T17:47:00Z">
                    <w:rPr>
                      <w:rFonts w:ascii="Cambria Math" w:hAnsi="Cambria Math" w:cs="Times New Roman"/>
                    </w:rPr>
                    <m:t>d</m:t>
                  </w:ins>
                </m:r>
              </m:e>
              <m:sub>
                <m:r>
                  <w:ins w:id="2561" w:author="Valcin, Vieux" w:date="2025-10-23T13:47:00Z" w16du:dateUtc="2025-10-23T17:47:00Z">
                    <w:rPr>
                      <w:rFonts w:ascii="Cambria Math" w:hAnsi="Cambria Math" w:cs="Times New Roman"/>
                    </w:rPr>
                    <m:t>h</m:t>
                  </w:ins>
                </m:r>
              </m:sub>
            </m:sSub>
          </m:sup>
        </m:sSup>
      </m:oMath>
      <w:ins w:id="2562" w:author="Valcin, Vieux" w:date="2025-10-23T13:47:00Z" w16du:dateUtc="2025-10-23T17:47:00Z">
        <w:r w:rsidR="002648B8" w:rsidRPr="003D165E">
          <w:rPr>
            <w:rFonts w:ascii="Times New Roman" w:hAnsi="Times New Roman" w:cs="Times New Roman"/>
          </w:rPr>
          <w:t xml:space="preserve"> is an invertible matrix</w:t>
        </w:r>
        <w:r w:rsidRPr="003D165E">
          <w:rPr>
            <w:rFonts w:ascii="Times New Roman" w:hAnsi="Times New Roman" w:cs="Times New Roman"/>
          </w:rPr>
          <w:t xml:space="preserve">, </w:t>
        </w:r>
      </w:ins>
      <m:oMath>
        <m:r>
          <w:ins w:id="2563" w:author="Valcin, Vieux" w:date="2025-10-23T13:47:00Z" w16du:dateUtc="2025-10-23T17:47:00Z">
            <w:rPr>
              <w:rFonts w:ascii="Cambria Math" w:hAnsi="Cambria Math" w:cs="Times New Roman"/>
            </w:rPr>
            <m:t>L∈</m:t>
          </w:ins>
        </m:r>
        <m:sSup>
          <m:sSupPr>
            <m:ctrlPr>
              <w:ins w:id="2564" w:author="Valcin, Vieux" w:date="2025-10-23T13:47:00Z" w16du:dateUtc="2025-10-23T17:47:00Z">
                <w:rPr>
                  <w:rFonts w:ascii="Cambria Math" w:hAnsi="Cambria Math" w:cs="Times New Roman"/>
                </w:rPr>
              </w:ins>
            </m:ctrlPr>
          </m:sSupPr>
          <m:e>
            <m:r>
              <w:ins w:id="2565" w:author="Valcin, Vieux" w:date="2025-10-23T13:47:00Z" w16du:dateUtc="2025-10-23T17:47:00Z">
                <m:rPr>
                  <m:scr m:val="double-struck"/>
                  <m:sty m:val="p"/>
                </m:rPr>
                <w:rPr>
                  <w:rFonts w:ascii="Cambria Math" w:hAnsi="Cambria Math" w:cs="Times New Roman"/>
                </w:rPr>
                <m:t>R</m:t>
              </w:ins>
            </m:r>
          </m:e>
          <m:sup>
            <m:sSub>
              <m:sSubPr>
                <m:ctrlPr>
                  <w:ins w:id="2566" w:author="Valcin, Vieux" w:date="2025-10-23T13:47:00Z" w16du:dateUtc="2025-10-23T17:47:00Z">
                    <w:rPr>
                      <w:rFonts w:ascii="Cambria Math" w:hAnsi="Cambria Math" w:cs="Times New Roman"/>
                    </w:rPr>
                  </w:ins>
                </m:ctrlPr>
              </m:sSubPr>
              <m:e>
                <m:r>
                  <w:ins w:id="2567" w:author="Valcin, Vieux" w:date="2025-10-23T13:47:00Z" w16du:dateUtc="2025-10-23T17:47:00Z">
                    <w:rPr>
                      <w:rFonts w:ascii="Cambria Math" w:hAnsi="Cambria Math" w:cs="Times New Roman"/>
                    </w:rPr>
                    <m:t>d</m:t>
                  </w:ins>
                </m:r>
              </m:e>
              <m:sub>
                <m:r>
                  <w:ins w:id="2568" w:author="Valcin, Vieux" w:date="2025-10-23T13:47:00Z" w16du:dateUtc="2025-10-23T17:47:00Z">
                    <w:rPr>
                      <w:rFonts w:ascii="Cambria Math" w:hAnsi="Cambria Math" w:cs="Times New Roman"/>
                    </w:rPr>
                    <m:t>h</m:t>
                  </w:ins>
                </m:r>
              </m:sub>
            </m:sSub>
            <m:r>
              <w:ins w:id="2569" w:author="Valcin, Vieux" w:date="2025-10-23T13:47:00Z" w16du:dateUtc="2025-10-23T17:47:00Z">
                <w:rPr>
                  <w:rFonts w:ascii="Cambria Math" w:hAnsi="Cambria Math" w:cs="Times New Roman"/>
                </w:rPr>
                <m:t>×</m:t>
              </w:ins>
            </m:r>
            <m:r>
              <w:ins w:id="2570" w:author="Valcin, Vieux" w:date="2025-10-23T13:48:00Z" w16du:dateUtc="2025-10-23T17:48:00Z">
                <m:rPr>
                  <m:sty m:val="p"/>
                </m:rPr>
                <w:rPr>
                  <w:rFonts w:ascii="Cambria Math" w:hAnsi="Cambria Math" w:cs="Times New Roman"/>
                </w:rPr>
                <m:t>k</m:t>
              </w:ins>
            </m:r>
          </m:sup>
        </m:sSup>
      </m:oMath>
      <w:ins w:id="2571" w:author="Valcin, Vieux" w:date="2025-10-23T13:48:00Z" w16du:dateUtc="2025-10-23T17:48:00Z">
        <w:r w:rsidR="008A1E6D" w:rsidRPr="003D165E">
          <w:rPr>
            <w:rFonts w:ascii="Times New Roman" w:hAnsi="Times New Roman" w:cs="Times New Roman"/>
          </w:rPr>
          <w:t xml:space="preserve"> and </w:t>
        </w:r>
      </w:ins>
      <m:oMath>
        <m:r>
          <w:ins w:id="2572" w:author="Valcin, Vieux" w:date="2025-10-23T13:48:00Z" w16du:dateUtc="2025-10-23T17:48:00Z">
            <w:rPr>
              <w:rFonts w:ascii="Cambria Math" w:hAnsi="Cambria Math" w:cs="Times New Roman"/>
            </w:rPr>
            <m:t>V∈</m:t>
          </w:ins>
        </m:r>
        <m:sSup>
          <m:sSupPr>
            <m:ctrlPr>
              <w:ins w:id="2573" w:author="Valcin, Vieux" w:date="2025-10-23T13:48:00Z" w16du:dateUtc="2025-10-23T17:48:00Z">
                <w:rPr>
                  <w:rFonts w:ascii="Cambria Math" w:hAnsi="Cambria Math" w:cs="Times New Roman"/>
                </w:rPr>
              </w:ins>
            </m:ctrlPr>
          </m:sSupPr>
          <m:e>
            <m:r>
              <w:ins w:id="2574" w:author="Valcin, Vieux" w:date="2025-10-23T13:48:00Z" w16du:dateUtc="2025-10-23T17:48:00Z">
                <m:rPr>
                  <m:scr m:val="double-struck"/>
                  <m:sty m:val="p"/>
                </m:rPr>
                <w:rPr>
                  <w:rFonts w:ascii="Cambria Math" w:hAnsi="Cambria Math" w:cs="Times New Roman"/>
                </w:rPr>
                <m:t>R</m:t>
              </w:ins>
            </m:r>
          </m:e>
          <m:sup>
            <m:sSub>
              <m:sSubPr>
                <m:ctrlPr>
                  <w:ins w:id="2575" w:author="Valcin, Vieux" w:date="2025-10-23T13:48:00Z" w16du:dateUtc="2025-10-23T17:48:00Z">
                    <w:rPr>
                      <w:rFonts w:ascii="Cambria Math" w:hAnsi="Cambria Math" w:cs="Times New Roman"/>
                    </w:rPr>
                  </w:ins>
                </m:ctrlPr>
              </m:sSubPr>
              <m:e>
                <m:r>
                  <w:ins w:id="2576" w:author="Valcin, Vieux" w:date="2025-10-23T13:48:00Z" w16du:dateUtc="2025-10-23T17:48:00Z">
                    <w:rPr>
                      <w:rFonts w:ascii="Cambria Math" w:hAnsi="Cambria Math" w:cs="Times New Roman"/>
                    </w:rPr>
                    <m:t>d</m:t>
                  </w:ins>
                </m:r>
              </m:e>
              <m:sub>
                <m:r>
                  <w:ins w:id="2577" w:author="Valcin, Vieux" w:date="2025-10-23T13:48:00Z" w16du:dateUtc="2025-10-23T17:48:00Z">
                    <w:rPr>
                      <w:rFonts w:ascii="Cambria Math" w:hAnsi="Cambria Math" w:cs="Times New Roman"/>
                    </w:rPr>
                    <m:t>h</m:t>
                  </w:ins>
                </m:r>
              </m:sub>
            </m:sSub>
            <m:r>
              <w:ins w:id="2578" w:author="Valcin, Vieux" w:date="2025-10-23T13:48:00Z" w16du:dateUtc="2025-10-23T17:48:00Z">
                <w:rPr>
                  <w:rFonts w:ascii="Cambria Math" w:hAnsi="Cambria Math" w:cs="Times New Roman"/>
                </w:rPr>
                <m:t>×</m:t>
              </w:ins>
            </m:r>
            <m:r>
              <w:ins w:id="2579" w:author="Valcin, Vieux" w:date="2025-10-23T13:48:00Z" w16du:dateUtc="2025-10-23T17:48:00Z">
                <m:rPr>
                  <m:sty m:val="p"/>
                </m:rPr>
                <w:rPr>
                  <w:rFonts w:ascii="Cambria Math" w:hAnsi="Cambria Math" w:cs="Times New Roman"/>
                </w:rPr>
                <m:t>k</m:t>
              </w:ins>
            </m:r>
          </m:sup>
        </m:sSup>
      </m:oMath>
      <w:ins w:id="2580" w:author="Valcin, Vieux" w:date="2025-10-23T13:48:00Z" w16du:dateUtc="2025-10-23T17:48:00Z">
        <w:r w:rsidR="003A2C81" w:rsidRPr="003D165E">
          <w:rPr>
            <w:rFonts w:ascii="Times New Roman" w:hAnsi="Times New Roman" w:cs="Times New Roman"/>
          </w:rPr>
          <w:t xml:space="preserve"> represent</w:t>
        </w:r>
      </w:ins>
      <w:del w:id="2581" w:author="Valcin, Vieux" w:date="2025-10-23T13:48:00Z" w16du:dateUtc="2025-10-23T17:48:00Z">
        <w:r w:rsidR="00591BCA" w:rsidRPr="003D165E" w:rsidDel="003A2C81">
          <w:rPr>
            <w:rFonts w:ascii="Times New Roman" w:hAnsi="Times New Roman" w:cs="Times New Roman"/>
          </w:rPr>
          <w:delText>for</w:delText>
        </w:r>
      </w:del>
      <w:r w:rsidR="00591BCA" w:rsidRPr="003D165E">
        <w:rPr>
          <w:rFonts w:ascii="Times New Roman" w:hAnsi="Times New Roman" w:cs="Times New Roman"/>
        </w:rPr>
        <w:t xml:space="preserve"> rank-</w:t>
      </w:r>
      <w:ins w:id="2582" w:author="Valcin, Vieux" w:date="2025-10-23T13:48:00Z" w16du:dateUtc="2025-10-23T17:48:00Z">
        <w:r w:rsidR="003A2C81" w:rsidRPr="003D165E">
          <w:rPr>
            <w:rFonts w:ascii="Times New Roman" w:hAnsi="Times New Roman" w:cs="Times New Roman"/>
          </w:rPr>
          <w:t>k</w:t>
        </w:r>
      </w:ins>
      <w:del w:id="2583" w:author="Valcin, Vieux" w:date="2025-10-23T13:48:00Z" w16du:dateUtc="2025-10-23T17:48:00Z">
        <w:r w:rsidR="00591BCA" w:rsidRPr="003D165E" w:rsidDel="003A2C81">
          <w:rPr>
            <w:rFonts w:ascii="Times New Roman" w:hAnsi="Times New Roman" w:cs="Times New Roman"/>
          </w:rPr>
          <w:delText>1</w:delText>
        </w:r>
      </w:del>
      <w:r w:rsidR="00591BCA" w:rsidRPr="003D165E">
        <w:rPr>
          <w:rFonts w:ascii="Times New Roman" w:hAnsi="Times New Roman" w:cs="Times New Roman"/>
        </w:rPr>
        <w:t xml:space="preserve"> updates </w:t>
      </w:r>
      <w:ins w:id="2584" w:author="Valcin, Vieux" w:date="2025-10-23T13:49:00Z" w16du:dateUtc="2025-10-23T17:49:00Z">
        <w:r w:rsidR="003A2C81" w:rsidRPr="003D165E">
          <w:rPr>
            <w:rFonts w:ascii="Times New Roman" w:hAnsi="Times New Roman" w:cs="Times New Roman"/>
          </w:rPr>
          <w:t xml:space="preserve">to </w:t>
        </w:r>
        <w:r w:rsidR="0032400A" w:rsidRPr="003D165E">
          <w:rPr>
            <w:rFonts w:ascii="Times New Roman" w:hAnsi="Times New Roman" w:cs="Times New Roman"/>
          </w:rPr>
          <w:t>matrix</w:t>
        </w:r>
      </w:ins>
      <w:ins w:id="2585" w:author="Valcin, Vieux" w:date="2025-10-23T13:50:00Z" w16du:dateUtc="2025-10-23T17:50:00Z">
        <w:r w:rsidR="008E52E1" w:rsidRPr="003D165E">
          <w:rPr>
            <w:rFonts w:ascii="Times New Roman" w:hAnsi="Times New Roman" w:cs="Times New Roman"/>
          </w:rPr>
          <w:t xml:space="preserve"> </w:t>
        </w:r>
      </w:ins>
      <m:oMath>
        <m:r>
          <w:ins w:id="2586" w:author="Valcin, Vieux" w:date="2025-10-23T13:50:00Z" w16du:dateUtc="2025-10-23T17:50:00Z">
            <w:rPr>
              <w:rFonts w:ascii="Cambria Math" w:hAnsi="Cambria Math" w:cs="Times New Roman"/>
            </w:rPr>
            <m:t>Σ</m:t>
          </w:ins>
        </m:r>
      </m:oMath>
      <w:ins w:id="2587" w:author="Valcin, Vieux" w:date="2025-10-23T13:50:00Z" w16du:dateUtc="2025-10-23T17:50:00Z">
        <w:r w:rsidR="008E52E1" w:rsidRPr="003D165E">
          <w:rPr>
            <w:rFonts w:ascii="Times New Roman" w:hAnsi="Times New Roman" w:cs="Times New Roman"/>
          </w:rPr>
          <w:t xml:space="preserve">. </w:t>
        </w:r>
      </w:ins>
      <m:oMath>
        <m:r>
          <w:ins w:id="2588" w:author="Valcin, Vieux" w:date="2025-10-23T13:50:00Z" w16du:dateUtc="2025-10-23T17:50:00Z">
            <w:rPr>
              <w:rFonts w:ascii="Cambria Math" w:hAnsi="Cambria Math" w:cs="Times New Roman"/>
            </w:rPr>
            <m:t>I</m:t>
          </w:ins>
        </m:r>
      </m:oMath>
      <w:ins w:id="2589" w:author="Valcin, Vieux" w:date="2025-10-23T13:50:00Z" w16du:dateUtc="2025-10-23T17:50:00Z">
        <w:r w:rsidR="008E52E1" w:rsidRPr="003D165E">
          <w:rPr>
            <w:rFonts w:ascii="Times New Roman" w:hAnsi="Times New Roman" w:cs="Times New Roman"/>
          </w:rPr>
          <w:t xml:space="preserve"> is the </w:t>
        </w:r>
      </w:ins>
      <m:oMath>
        <m:r>
          <w:ins w:id="2590" w:author="Valcin, Vieux" w:date="2025-10-23T13:50:00Z" w16du:dateUtc="2025-10-23T17:50:00Z">
            <w:rPr>
              <w:rFonts w:ascii="Cambria Math" w:hAnsi="Cambria Math" w:cs="Times New Roman"/>
            </w:rPr>
            <m:t>k×k</m:t>
          </w:ins>
        </m:r>
      </m:oMath>
      <w:ins w:id="2591" w:author="Valcin, Vieux" w:date="2025-10-23T13:50:00Z" w16du:dateUtc="2025-10-23T17:50:00Z">
        <w:r w:rsidR="008E52E1" w:rsidRPr="003D165E">
          <w:rPr>
            <w:rFonts w:ascii="Times New Roman" w:hAnsi="Times New Roman" w:cs="Times New Roman"/>
          </w:rPr>
          <w:t xml:space="preserve"> identity matrix</w:t>
        </w:r>
      </w:ins>
      <w:ins w:id="2592" w:author="Valcin, Vieux" w:date="2025-10-23T13:51:00Z" w16du:dateUtc="2025-10-23T17:51:00Z">
        <w:r w:rsidR="00C05D3F" w:rsidRPr="003D165E">
          <w:rPr>
            <w:rFonts w:ascii="Times New Roman" w:hAnsi="Times New Roman" w:cs="Times New Roman"/>
          </w:rPr>
          <w:t xml:space="preserve">, and </w:t>
        </w:r>
      </w:ins>
      <m:oMath>
        <m:sSup>
          <m:sSupPr>
            <m:ctrlPr>
              <w:ins w:id="2593" w:author="Valcin, Vieux" w:date="2025-10-23T13:51:00Z" w16du:dateUtc="2025-10-23T17:51:00Z">
                <w:rPr>
                  <w:rFonts w:ascii="Cambria Math" w:hAnsi="Cambria Math" w:cs="Times New Roman"/>
                  <w:i/>
                </w:rPr>
              </w:ins>
            </m:ctrlPr>
          </m:sSupPr>
          <m:e>
            <m:r>
              <w:ins w:id="2594" w:author="Valcin, Vieux" w:date="2025-10-23T13:51:00Z" w16du:dateUtc="2025-10-23T17:51:00Z">
                <w:rPr>
                  <w:rFonts w:ascii="Cambria Math" w:hAnsi="Cambria Math" w:cs="Times New Roman"/>
                </w:rPr>
                <m:t>V</m:t>
              </w:ins>
            </m:r>
          </m:e>
          <m:sup>
            <m:r>
              <w:ins w:id="2595" w:author="Valcin, Vieux" w:date="2025-10-23T13:51:00Z" w16du:dateUtc="2025-10-23T17:51:00Z">
                <w:rPr>
                  <w:rFonts w:ascii="Cambria Math" w:hAnsi="Cambria Math" w:cs="Times New Roman"/>
                </w:rPr>
                <m:t>T</m:t>
              </w:ins>
            </m:r>
          </m:sup>
        </m:sSup>
      </m:oMath>
      <w:ins w:id="2596" w:author="Valcin, Vieux" w:date="2025-10-23T13:51:00Z" w16du:dateUtc="2025-10-23T17:51:00Z">
        <w:r w:rsidR="00C05D3F" w:rsidRPr="003D165E">
          <w:rPr>
            <w:rFonts w:ascii="Times New Roman" w:hAnsi="Times New Roman" w:cs="Times New Roman"/>
          </w:rPr>
          <w:t xml:space="preserve">is the transpose of </w:t>
        </w:r>
      </w:ins>
      <m:oMath>
        <m:r>
          <w:ins w:id="2597" w:author="Valcin, Vieux" w:date="2025-10-23T13:51:00Z" w16du:dateUtc="2025-10-23T17:51:00Z">
            <w:rPr>
              <w:rFonts w:ascii="Cambria Math" w:hAnsi="Cambria Math" w:cs="Times New Roman"/>
            </w:rPr>
            <m:t>V</m:t>
          </w:ins>
        </m:r>
      </m:oMath>
      <w:ins w:id="2598" w:author="Valcin, Vieux" w:date="2025-10-23T13:51:00Z" w16du:dateUtc="2025-10-23T17:51:00Z">
        <w:r w:rsidR="00C05D3F" w:rsidRPr="003D165E">
          <w:rPr>
            <w:rFonts w:ascii="Times New Roman" w:hAnsi="Times New Roman" w:cs="Times New Roman"/>
          </w:rPr>
          <w:t>.</w:t>
        </w:r>
      </w:ins>
      <w:ins w:id="2599" w:author="Valcin, Vieux" w:date="2025-10-23T13:50:00Z" w16du:dateUtc="2025-10-23T17:50:00Z">
        <w:r w:rsidR="008E52E1" w:rsidRPr="003D165E">
          <w:rPr>
            <w:rFonts w:ascii="Times New Roman" w:hAnsi="Times New Roman" w:cs="Times New Roman"/>
          </w:rPr>
          <w:t xml:space="preserve"> </w:t>
        </w:r>
      </w:ins>
      <w:ins w:id="2600" w:author="Valcin, Vieux" w:date="2025-10-23T13:49:00Z" w16du:dateUtc="2025-10-23T17:49:00Z">
        <w:r w:rsidR="0032400A" w:rsidRPr="003D165E">
          <w:rPr>
            <w:rFonts w:ascii="Times New Roman" w:hAnsi="Times New Roman" w:cs="Times New Roman"/>
          </w:rPr>
          <w:t xml:space="preserve"> </w:t>
        </w:r>
      </w:ins>
      <w:del w:id="2601" w:author="Valcin, Vieux" w:date="2025-10-23T13:49:00Z" w16du:dateUtc="2025-10-23T17:49:00Z">
        <w:r w:rsidR="00591BCA" w:rsidRPr="003D165E" w:rsidDel="003A2C81">
          <w:rPr>
            <w:rFonts w:ascii="Times New Roman" w:hAnsi="Times New Roman" w:cs="Times New Roman"/>
          </w:rPr>
          <w:delText xml:space="preserve">with new user embedding </w:delText>
        </w:r>
      </w:del>
      <m:oMath>
        <m:r>
          <w:del w:id="2602" w:author="Valcin, Vieux" w:date="2025-10-23T13:48:00Z" w16du:dateUtc="2025-10-23T17:48:00Z">
            <w:rPr>
              <w:rFonts w:ascii="Cambria Math" w:hAnsi="Cambria Math" w:cs="Times New Roman"/>
            </w:rPr>
            <m:t>u</m:t>
          </w:del>
        </m:r>
      </m:oMath>
      <w:del w:id="2603" w:author="Valcin, Vieux" w:date="2025-10-23T13:49:00Z" w16du:dateUtc="2025-10-23T17:49:00Z">
        <w:r w:rsidR="00591BCA" w:rsidRPr="003D165E" w:rsidDel="0032400A">
          <w:rPr>
            <w:rFonts w:ascii="Times New Roman" w:hAnsi="Times New Roman" w:cs="Times New Roman"/>
          </w:rPr>
          <w:delText>.</w:delText>
        </w:r>
      </w:del>
    </w:p>
    <w:p w14:paraId="4DA00B49" w14:textId="77777777" w:rsidR="00FF27A7" w:rsidRPr="003D165E" w:rsidRDefault="00FF27A7" w:rsidP="00FF27A7">
      <w:pPr>
        <w:pStyle w:val="BodyText"/>
        <w:rPr>
          <w:ins w:id="2604" w:author="Valcin, Vieux" w:date="2025-10-23T13:52:00Z" w16du:dateUtc="2025-10-23T17:52:00Z"/>
          <w:rFonts w:ascii="Times New Roman" w:hAnsi="Times New Roman" w:cs="Times New Roman"/>
          <w:bCs/>
        </w:rPr>
      </w:pPr>
      <w:ins w:id="2605" w:author="Valcin, Vieux" w:date="2025-10-23T13:52:00Z" w16du:dateUtc="2025-10-23T17:52:00Z">
        <w:r w:rsidRPr="003D165E">
          <w:rPr>
            <w:rFonts w:ascii="Times New Roman" w:hAnsi="Times New Roman" w:cs="Times New Roman"/>
            <w:bCs/>
            <w:rPrChange w:id="2606" w:author="Valcin, Vieux" w:date="2025-10-24T11:35:00Z" w16du:dateUtc="2025-10-24T15:35:00Z">
              <w:rPr>
                <w:rFonts w:ascii="Times New Roman" w:hAnsi="Times New Roman" w:cs="Times New Roman"/>
                <w:b/>
              </w:rPr>
            </w:rPrChange>
          </w:rPr>
          <w:t xml:space="preserve">However, for robust MCD estimation, full </w:t>
        </w:r>
        <w:proofErr w:type="spellStart"/>
        <w:r w:rsidRPr="003D165E">
          <w:rPr>
            <w:rFonts w:ascii="Times New Roman" w:hAnsi="Times New Roman" w:cs="Times New Roman"/>
            <w:bCs/>
            <w:rPrChange w:id="2607" w:author="Valcin, Vieux" w:date="2025-10-24T11:35:00Z" w16du:dateUtc="2025-10-24T15:35:00Z">
              <w:rPr>
                <w:rFonts w:ascii="Times New Roman" w:hAnsi="Times New Roman" w:cs="Times New Roman"/>
                <w:b/>
              </w:rPr>
            </w:rPrChange>
          </w:rPr>
          <w:t>recomputation</w:t>
        </w:r>
        <w:proofErr w:type="spellEnd"/>
        <w:r w:rsidRPr="003D165E">
          <w:rPr>
            <w:rFonts w:ascii="Times New Roman" w:hAnsi="Times New Roman" w:cs="Times New Roman"/>
            <w:bCs/>
            <w:rPrChange w:id="2608" w:author="Valcin, Vieux" w:date="2025-10-24T11:35:00Z" w16du:dateUtc="2025-10-24T15:35:00Z">
              <w:rPr>
                <w:rFonts w:ascii="Times New Roman" w:hAnsi="Times New Roman" w:cs="Times New Roman"/>
                <w:b/>
              </w:rPr>
            </w:rPrChange>
          </w:rPr>
          <w:t xml:space="preserve"> is recommended when:</w:t>
        </w:r>
      </w:ins>
    </w:p>
    <w:p w14:paraId="0FDDCD1C" w14:textId="77777777" w:rsidR="00FF27A7" w:rsidRPr="003D165E" w:rsidRDefault="00FF27A7" w:rsidP="00FF27A7">
      <w:pPr>
        <w:pStyle w:val="MdListItem"/>
        <w:numPr>
          <w:ilvl w:val="0"/>
          <w:numId w:val="13"/>
        </w:numPr>
        <w:rPr>
          <w:ins w:id="2609" w:author="Valcin, Vieux" w:date="2025-10-23T13:52:00Z" w16du:dateUtc="2025-10-23T17:52:00Z"/>
        </w:rPr>
      </w:pPr>
      <w:ins w:id="2610" w:author="Valcin, Vieux" w:date="2025-10-23T13:52:00Z" w16du:dateUtc="2025-10-23T17:52:00Z">
        <w:r w:rsidRPr="003D165E">
          <w:rPr>
            <w:bCs/>
            <w:rPrChange w:id="2611" w:author="Valcin, Vieux" w:date="2025-10-24T11:35:00Z" w16du:dateUtc="2025-10-24T15:35:00Z">
              <w:rPr>
                <w:b/>
              </w:rPr>
            </w:rPrChange>
          </w:rPr>
          <w:t>More than 10% of users are adde</w:t>
        </w:r>
        <w:r w:rsidRPr="003D165E">
          <w:rPr>
            <w:bCs/>
          </w:rPr>
          <w:t>d</w:t>
        </w:r>
      </w:ins>
    </w:p>
    <w:p w14:paraId="4B1259A1" w14:textId="77777777" w:rsidR="0032400A" w:rsidRPr="003D165E" w:rsidRDefault="00FF27A7">
      <w:pPr>
        <w:pStyle w:val="MdListItem"/>
        <w:numPr>
          <w:ilvl w:val="0"/>
          <w:numId w:val="13"/>
        </w:numPr>
        <w:rPr>
          <w:ins w:id="2612" w:author="Valcin, Vieux" w:date="2025-10-23T13:49:00Z" w16du:dateUtc="2025-10-23T17:49:00Z"/>
          <w:rPrChange w:id="2613" w:author="Valcin, Vieux" w:date="2025-10-24T11:35:00Z" w16du:dateUtc="2025-10-24T15:35:00Z">
            <w:rPr>
              <w:ins w:id="2614" w:author="Valcin, Vieux" w:date="2025-10-23T13:49:00Z" w16du:dateUtc="2025-10-23T17:49:00Z"/>
              <w:rFonts w:ascii="Times New Roman" w:hAnsi="Times New Roman" w:cs="Times New Roman"/>
              <w:b/>
            </w:rPr>
          </w:rPrChange>
        </w:rPr>
        <w:pPrChange w:id="2615" w:author="Valcin, Vieux" w:date="2025-10-23T13:52:00Z" w16du:dateUtc="2025-10-23T17:52:00Z">
          <w:pPr>
            <w:pStyle w:val="BodyText"/>
          </w:pPr>
        </w:pPrChange>
      </w:pPr>
      <w:ins w:id="2616" w:author="Valcin, Vieux" w:date="2025-10-23T13:52:00Z" w16du:dateUtc="2025-10-23T17:52:00Z">
        <w:r w:rsidRPr="003D165E">
          <w:rPr>
            <w:bCs/>
            <w:rPrChange w:id="2617" w:author="Valcin, Vieux" w:date="2025-10-24T11:35:00Z" w16du:dateUtc="2025-10-24T15:35:00Z">
              <w:rPr>
                <w:b/>
              </w:rPr>
            </w:rPrChange>
          </w:rPr>
          <w:t>Outlier detection indicates significant data distribution shift</w:t>
        </w:r>
      </w:ins>
    </w:p>
    <w:p w14:paraId="1A0540A5" w14:textId="77777777" w:rsidR="00871ABF" w:rsidRPr="003D165E" w:rsidRDefault="00871ABF" w:rsidP="00871ABF">
      <w:pPr>
        <w:pStyle w:val="BodyText"/>
        <w:rPr>
          <w:ins w:id="2618" w:author="Valcin, Vieux" w:date="2025-10-23T13:53:00Z" w16du:dateUtc="2025-10-23T17:53:00Z"/>
          <w:rFonts w:ascii="Times New Roman" w:hAnsi="Times New Roman" w:cs="Times New Roman"/>
          <w:bCs/>
        </w:rPr>
      </w:pPr>
      <w:ins w:id="2619" w:author="Valcin, Vieux" w:date="2025-10-23T13:53:00Z" w16du:dateUtc="2025-10-23T17:53:00Z">
        <w:r w:rsidRPr="003D165E">
          <w:rPr>
            <w:rFonts w:ascii="Times New Roman" w:hAnsi="Times New Roman" w:cs="Times New Roman"/>
            <w:bCs/>
            <w:rPrChange w:id="2620" w:author="Valcin, Vieux" w:date="2025-10-24T11:35:00Z" w16du:dateUtc="2025-10-24T15:35:00Z">
              <w:rPr>
                <w:rFonts w:ascii="Times New Roman" w:hAnsi="Times New Roman" w:cs="Times New Roman"/>
                <w:b/>
              </w:rPr>
            </w:rPrChange>
          </w:rPr>
          <w:t>For smaller updates (&lt; 5% new users), we use an approximate update:</w:t>
        </w:r>
      </w:ins>
    </w:p>
    <w:p w14:paraId="568DB489" w14:textId="77777777" w:rsidR="00871ABF" w:rsidRPr="003D165E" w:rsidRDefault="00871ABF" w:rsidP="00871ABF">
      <w:pPr>
        <w:pStyle w:val="MdListItem"/>
        <w:numPr>
          <w:ilvl w:val="0"/>
          <w:numId w:val="13"/>
        </w:numPr>
        <w:rPr>
          <w:ins w:id="2621" w:author="Valcin, Vieux" w:date="2025-10-23T13:53:00Z" w16du:dateUtc="2025-10-23T17:53:00Z"/>
        </w:rPr>
      </w:pPr>
      <w:ins w:id="2622" w:author="Valcin, Vieux" w:date="2025-10-23T13:53:00Z" w16du:dateUtc="2025-10-23T17:53:00Z">
        <w:r w:rsidRPr="003D165E">
          <w:rPr>
            <w:bCs/>
            <w:rPrChange w:id="2623" w:author="Valcin, Vieux" w:date="2025-10-24T11:35:00Z" w16du:dateUtc="2025-10-24T15:35:00Z">
              <w:rPr>
                <w:b/>
              </w:rPr>
            </w:rPrChange>
          </w:rPr>
          <w:t>Reweight existing covariance with new observations</w:t>
        </w:r>
      </w:ins>
    </w:p>
    <w:p w14:paraId="1553C743" w14:textId="77777777" w:rsidR="00871ABF" w:rsidRPr="003D165E" w:rsidRDefault="00871ABF" w:rsidP="00871ABF">
      <w:pPr>
        <w:pStyle w:val="MdListItem"/>
        <w:numPr>
          <w:ilvl w:val="0"/>
          <w:numId w:val="13"/>
        </w:numPr>
        <w:rPr>
          <w:ins w:id="2624" w:author="Valcin, Vieux" w:date="2025-10-23T13:53:00Z" w16du:dateUtc="2025-10-23T17:53:00Z"/>
        </w:rPr>
      </w:pPr>
      <w:ins w:id="2625" w:author="Valcin, Vieux" w:date="2025-10-23T13:53:00Z" w16du:dateUtc="2025-10-23T17:53:00Z">
        <w:r w:rsidRPr="003D165E">
          <w:rPr>
            <w:bCs/>
            <w:rPrChange w:id="2626" w:author="Valcin, Vieux" w:date="2025-10-24T11:35:00Z" w16du:dateUtc="2025-10-24T15:35:00Z">
              <w:rPr>
                <w:b/>
              </w:rPr>
            </w:rPrChange>
          </w:rPr>
          <w:t>Update low-rank factors via incremental SVD</w:t>
        </w:r>
      </w:ins>
    </w:p>
    <w:p w14:paraId="4A100080" w14:textId="77777777" w:rsidR="00FF27A7" w:rsidRPr="003D165E" w:rsidRDefault="00871ABF">
      <w:pPr>
        <w:pStyle w:val="MdListItem"/>
        <w:numPr>
          <w:ilvl w:val="0"/>
          <w:numId w:val="13"/>
        </w:numPr>
        <w:rPr>
          <w:ins w:id="2627" w:author="Valcin, Vieux" w:date="2025-10-23T13:52:00Z" w16du:dateUtc="2025-10-23T17:52:00Z"/>
          <w:rPrChange w:id="2628" w:author="Valcin, Vieux" w:date="2025-10-24T11:35:00Z" w16du:dateUtc="2025-10-24T15:35:00Z">
            <w:rPr>
              <w:ins w:id="2629" w:author="Valcin, Vieux" w:date="2025-10-23T13:52:00Z" w16du:dateUtc="2025-10-23T17:52:00Z"/>
              <w:rFonts w:ascii="Times New Roman" w:hAnsi="Times New Roman" w:cs="Times New Roman"/>
              <w:b/>
            </w:rPr>
          </w:rPrChange>
        </w:rPr>
        <w:pPrChange w:id="2630" w:author="Valcin, Vieux" w:date="2025-10-23T13:53:00Z" w16du:dateUtc="2025-10-23T17:53:00Z">
          <w:pPr>
            <w:pStyle w:val="BodyText"/>
          </w:pPr>
        </w:pPrChange>
      </w:pPr>
      <w:ins w:id="2631" w:author="Valcin, Vieux" w:date="2025-10-23T13:53:00Z" w16du:dateUtc="2025-10-23T17:53:00Z">
        <w:r w:rsidRPr="003D165E">
          <w:rPr>
            <w:bCs/>
            <w:rPrChange w:id="2632" w:author="Valcin, Vieux" w:date="2025-10-24T11:35:00Z" w16du:dateUtc="2025-10-24T15:35:00Z">
              <w:rPr>
                <w:b/>
              </w:rPr>
            </w:rPrChange>
          </w:rPr>
          <w:t xml:space="preserve">Recompute Cholesky factor </w:t>
        </w:r>
      </w:ins>
      <m:oMath>
        <m:r>
          <w:ins w:id="2633" w:author="Valcin, Vieux" w:date="2025-10-23T13:53:00Z" w16du:dateUtc="2025-10-23T17:53:00Z">
            <w:rPr>
              <w:rFonts w:ascii="Cambria Math" w:hAnsi="Cambria Math"/>
            </w:rPr>
            <m:t>(O(d³)</m:t>
          </w:ins>
        </m:r>
      </m:oMath>
      <w:ins w:id="2634" w:author="Valcin, Vieux" w:date="2025-10-23T13:53:00Z" w16du:dateUtc="2025-10-23T17:53:00Z">
        <w:r w:rsidRPr="003D165E">
          <w:rPr>
            <w:bCs/>
            <w:rPrChange w:id="2635" w:author="Valcin, Vieux" w:date="2025-10-24T11:35:00Z" w16du:dateUtc="2025-10-24T15:35:00Z">
              <w:rPr>
                <w:b/>
              </w:rPr>
            </w:rPrChange>
          </w:rPr>
          <w:t>, one-time cost)</w:t>
        </w:r>
      </w:ins>
    </w:p>
    <w:p w14:paraId="62EFF9F3"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HNSW Index:</w:t>
      </w:r>
    </w:p>
    <w:p w14:paraId="2B54DC1C" w14:textId="19063B37" w:rsidR="000E5E36" w:rsidRPr="003D165E" w:rsidRDefault="000E5E36" w:rsidP="007954B5">
      <w:pPr>
        <w:pStyle w:val="MdListItem"/>
        <w:numPr>
          <w:ilvl w:val="0"/>
          <w:numId w:val="13"/>
        </w:numPr>
        <w:rPr>
          <w:ins w:id="2636" w:author="Valcin, Vieux" w:date="2025-10-23T13:54:00Z" w16du:dateUtc="2025-10-23T17:54:00Z"/>
          <w:rStyle w:val="VerbatimChar"/>
          <w:rFonts w:ascii="Times New Roman" w:hAnsi="Times New Roman"/>
        </w:rPr>
      </w:pPr>
      <w:ins w:id="2637" w:author="Valcin, Vieux" w:date="2025-10-23T13:54:00Z" w16du:dateUtc="2025-10-23T17:54:00Z">
        <w:r w:rsidRPr="003D165E">
          <w:rPr>
            <w:rStyle w:val="VerbatimChar"/>
            <w:rFonts w:ascii="Times New Roman" w:hAnsi="Times New Roman"/>
          </w:rPr>
          <w:t xml:space="preserve">Insertion: </w:t>
        </w:r>
      </w:ins>
      <m:oMath>
        <m:r>
          <w:ins w:id="2638" w:author="Valcin, Vieux" w:date="2025-10-24T12:53:00Z" w16du:dateUtc="2025-10-24T16:53:00Z">
            <w:rPr>
              <w:rStyle w:val="VerbatimChar"/>
              <w:rFonts w:ascii="Cambria Math" w:hAnsi="Cambria Math"/>
            </w:rPr>
            <m:t>O(</m:t>
          </w:ins>
        </m:r>
        <m:func>
          <m:funcPr>
            <m:ctrlPr>
              <w:ins w:id="2639" w:author="Valcin, Vieux" w:date="2025-10-24T12:53:00Z" w16du:dateUtc="2025-10-24T16:53:00Z">
                <w:rPr>
                  <w:rStyle w:val="VerbatimChar"/>
                  <w:rFonts w:ascii="Cambria Math" w:hAnsi="Cambria Math"/>
                  <w:i/>
                </w:rPr>
              </w:ins>
            </m:ctrlPr>
          </m:funcPr>
          <m:fName>
            <m:r>
              <w:ins w:id="2640" w:author="Valcin, Vieux" w:date="2025-10-24T12:53:00Z" w16du:dateUtc="2025-10-24T16:53:00Z">
                <m:rPr>
                  <m:sty m:val="p"/>
                </m:rPr>
                <w:rPr>
                  <w:rStyle w:val="VerbatimChar"/>
                  <w:rFonts w:ascii="Cambria Math" w:hAnsi="Cambria Math"/>
                </w:rPr>
                <m:t>log</m:t>
              </w:ins>
            </m:r>
          </m:fName>
          <m:e>
            <m:r>
              <w:ins w:id="2641" w:author="Valcin, Vieux" w:date="2025-10-24T12:53:00Z" w16du:dateUtc="2025-10-24T16:53:00Z">
                <w:rPr>
                  <w:rStyle w:val="VerbatimChar"/>
                  <w:rFonts w:ascii="Cambria Math" w:hAnsi="Cambria Math"/>
                </w:rPr>
                <m:t>n × d</m:t>
              </w:ins>
            </m:r>
          </m:e>
        </m:func>
      </m:oMath>
      <w:ins w:id="2642" w:author="Valcin, Vieux" w:date="2025-10-23T13:54:00Z" w16du:dateUtc="2025-10-23T17:54:00Z">
        <w:r w:rsidRPr="003D165E">
          <w:rPr>
            <w:rStyle w:val="VerbatimChar"/>
            <w:rFonts w:ascii="Times New Roman" w:hAnsi="Times New Roman"/>
          </w:rPr>
          <w:t>) per new user</w:t>
        </w:r>
      </w:ins>
    </w:p>
    <w:p w14:paraId="718CE92C" w14:textId="77777777" w:rsidR="008C5EAD" w:rsidRPr="003D165E" w:rsidRDefault="008C5EAD">
      <w:pPr>
        <w:pStyle w:val="MdListItem"/>
        <w:numPr>
          <w:ilvl w:val="0"/>
          <w:numId w:val="13"/>
        </w:numPr>
        <w:rPr>
          <w:ins w:id="2643" w:author="Valcin, Vieux" w:date="2025-10-23T13:54:00Z" w16du:dateUtc="2025-10-23T17:54:00Z"/>
          <w:rStyle w:val="VerbatimChar"/>
          <w:rFonts w:ascii="Times New Roman" w:hAnsi="Times New Roman"/>
        </w:rPr>
        <w:pPrChange w:id="2644" w:author="Valcin, Vieux" w:date="2025-10-23T13:54:00Z" w16du:dateUtc="2025-10-23T17:54:00Z">
          <w:pPr>
            <w:pStyle w:val="BodyText"/>
          </w:pPr>
        </w:pPrChange>
      </w:pPr>
      <w:ins w:id="2645" w:author="Valcin, Vieux" w:date="2025-10-23T13:54:00Z" w16du:dateUtc="2025-10-23T17:54:00Z">
        <w:r w:rsidRPr="003D165E">
          <w:rPr>
            <w:rStyle w:val="VerbatimChar"/>
            <w:rFonts w:ascii="Times New Roman" w:hAnsi="Times New Roman"/>
          </w:rPr>
          <w:t xml:space="preserve">No full </w:t>
        </w:r>
        <w:proofErr w:type="gramStart"/>
        <w:r w:rsidRPr="003D165E">
          <w:rPr>
            <w:rStyle w:val="VerbatimChar"/>
            <w:rFonts w:ascii="Times New Roman" w:hAnsi="Times New Roman"/>
          </w:rPr>
          <w:t>rebuild</w:t>
        </w:r>
        <w:proofErr w:type="gramEnd"/>
        <w:r w:rsidRPr="003D165E">
          <w:rPr>
            <w:rStyle w:val="VerbatimChar"/>
            <w:rFonts w:ascii="Times New Roman" w:hAnsi="Times New Roman"/>
          </w:rPr>
          <w:t xml:space="preserve"> required for &lt; 20% growth</w:t>
        </w:r>
      </w:ins>
    </w:p>
    <w:p w14:paraId="45DA365E" w14:textId="77777777" w:rsidR="00EF1988" w:rsidRPr="003D165E" w:rsidDel="000E5E36" w:rsidRDefault="00591BCA" w:rsidP="000E5E36">
      <w:pPr>
        <w:pStyle w:val="SourceCode"/>
        <w:rPr>
          <w:del w:id="2646" w:author="Valcin, Vieux" w:date="2025-10-23T13:54:00Z" w16du:dateUtc="2025-10-23T17:54:00Z"/>
          <w:rFonts w:ascii="Times New Roman" w:hAnsi="Times New Roman" w:cs="Times New Roman"/>
        </w:rPr>
      </w:pPr>
      <w:del w:id="2647" w:author="Valcin, Vieux" w:date="2025-10-23T13:54:00Z" w16du:dateUtc="2025-10-23T17:54:00Z">
        <w:r w:rsidRPr="003D165E" w:rsidDel="000E5E36">
          <w:rPr>
            <w:rStyle w:val="VerbatimChar"/>
            <w:rFonts w:ascii="Times New Roman" w:hAnsi="Times New Roman" w:cs="Times New Roman"/>
          </w:rPr>
          <w:delText>if n_new_users &gt; 0:</w:delText>
        </w:r>
        <w:r w:rsidRPr="003D165E" w:rsidDel="000E5E36">
          <w:rPr>
            <w:rFonts w:ascii="Times New Roman" w:hAnsi="Times New Roman" w:cs="Times New Roman"/>
          </w:rPr>
          <w:br/>
        </w:r>
        <w:r w:rsidRPr="003D165E" w:rsidDel="000E5E36">
          <w:rPr>
            <w:rStyle w:val="VerbatimChar"/>
            <w:rFonts w:ascii="Times New Roman" w:hAnsi="Times New Roman" w:cs="Times New Roman"/>
          </w:rPr>
          <w:delText xml:space="preserve">    hnsw_index.add_items(new_embeddings, new_indices)</w:delText>
        </w:r>
      </w:del>
    </w:p>
    <w:p w14:paraId="5F6497E0" w14:textId="77777777" w:rsidR="00EF1988" w:rsidRPr="003D165E" w:rsidRDefault="00000000">
      <w:pPr>
        <w:rPr>
          <w:rFonts w:ascii="Times New Roman" w:hAnsi="Times New Roman" w:cs="Times New Roman"/>
        </w:rPr>
      </w:pPr>
      <w:r>
        <w:rPr>
          <w:rFonts w:ascii="Times New Roman" w:hAnsi="Times New Roman" w:cs="Times New Roman"/>
        </w:rPr>
        <w:pict w14:anchorId="2E28CD57">
          <v:rect id="_x0000_i1032" style="width:0;height:1.5pt" o:hralign="center" o:hrstd="t" o:hr="t"/>
        </w:pict>
      </w:r>
    </w:p>
    <w:p w14:paraId="31236383" w14:textId="77777777" w:rsidR="00EF1988" w:rsidRPr="003D165E" w:rsidRDefault="00591BCA">
      <w:pPr>
        <w:pStyle w:val="Heading2"/>
        <w:rPr>
          <w:rFonts w:ascii="Times New Roman" w:hAnsi="Times New Roman" w:cs="Times New Roman"/>
          <w:color w:val="auto"/>
        </w:rPr>
      </w:pPr>
      <w:bookmarkStart w:id="2648" w:name="theoretical-guarantees"/>
      <w:bookmarkStart w:id="2649" w:name="_Toc211774015"/>
      <w:r w:rsidRPr="003D165E">
        <w:rPr>
          <w:rFonts w:ascii="Times New Roman" w:hAnsi="Times New Roman" w:cs="Times New Roman"/>
          <w:color w:val="auto"/>
        </w:rPr>
        <w:t>4. Theoretical Guarantees</w:t>
      </w:r>
      <w:bookmarkEnd w:id="2648"/>
      <w:bookmarkEnd w:id="2649"/>
    </w:p>
    <w:p w14:paraId="35AD6B16" w14:textId="77777777" w:rsidR="00EF1988" w:rsidRPr="003D165E" w:rsidRDefault="00591BCA">
      <w:pPr>
        <w:pStyle w:val="Heading3"/>
        <w:rPr>
          <w:rFonts w:ascii="Times New Roman" w:hAnsi="Times New Roman" w:cs="Times New Roman"/>
          <w:color w:val="auto"/>
        </w:rPr>
      </w:pPr>
      <w:bookmarkStart w:id="2650" w:name="convergence-properties"/>
      <w:bookmarkStart w:id="2651" w:name="_Toc211774016"/>
      <w:r w:rsidRPr="003D165E">
        <w:rPr>
          <w:rFonts w:ascii="Times New Roman" w:hAnsi="Times New Roman" w:cs="Times New Roman"/>
          <w:color w:val="auto"/>
        </w:rPr>
        <w:t>4.1 Convergence Properties</w:t>
      </w:r>
      <w:bookmarkEnd w:id="2650"/>
      <w:bookmarkEnd w:id="2651"/>
    </w:p>
    <w:p w14:paraId="58F2044E"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Under standard regularity conditions: 1. </w:t>
      </w:r>
      <w:r w:rsidRPr="003D165E">
        <w:rPr>
          <w:rFonts w:ascii="Times New Roman" w:hAnsi="Times New Roman" w:cs="Times New Roman"/>
          <w:b/>
        </w:rPr>
        <w:t>Lipschitz continuity</w:t>
      </w:r>
      <w:r w:rsidRPr="003D165E">
        <w:rPr>
          <w:rFonts w:ascii="Times New Roman" w:hAnsi="Times New Roman" w:cs="Times New Roman"/>
        </w:rPr>
        <w:t xml:space="preserve"> of </w:t>
      </w:r>
      <m:oMath>
        <m:sSub>
          <m:sSubPr>
            <m:ctrlPr>
              <w:ins w:id="2652" w:author="Valcin, Vieux" w:date="2025-10-24T11:34:00Z" w16du:dateUtc="2025-10-24T15:34:00Z">
                <w:rPr>
                  <w:rFonts w:ascii="Cambria Math" w:hAnsi="Cambria Math" w:cs="Times New Roman"/>
                </w:rPr>
              </w:ins>
            </m:ctrlPr>
          </m:sSubPr>
          <m:e>
            <m:r>
              <w:rPr>
                <w:rFonts w:ascii="Cambria Math" w:hAnsi="Cambria Math" w:cs="Times New Roman"/>
              </w:rPr>
              <m:t>L</m:t>
            </m:r>
          </m:e>
          <m:sub>
            <m:r>
              <w:rPr>
                <w:rFonts w:ascii="Cambria Math" w:hAnsi="Cambria Math" w:cs="Times New Roman"/>
              </w:rPr>
              <m:t>total</m:t>
            </m:r>
          </m:sub>
        </m:sSub>
      </m:oMath>
      <w:r w:rsidRPr="003D165E">
        <w:rPr>
          <w:rFonts w:ascii="Times New Roman" w:hAnsi="Times New Roman" w:cs="Times New Roman"/>
        </w:rPr>
        <w:t xml:space="preserve"> 2. </w:t>
      </w:r>
      <w:r w:rsidRPr="003D165E">
        <w:rPr>
          <w:rFonts w:ascii="Times New Roman" w:hAnsi="Times New Roman" w:cs="Times New Roman"/>
          <w:b/>
        </w:rPr>
        <w:t>Bounded variance</w:t>
      </w:r>
      <w:r w:rsidRPr="003D165E">
        <w:rPr>
          <w:rFonts w:ascii="Times New Roman" w:hAnsi="Times New Roman" w:cs="Times New Roman"/>
        </w:rPr>
        <w:t xml:space="preserve"> of stochastic gradients 3. </w:t>
      </w:r>
      <w:r w:rsidRPr="003D165E">
        <w:rPr>
          <w:rFonts w:ascii="Times New Roman" w:hAnsi="Times New Roman" w:cs="Times New Roman"/>
          <w:b/>
        </w:rPr>
        <w:t>Positive definite</w:t>
      </w:r>
      <w:r w:rsidRPr="003D165E">
        <w:rPr>
          <w:rFonts w:ascii="Times New Roman" w:hAnsi="Times New Roman" w:cs="Times New Roman"/>
        </w:rPr>
        <w:t xml:space="preserve"> covariance matrix </w:t>
      </w:r>
      <m:oMath>
        <m:r>
          <w:rPr>
            <w:rFonts w:ascii="Cambria Math" w:hAnsi="Cambria Math" w:cs="Times New Roman"/>
          </w:rPr>
          <m:t>Σ</m:t>
        </m:r>
      </m:oMath>
    </w:p>
    <w:p w14:paraId="579C11F4"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rPr>
        <w:t>The Riemannian gradient descent converges to a stationary point of the expected objective function with probability one.</w:t>
      </w:r>
    </w:p>
    <w:p w14:paraId="1969B3E1"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Convergence Rate:</w:t>
      </w:r>
    </w:p>
    <w:p w14:paraId="07268A58" w14:textId="7CEAF8ED" w:rsidR="00EF1988" w:rsidRPr="003D165E" w:rsidRDefault="00E63460">
      <w:pPr>
        <w:pStyle w:val="BodyText"/>
        <w:rPr>
          <w:rFonts w:ascii="Times New Roman" w:hAnsi="Times New Roman" w:cs="Times New Roman"/>
        </w:rPr>
      </w:pPr>
      <m:oMathPara>
        <m:oMathParaPr>
          <m:jc m:val="center"/>
        </m:oMathParaPr>
        <m:oMath>
          <m:r>
            <m:rPr>
              <m:scr m:val="double-struck"/>
              <m:sty m:val="p"/>
            </m:rPr>
            <w:rPr>
              <w:rFonts w:ascii="Cambria Math" w:hAnsi="Cambria Math" w:cs="Times New Roman"/>
            </w:rPr>
            <m:t>E</m:t>
          </m:r>
          <m:d>
            <m:dPr>
              <m:begChr m:val="["/>
              <m:endChr m:val="]"/>
              <m:ctrlPr>
                <w:ins w:id="2653" w:author="Valcin, Vieux" w:date="2025-10-24T12:18:00Z" w16du:dateUtc="2025-10-24T16:18:00Z">
                  <w:rPr>
                    <w:rFonts w:ascii="Cambria Math" w:hAnsi="Cambria Math" w:cs="Times New Roman"/>
                    <w:i/>
                  </w:rPr>
                </w:ins>
              </m:ctrlPr>
            </m:dPr>
            <m:e>
              <m:r>
                <w:rPr>
                  <w:rFonts w:ascii="Cambria Math" w:hAnsi="Cambria Math" w:cs="Times New Roman"/>
                </w:rPr>
                <m:t>∥∇</m:t>
              </m:r>
              <m:sSub>
                <m:sSubPr>
                  <m:ctrlPr>
                    <w:ins w:id="2654" w:author="Valcin, Vieux" w:date="2025-10-24T11:34:00Z" w16du:dateUtc="2025-10-24T15:34:00Z">
                      <w:rPr>
                        <w:rFonts w:ascii="Cambria Math" w:hAnsi="Cambria Math" w:cs="Times New Roman"/>
                      </w:rPr>
                    </w:ins>
                  </m:ctrlPr>
                </m:sSubPr>
                <m:e>
                  <m:r>
                    <w:rPr>
                      <w:rFonts w:ascii="Cambria Math" w:hAnsi="Cambria Math" w:cs="Times New Roman"/>
                    </w:rPr>
                    <m:t>L</m:t>
                  </m:r>
                </m:e>
                <m:sub>
                  <m:r>
                    <w:rPr>
                      <w:rFonts w:ascii="Cambria Math" w:hAnsi="Cambria Math" w:cs="Times New Roman"/>
                    </w:rPr>
                    <m:t>total</m:t>
                  </m:r>
                </m:sub>
              </m:sSub>
              <m:sSup>
                <m:sSupPr>
                  <m:ctrlPr>
                    <w:ins w:id="2655" w:author="Valcin, Vieux" w:date="2025-10-24T11:34:00Z" w16du:dateUtc="2025-10-24T15:34:00Z">
                      <w:rPr>
                        <w:rFonts w:ascii="Cambria Math" w:hAnsi="Cambria Math" w:cs="Times New Roman"/>
                      </w:rPr>
                    </w:ins>
                  </m:ctrlPr>
                </m:sSupPr>
                <m:e>
                  <m:r>
                    <w:rPr>
                      <w:rFonts w:ascii="Cambria Math" w:hAnsi="Cambria Math" w:cs="Times New Roman"/>
                    </w:rPr>
                    <m:t>∥</m:t>
                  </m:r>
                </m:e>
                <m:sup>
                  <m:r>
                    <w:rPr>
                      <w:rFonts w:ascii="Cambria Math" w:hAnsi="Cambria Math" w:cs="Times New Roman"/>
                    </w:rPr>
                    <m:t>2</m:t>
                  </m:r>
                </m:sup>
              </m:sSup>
            </m:e>
          </m:d>
          <m:r>
            <w:rPr>
              <w:rFonts w:ascii="Cambria Math" w:hAnsi="Cambria Math" w:cs="Times New Roman"/>
            </w:rPr>
            <m:t>≤</m:t>
          </m:r>
          <m:f>
            <m:fPr>
              <m:ctrlPr>
                <w:ins w:id="2656" w:author="Valcin, Vieux" w:date="2025-10-24T11:34:00Z" w16du:dateUtc="2025-10-24T15:34:00Z">
                  <w:rPr>
                    <w:rFonts w:ascii="Cambria Math" w:hAnsi="Cambria Math" w:cs="Times New Roman"/>
                  </w:rPr>
                </w:ins>
              </m:ctrlPr>
            </m:fPr>
            <m:num>
              <m:r>
                <w:rPr>
                  <w:rFonts w:ascii="Cambria Math" w:hAnsi="Cambria Math" w:cs="Times New Roman"/>
                </w:rPr>
                <m:t>C</m:t>
              </m:r>
            </m:num>
            <m:den>
              <m:rad>
                <m:radPr>
                  <m:degHide m:val="1"/>
                  <m:ctrlPr>
                    <w:ins w:id="2657" w:author="Valcin, Vieux" w:date="2025-10-24T11:34:00Z" w16du:dateUtc="2025-10-24T15:34:00Z">
                      <w:rPr>
                        <w:rFonts w:ascii="Cambria Math" w:hAnsi="Cambria Math" w:cs="Times New Roman"/>
                      </w:rPr>
                    </w:ins>
                  </m:ctrlPr>
                </m:radPr>
                <m:deg/>
                <m:e>
                  <m:r>
                    <w:rPr>
                      <w:rFonts w:ascii="Cambria Math" w:hAnsi="Cambria Math" w:cs="Times New Roman"/>
                    </w:rPr>
                    <m:t>T</m:t>
                  </m:r>
                </m:e>
              </m:rad>
            </m:den>
          </m:f>
        </m:oMath>
      </m:oMathPara>
    </w:p>
    <w:p w14:paraId="6C961002"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where </w:t>
      </w:r>
      <m:oMath>
        <m:r>
          <w:rPr>
            <w:rFonts w:ascii="Cambria Math" w:hAnsi="Cambria Math" w:cs="Times New Roman"/>
          </w:rPr>
          <m:t>T</m:t>
        </m:r>
      </m:oMath>
      <w:r w:rsidRPr="003D165E">
        <w:rPr>
          <w:rFonts w:ascii="Times New Roman" w:hAnsi="Times New Roman" w:cs="Times New Roman"/>
        </w:rPr>
        <w:t xml:space="preserve"> is the number of iterations and </w:t>
      </w:r>
      <m:oMath>
        <m:r>
          <w:rPr>
            <w:rFonts w:ascii="Cambria Math" w:hAnsi="Cambria Math" w:cs="Times New Roman"/>
          </w:rPr>
          <m:t>C</m:t>
        </m:r>
      </m:oMath>
      <w:r w:rsidRPr="003D165E">
        <w:rPr>
          <w:rFonts w:ascii="Times New Roman" w:hAnsi="Times New Roman" w:cs="Times New Roman"/>
        </w:rPr>
        <w:t xml:space="preserve"> is a constant depending on problem parameters.</w:t>
      </w:r>
    </w:p>
    <w:p w14:paraId="53F105DA" w14:textId="77777777" w:rsidR="00EF1988" w:rsidRPr="003D165E" w:rsidRDefault="00591BCA">
      <w:pPr>
        <w:pStyle w:val="Heading3"/>
        <w:rPr>
          <w:rFonts w:ascii="Times New Roman" w:hAnsi="Times New Roman" w:cs="Times New Roman"/>
          <w:color w:val="auto"/>
        </w:rPr>
      </w:pPr>
      <w:bookmarkStart w:id="2658" w:name="manifold-preservation"/>
      <w:bookmarkStart w:id="2659" w:name="_Toc211774017"/>
      <w:r w:rsidRPr="003D165E">
        <w:rPr>
          <w:rFonts w:ascii="Times New Roman" w:hAnsi="Times New Roman" w:cs="Times New Roman"/>
          <w:color w:val="auto"/>
        </w:rPr>
        <w:t>4.2 Manifold Preservation</w:t>
      </w:r>
      <w:bookmarkEnd w:id="2658"/>
      <w:bookmarkEnd w:id="2659"/>
    </w:p>
    <w:p w14:paraId="607A500A" w14:textId="01BDB6C1" w:rsidR="00EF1988" w:rsidRPr="003D165E" w:rsidRDefault="00591BCA">
      <w:pPr>
        <w:pStyle w:val="FirstParagraph"/>
        <w:rPr>
          <w:rFonts w:ascii="Times New Roman" w:hAnsi="Times New Roman" w:cs="Times New Roman"/>
        </w:rPr>
      </w:pPr>
      <w:r w:rsidRPr="003D165E">
        <w:rPr>
          <w:rFonts w:ascii="Times New Roman" w:hAnsi="Times New Roman" w:cs="Times New Roman"/>
          <w:b/>
        </w:rPr>
        <w:t>Theorem (Neighborhood Preservation):</w:t>
      </w:r>
      <w:r w:rsidRPr="003D165E">
        <w:rPr>
          <w:rFonts w:ascii="Times New Roman" w:hAnsi="Times New Roman" w:cs="Times New Roman"/>
        </w:rPr>
        <w:t xml:space="preserve"> Let </w:t>
      </w:r>
      <m:oMath>
        <m:sSubSup>
          <m:sSubSupPr>
            <m:ctrlPr>
              <w:ins w:id="2660" w:author="Valcin, Vieux" w:date="2025-10-24T11:34:00Z" w16du:dateUtc="2025-10-24T15:34:00Z">
                <w:rPr>
                  <w:rFonts w:ascii="Cambria Math" w:hAnsi="Cambria Math" w:cs="Times New Roman"/>
                </w:rPr>
              </w:ins>
            </m:ctrlPr>
          </m:sSubSupPr>
          <m:e>
            <m:r>
              <m:rPr>
                <m:scr m:val="script"/>
                <m:sty m:val="p"/>
              </m:rPr>
              <w:rPr>
                <w:rFonts w:ascii="Cambria Math" w:hAnsi="Cambria Math" w:cs="Times New Roman"/>
              </w:rPr>
              <m:t>N</m:t>
            </m:r>
          </m:e>
          <m:sub>
            <m:r>
              <w:rPr>
                <w:rFonts w:ascii="Cambria Math" w:hAnsi="Cambria Math" w:cs="Times New Roman"/>
              </w:rPr>
              <m:t>i</m:t>
            </m:r>
          </m:sub>
          <m:sup>
            <m:d>
              <m:dPr>
                <m:ctrlPr>
                  <w:ins w:id="2661" w:author="Valcin, Vieux" w:date="2025-10-24T12:18:00Z" w16du:dateUtc="2025-10-24T16:18:00Z">
                    <w:rPr>
                      <w:rFonts w:ascii="Cambria Math" w:hAnsi="Cambria Math" w:cs="Times New Roman"/>
                      <w:i/>
                    </w:rPr>
                  </w:ins>
                </m:ctrlPr>
              </m:dPr>
              <m:e>
                <m:r>
                  <w:rPr>
                    <w:rFonts w:ascii="Cambria Math" w:hAnsi="Cambria Math" w:cs="Times New Roman"/>
                  </w:rPr>
                  <m:t>h</m:t>
                </m:r>
              </m:e>
            </m:d>
          </m:sup>
        </m:sSubSup>
      </m:oMath>
      <w:r w:rsidRPr="003D165E">
        <w:rPr>
          <w:rFonts w:ascii="Times New Roman" w:hAnsi="Times New Roman" w:cs="Times New Roman"/>
        </w:rPr>
        <w:t xml:space="preserve"> and </w:t>
      </w:r>
      <m:oMath>
        <m:sSubSup>
          <m:sSubSupPr>
            <m:ctrlPr>
              <w:ins w:id="2662" w:author="Valcin, Vieux" w:date="2025-10-24T11:34:00Z" w16du:dateUtc="2025-10-24T15:34:00Z">
                <w:rPr>
                  <w:rFonts w:ascii="Cambria Math" w:hAnsi="Cambria Math" w:cs="Times New Roman"/>
                </w:rPr>
              </w:ins>
            </m:ctrlPr>
          </m:sSubSupPr>
          <m:e>
            <m:r>
              <m:rPr>
                <m:scr m:val="script"/>
                <m:sty m:val="p"/>
              </m:rPr>
              <w:rPr>
                <w:rFonts w:ascii="Cambria Math" w:hAnsi="Cambria Math" w:cs="Times New Roman"/>
              </w:rPr>
              <m:t>N</m:t>
            </m:r>
          </m:e>
          <m:sub>
            <m:r>
              <w:rPr>
                <w:rFonts w:ascii="Cambria Math" w:hAnsi="Cambria Math" w:cs="Times New Roman"/>
              </w:rPr>
              <m:t>i</m:t>
            </m:r>
          </m:sub>
          <m:sup>
            <m:d>
              <m:dPr>
                <m:ctrlPr>
                  <w:ins w:id="2663" w:author="Valcin, Vieux" w:date="2025-10-24T12:18:00Z" w16du:dateUtc="2025-10-24T16:18:00Z">
                    <w:rPr>
                      <w:rFonts w:ascii="Cambria Math" w:hAnsi="Cambria Math" w:cs="Times New Roman"/>
                      <w:i/>
                    </w:rPr>
                  </w:ins>
                </m:ctrlPr>
              </m:dPr>
              <m:e>
                <m:r>
                  <w:rPr>
                    <w:rFonts w:ascii="Cambria Math" w:hAnsi="Cambria Math" w:cs="Times New Roman"/>
                  </w:rPr>
                  <m:t>l</m:t>
                </m:r>
              </m:e>
            </m:d>
          </m:sup>
        </m:sSubSup>
      </m:oMath>
      <w:r w:rsidRPr="003D165E">
        <w:rPr>
          <w:rFonts w:ascii="Times New Roman" w:hAnsi="Times New Roman" w:cs="Times New Roman"/>
        </w:rPr>
        <w:t xml:space="preserve"> denote the k-nearest neighbors of user </w:t>
      </w:r>
      <m:oMath>
        <m:r>
          <w:rPr>
            <w:rFonts w:ascii="Cambria Math" w:hAnsi="Cambria Math" w:cs="Times New Roman"/>
          </w:rPr>
          <m:t>i</m:t>
        </m:r>
      </m:oMath>
      <w:r w:rsidRPr="003D165E">
        <w:rPr>
          <w:rFonts w:ascii="Times New Roman" w:hAnsi="Times New Roman" w:cs="Times New Roman"/>
        </w:rPr>
        <w:t xml:space="preserve"> in high-dimensional and low-dimensional spaces, respectively. STAP achieves:</w:t>
      </w:r>
    </w:p>
    <w:p w14:paraId="4F5D7349" w14:textId="465DDB45" w:rsidR="00EF1988" w:rsidRPr="003D165E" w:rsidRDefault="00000000">
      <w:pPr>
        <w:pStyle w:val="BodyText"/>
        <w:rPr>
          <w:rFonts w:ascii="Times New Roman" w:hAnsi="Times New Roman" w:cs="Times New Roman"/>
        </w:rPr>
      </w:pPr>
      <m:oMathPara>
        <m:oMathParaPr>
          <m:jc m:val="center"/>
        </m:oMathParaPr>
        <m:oMath>
          <m:f>
            <m:fPr>
              <m:ctrlPr>
                <w:ins w:id="2664" w:author="Valcin, Vieux" w:date="2025-10-24T11:34:00Z" w16du:dateUtc="2025-10-24T15:34:00Z">
                  <w:rPr>
                    <w:rFonts w:ascii="Cambria Math" w:hAnsi="Cambria Math" w:cs="Times New Roman"/>
                  </w:rPr>
                </w:ins>
              </m:ctrlPr>
            </m:fPr>
            <m:num>
              <m:d>
                <m:dPr>
                  <m:begChr m:val="|"/>
                  <m:endChr m:val="|"/>
                  <m:ctrlPr>
                    <w:ins w:id="2665" w:author="Valcin, Vieux" w:date="2025-10-24T12:18:00Z" w16du:dateUtc="2025-10-24T16:18:00Z">
                      <w:rPr>
                        <w:rFonts w:ascii="Cambria Math" w:hAnsi="Cambria Math" w:cs="Times New Roman"/>
                        <w:i/>
                      </w:rPr>
                    </w:ins>
                  </m:ctrlPr>
                </m:dPr>
                <m:e>
                  <m:sSubSup>
                    <m:sSubSupPr>
                      <m:ctrlPr>
                        <w:ins w:id="2666" w:author="Valcin, Vieux" w:date="2025-10-24T11:34:00Z" w16du:dateUtc="2025-10-24T15:34:00Z">
                          <w:rPr>
                            <w:rFonts w:ascii="Cambria Math" w:hAnsi="Cambria Math" w:cs="Times New Roman"/>
                          </w:rPr>
                        </w:ins>
                      </m:ctrlPr>
                    </m:sSubSupPr>
                    <m:e>
                      <m:r>
                        <m:rPr>
                          <m:scr m:val="script"/>
                          <m:sty m:val="p"/>
                        </m:rPr>
                        <w:rPr>
                          <w:rFonts w:ascii="Cambria Math" w:hAnsi="Cambria Math" w:cs="Times New Roman"/>
                        </w:rPr>
                        <m:t>N</m:t>
                      </m:r>
                    </m:e>
                    <m:sub>
                      <m:r>
                        <w:rPr>
                          <w:rFonts w:ascii="Cambria Math" w:hAnsi="Cambria Math" w:cs="Times New Roman"/>
                        </w:rPr>
                        <m:t>i</m:t>
                      </m:r>
                    </m:sub>
                    <m:sup>
                      <m:d>
                        <m:dPr>
                          <m:ctrlPr>
                            <w:ins w:id="2667" w:author="Valcin, Vieux" w:date="2025-10-24T12:18:00Z" w16du:dateUtc="2025-10-24T16:18:00Z">
                              <w:rPr>
                                <w:rFonts w:ascii="Cambria Math" w:hAnsi="Cambria Math" w:cs="Times New Roman"/>
                                <w:i/>
                              </w:rPr>
                            </w:ins>
                          </m:ctrlPr>
                        </m:dPr>
                        <m:e>
                          <m:r>
                            <w:rPr>
                              <w:rFonts w:ascii="Cambria Math" w:hAnsi="Cambria Math" w:cs="Times New Roman"/>
                            </w:rPr>
                            <m:t>h</m:t>
                          </m:r>
                        </m:e>
                      </m:d>
                    </m:sup>
                  </m:sSubSup>
                  <m:r>
                    <w:rPr>
                      <w:rFonts w:ascii="Cambria Math" w:hAnsi="Cambria Math" w:cs="Times New Roman"/>
                    </w:rPr>
                    <m:t>∩</m:t>
                  </m:r>
                  <m:sSubSup>
                    <m:sSubSupPr>
                      <m:ctrlPr>
                        <w:ins w:id="2668" w:author="Valcin, Vieux" w:date="2025-10-24T11:34:00Z" w16du:dateUtc="2025-10-24T15:34:00Z">
                          <w:rPr>
                            <w:rFonts w:ascii="Cambria Math" w:hAnsi="Cambria Math" w:cs="Times New Roman"/>
                          </w:rPr>
                        </w:ins>
                      </m:ctrlPr>
                    </m:sSubSupPr>
                    <m:e>
                      <m:r>
                        <m:rPr>
                          <m:scr m:val="script"/>
                          <m:sty m:val="p"/>
                        </m:rPr>
                        <w:rPr>
                          <w:rFonts w:ascii="Cambria Math" w:hAnsi="Cambria Math" w:cs="Times New Roman"/>
                        </w:rPr>
                        <m:t>N</m:t>
                      </m:r>
                    </m:e>
                    <m:sub>
                      <m:r>
                        <w:rPr>
                          <w:rFonts w:ascii="Cambria Math" w:hAnsi="Cambria Math" w:cs="Times New Roman"/>
                        </w:rPr>
                        <m:t>i</m:t>
                      </m:r>
                    </m:sub>
                    <m:sup>
                      <m:d>
                        <m:dPr>
                          <m:ctrlPr>
                            <w:ins w:id="2669" w:author="Valcin, Vieux" w:date="2025-10-24T12:18:00Z" w16du:dateUtc="2025-10-24T16:18:00Z">
                              <w:rPr>
                                <w:rFonts w:ascii="Cambria Math" w:hAnsi="Cambria Math" w:cs="Times New Roman"/>
                                <w:i/>
                              </w:rPr>
                            </w:ins>
                          </m:ctrlPr>
                        </m:dPr>
                        <m:e>
                          <m:r>
                            <w:rPr>
                              <w:rFonts w:ascii="Cambria Math" w:hAnsi="Cambria Math" w:cs="Times New Roman"/>
                            </w:rPr>
                            <m:t>l</m:t>
                          </m:r>
                        </m:e>
                      </m:d>
                    </m:sup>
                  </m:sSubSup>
                </m:e>
              </m:d>
            </m:num>
            <m:den>
              <m:r>
                <w:rPr>
                  <w:rFonts w:ascii="Cambria Math" w:hAnsi="Cambria Math" w:cs="Times New Roman"/>
                </w:rPr>
                <m:t>k</m:t>
              </m:r>
            </m:den>
          </m:f>
          <m:r>
            <w:rPr>
              <w:rFonts w:ascii="Cambria Math" w:hAnsi="Cambria Math" w:cs="Times New Roman"/>
            </w:rPr>
            <m:t>≥0.85</m:t>
          </m:r>
        </m:oMath>
      </m:oMathPara>
    </w:p>
    <w:p w14:paraId="4F1CA7B0"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lastRenderedPageBreak/>
        <w:t xml:space="preserve">with probability </w:t>
      </w:r>
      <m:oMath>
        <m:r>
          <w:rPr>
            <w:rFonts w:ascii="Cambria Math" w:hAnsi="Cambria Math" w:cs="Times New Roman"/>
          </w:rPr>
          <m:t>≥0.95</m:t>
        </m:r>
      </m:oMath>
      <w:r w:rsidRPr="003D165E">
        <w:rPr>
          <w:rFonts w:ascii="Times New Roman" w:hAnsi="Times New Roman" w:cs="Times New Roman"/>
        </w:rPr>
        <w:t xml:space="preserve"> for </w:t>
      </w:r>
      <m:oMath>
        <m:r>
          <w:rPr>
            <w:rFonts w:ascii="Cambria Math" w:hAnsi="Cambria Math" w:cs="Times New Roman"/>
          </w:rPr>
          <m:t>k=5</m:t>
        </m:r>
      </m:oMath>
      <w:r w:rsidRPr="003D165E">
        <w:rPr>
          <w:rFonts w:ascii="Times New Roman" w:hAnsi="Times New Roman" w:cs="Times New Roman"/>
        </w:rPr>
        <w:t xml:space="preserve"> and </w:t>
      </w:r>
      <m:oMath>
        <m:r>
          <w:rPr>
            <w:rFonts w:ascii="Cambria Math" w:hAnsi="Cambria Math" w:cs="Times New Roman"/>
          </w:rPr>
          <m:t>N≥1000</m:t>
        </m:r>
      </m:oMath>
      <w:r w:rsidRPr="003D165E">
        <w:rPr>
          <w:rFonts w:ascii="Times New Roman" w:hAnsi="Times New Roman" w:cs="Times New Roman"/>
        </w:rPr>
        <w:t>.</w:t>
      </w:r>
    </w:p>
    <w:p w14:paraId="1959E18F" w14:textId="081DD8CA" w:rsidR="00EF1988" w:rsidRPr="003D165E" w:rsidRDefault="00591BCA">
      <w:pPr>
        <w:pStyle w:val="BodyText"/>
        <w:rPr>
          <w:rFonts w:ascii="Times New Roman" w:hAnsi="Times New Roman" w:cs="Times New Roman"/>
        </w:rPr>
      </w:pPr>
      <w:r w:rsidRPr="003D165E">
        <w:rPr>
          <w:rFonts w:ascii="Times New Roman" w:hAnsi="Times New Roman" w:cs="Times New Roman"/>
          <w:b/>
        </w:rPr>
        <w:t>Proof Sketch:</w:t>
      </w:r>
      <w:r w:rsidRPr="003D165E">
        <w:rPr>
          <w:rFonts w:ascii="Times New Roman" w:hAnsi="Times New Roman" w:cs="Times New Roman"/>
        </w:rPr>
        <w:t xml:space="preserve"> The cross-entropy objective directly optimizes for neighborhood preservation by minimizing </w:t>
      </w:r>
      <m:oMath>
        <m:r>
          <m:rPr>
            <m:nor/>
          </m:rPr>
          <w:rPr>
            <w:rFonts w:ascii="Times New Roman" w:hAnsi="Times New Roman" w:cs="Times New Roman"/>
          </w:rPr>
          <m:t>KL</m:t>
        </m:r>
        <m:d>
          <m:dPr>
            <m:ctrlPr>
              <w:ins w:id="2670" w:author="Valcin, Vieux" w:date="2025-10-24T12:18:00Z" w16du:dateUtc="2025-10-24T16:18:00Z">
                <w:rPr>
                  <w:rFonts w:ascii="Cambria Math" w:hAnsi="Cambria Math" w:cs="Times New Roman"/>
                  <w:i/>
                </w:rPr>
              </w:ins>
            </m:ctrlPr>
          </m:dPr>
          <m:e>
            <m:r>
              <w:rPr>
                <w:rFonts w:ascii="Cambria Math" w:hAnsi="Cambria Math" w:cs="Times New Roman"/>
              </w:rPr>
              <m:t>P∥Q</m:t>
            </m:r>
          </m:e>
        </m:d>
      </m:oMath>
      <w:r w:rsidRPr="003D165E">
        <w:rPr>
          <w:rFonts w:ascii="Times New Roman" w:hAnsi="Times New Roman" w:cs="Times New Roman"/>
        </w:rPr>
        <w:t>. The Mahalanobis distance in high-dimensional space and hyperbolic distance in low-dimensional space both respect the manifold structure, ensuring topological consistency.</w:t>
      </w:r>
    </w:p>
    <w:p w14:paraId="282EDD87" w14:textId="77777777" w:rsidR="00EF1988" w:rsidRPr="003D165E" w:rsidRDefault="00000000">
      <w:pPr>
        <w:rPr>
          <w:rFonts w:ascii="Times New Roman" w:hAnsi="Times New Roman" w:cs="Times New Roman"/>
        </w:rPr>
      </w:pPr>
      <w:r>
        <w:rPr>
          <w:rFonts w:ascii="Times New Roman" w:hAnsi="Times New Roman" w:cs="Times New Roman"/>
        </w:rPr>
        <w:pict w14:anchorId="6E5A4BCF">
          <v:rect id="_x0000_i1033" style="width:0;height:1.5pt" o:hralign="center" o:hrstd="t" o:hr="t"/>
        </w:pict>
      </w:r>
    </w:p>
    <w:p w14:paraId="28F54ED3" w14:textId="77777777" w:rsidR="00EF1988" w:rsidRPr="003D165E" w:rsidRDefault="00591BCA">
      <w:pPr>
        <w:pStyle w:val="Heading2"/>
        <w:rPr>
          <w:rFonts w:ascii="Times New Roman" w:hAnsi="Times New Roman" w:cs="Times New Roman"/>
          <w:color w:val="auto"/>
        </w:rPr>
      </w:pPr>
      <w:bookmarkStart w:id="2671" w:name="empirical-validation"/>
      <w:bookmarkStart w:id="2672" w:name="_Toc211774018"/>
      <w:r w:rsidRPr="003D165E">
        <w:rPr>
          <w:rFonts w:ascii="Times New Roman" w:hAnsi="Times New Roman" w:cs="Times New Roman"/>
          <w:color w:val="auto"/>
        </w:rPr>
        <w:t>5. Empirical Validation</w:t>
      </w:r>
      <w:bookmarkEnd w:id="2671"/>
      <w:bookmarkEnd w:id="2672"/>
    </w:p>
    <w:p w14:paraId="65DDB2C4" w14:textId="77777777" w:rsidR="00EF1988" w:rsidRPr="003D165E" w:rsidRDefault="00591BCA">
      <w:pPr>
        <w:pStyle w:val="Heading3"/>
        <w:rPr>
          <w:rFonts w:ascii="Times New Roman" w:hAnsi="Times New Roman" w:cs="Times New Roman"/>
          <w:color w:val="auto"/>
        </w:rPr>
      </w:pPr>
      <w:bookmarkStart w:id="2673" w:name="experimental-setup"/>
      <w:bookmarkStart w:id="2674" w:name="_Toc211774019"/>
      <w:r w:rsidRPr="003D165E">
        <w:rPr>
          <w:rFonts w:ascii="Times New Roman" w:hAnsi="Times New Roman" w:cs="Times New Roman"/>
          <w:color w:val="auto"/>
        </w:rPr>
        <w:t>5.1 Experimental Setup</w:t>
      </w:r>
      <w:bookmarkEnd w:id="2673"/>
      <w:bookmarkEnd w:id="2674"/>
    </w:p>
    <w:p w14:paraId="051FF94D"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b/>
        </w:rPr>
        <w:t>Dataset:</w:t>
      </w:r>
      <w:r w:rsidRPr="003D165E">
        <w:rPr>
          <w:rFonts w:ascii="Times New Roman" w:hAnsi="Times New Roman" w:cs="Times New Roman"/>
        </w:rPr>
        <w:t xml:space="preserve"> - Simulated Word2World user base with </w:t>
      </w:r>
      <m:oMath>
        <m:r>
          <w:rPr>
            <w:rFonts w:ascii="Cambria Math" w:hAnsi="Cambria Math" w:cs="Times New Roman"/>
          </w:rPr>
          <m:t>N=10,000</m:t>
        </m:r>
      </m:oMath>
      <w:r w:rsidRPr="003D165E">
        <w:rPr>
          <w:rFonts w:ascii="Times New Roman" w:hAnsi="Times New Roman" w:cs="Times New Roman"/>
        </w:rPr>
        <w:t xml:space="preserve"> users - Multi-modal data: text posts, profile images, social connections - Ground truth bridge labels from interaction outcomes</w:t>
      </w:r>
    </w:p>
    <w:p w14:paraId="36ABA842"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Baselines:</w:t>
      </w:r>
      <w:r w:rsidRPr="003D165E">
        <w:rPr>
          <w:rFonts w:ascii="Times New Roman" w:hAnsi="Times New Roman" w:cs="Times New Roman"/>
        </w:rPr>
        <w:t xml:space="preserve"> - STAP v3.0 (Euclidean, text-only) - PCA (linear) - KPCA (RBF kernel) - t-SNE (Euclidean) - UMAP (Euclidean)</w:t>
      </w:r>
    </w:p>
    <w:p w14:paraId="7262C909"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Metrics:</w:t>
      </w:r>
      <w:r w:rsidRPr="003D165E">
        <w:rPr>
          <w:rFonts w:ascii="Times New Roman" w:hAnsi="Times New Roman" w:cs="Times New Roman"/>
        </w:rPr>
        <w:t xml:space="preserve"> - Bridge identification precision/recall - Neighbor preservation rate - Bridge engagement rate - Constructive interaction rate</w:t>
      </w:r>
    </w:p>
    <w:p w14:paraId="52C74F09" w14:textId="77777777" w:rsidR="00EF1988" w:rsidRPr="003D165E" w:rsidRDefault="00591BCA">
      <w:pPr>
        <w:pStyle w:val="Heading3"/>
        <w:rPr>
          <w:rFonts w:ascii="Times New Roman" w:hAnsi="Times New Roman" w:cs="Times New Roman"/>
          <w:color w:val="auto"/>
        </w:rPr>
      </w:pPr>
      <w:bookmarkStart w:id="2675" w:name="results"/>
      <w:bookmarkStart w:id="2676" w:name="_Toc211774020"/>
      <w:r w:rsidRPr="003D165E">
        <w:rPr>
          <w:rFonts w:ascii="Times New Roman" w:hAnsi="Times New Roman" w:cs="Times New Roman"/>
          <w:color w:val="auto"/>
        </w:rPr>
        <w:t>5.2 Results</w:t>
      </w:r>
      <w:bookmarkEnd w:id="2675"/>
      <w:bookmarkEnd w:id="2676"/>
    </w:p>
    <w:tbl>
      <w:tblPr>
        <w:tblStyle w:val="Table"/>
        <w:tblW w:w="0" w:type="pct"/>
        <w:tblLook w:val="07E0" w:firstRow="1" w:lastRow="1" w:firstColumn="1" w:lastColumn="1" w:noHBand="1" w:noVBand="1"/>
      </w:tblPr>
      <w:tblGrid>
        <w:gridCol w:w="2636"/>
        <w:gridCol w:w="683"/>
        <w:gridCol w:w="857"/>
        <w:gridCol w:w="816"/>
        <w:gridCol w:w="910"/>
        <w:gridCol w:w="1283"/>
        <w:gridCol w:w="1310"/>
      </w:tblGrid>
      <w:tr w:rsidR="003D165E" w:rsidRPr="003D165E" w14:paraId="52C972FB" w14:textId="77777777">
        <w:tc>
          <w:tcPr>
            <w:tcW w:w="0" w:type="auto"/>
            <w:tcBorders>
              <w:bottom w:val="single" w:sz="0" w:space="0" w:color="auto"/>
            </w:tcBorders>
            <w:vAlign w:val="bottom"/>
          </w:tcPr>
          <w:p w14:paraId="432FF458"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Metric</w:t>
            </w:r>
          </w:p>
        </w:tc>
        <w:tc>
          <w:tcPr>
            <w:tcW w:w="0" w:type="auto"/>
            <w:tcBorders>
              <w:bottom w:val="single" w:sz="0" w:space="0" w:color="auto"/>
            </w:tcBorders>
            <w:vAlign w:val="bottom"/>
          </w:tcPr>
          <w:p w14:paraId="21BDB946"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PCA</w:t>
            </w:r>
          </w:p>
        </w:tc>
        <w:tc>
          <w:tcPr>
            <w:tcW w:w="0" w:type="auto"/>
            <w:tcBorders>
              <w:bottom w:val="single" w:sz="0" w:space="0" w:color="auto"/>
            </w:tcBorders>
            <w:vAlign w:val="bottom"/>
          </w:tcPr>
          <w:p w14:paraId="06797C17"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KPCA</w:t>
            </w:r>
          </w:p>
        </w:tc>
        <w:tc>
          <w:tcPr>
            <w:tcW w:w="0" w:type="auto"/>
            <w:tcBorders>
              <w:bottom w:val="single" w:sz="0" w:space="0" w:color="auto"/>
            </w:tcBorders>
            <w:vAlign w:val="bottom"/>
          </w:tcPr>
          <w:p w14:paraId="7D9A20AB"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t-SNE</w:t>
            </w:r>
          </w:p>
        </w:tc>
        <w:tc>
          <w:tcPr>
            <w:tcW w:w="0" w:type="auto"/>
            <w:tcBorders>
              <w:bottom w:val="single" w:sz="0" w:space="0" w:color="auto"/>
            </w:tcBorders>
            <w:vAlign w:val="bottom"/>
          </w:tcPr>
          <w:p w14:paraId="1CE447AB"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UMAP</w:t>
            </w:r>
          </w:p>
        </w:tc>
        <w:tc>
          <w:tcPr>
            <w:tcW w:w="0" w:type="auto"/>
            <w:tcBorders>
              <w:bottom w:val="single" w:sz="0" w:space="0" w:color="auto"/>
            </w:tcBorders>
            <w:vAlign w:val="bottom"/>
          </w:tcPr>
          <w:p w14:paraId="7C9E3539"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STAP v3.0</w:t>
            </w:r>
          </w:p>
        </w:tc>
        <w:tc>
          <w:tcPr>
            <w:tcW w:w="0" w:type="auto"/>
            <w:tcBorders>
              <w:bottom w:val="single" w:sz="0" w:space="0" w:color="auto"/>
            </w:tcBorders>
            <w:vAlign w:val="bottom"/>
          </w:tcPr>
          <w:p w14:paraId="5C6CBE32"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b/>
              </w:rPr>
              <w:t>STAP v4.0</w:t>
            </w:r>
          </w:p>
        </w:tc>
      </w:tr>
      <w:tr w:rsidR="003D165E" w:rsidRPr="003D165E" w14:paraId="58F41272" w14:textId="77777777">
        <w:tc>
          <w:tcPr>
            <w:tcW w:w="0" w:type="auto"/>
          </w:tcPr>
          <w:p w14:paraId="154CF9D4"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Bridge Precision</w:t>
            </w:r>
          </w:p>
        </w:tc>
        <w:tc>
          <w:tcPr>
            <w:tcW w:w="0" w:type="auto"/>
          </w:tcPr>
          <w:p w14:paraId="4518EA0B"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0.42</w:t>
            </w:r>
          </w:p>
        </w:tc>
        <w:tc>
          <w:tcPr>
            <w:tcW w:w="0" w:type="auto"/>
          </w:tcPr>
          <w:p w14:paraId="67D79264"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0.48</w:t>
            </w:r>
          </w:p>
        </w:tc>
        <w:tc>
          <w:tcPr>
            <w:tcW w:w="0" w:type="auto"/>
          </w:tcPr>
          <w:p w14:paraId="541803D5"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0.58</w:t>
            </w:r>
          </w:p>
        </w:tc>
        <w:tc>
          <w:tcPr>
            <w:tcW w:w="0" w:type="auto"/>
          </w:tcPr>
          <w:p w14:paraId="3857E5BC"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0.62</w:t>
            </w:r>
          </w:p>
        </w:tc>
        <w:tc>
          <w:tcPr>
            <w:tcW w:w="0" w:type="auto"/>
          </w:tcPr>
          <w:p w14:paraId="1F153198"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0.65</w:t>
            </w:r>
          </w:p>
        </w:tc>
        <w:tc>
          <w:tcPr>
            <w:tcW w:w="0" w:type="auto"/>
          </w:tcPr>
          <w:p w14:paraId="0B1C54F6"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b/>
              </w:rPr>
              <w:t>0.80</w:t>
            </w:r>
          </w:p>
        </w:tc>
      </w:tr>
      <w:tr w:rsidR="003D165E" w:rsidRPr="003D165E" w14:paraId="2CA0469C" w14:textId="77777777">
        <w:tc>
          <w:tcPr>
            <w:tcW w:w="0" w:type="auto"/>
          </w:tcPr>
          <w:p w14:paraId="26747848"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Bridge Recall</w:t>
            </w:r>
          </w:p>
        </w:tc>
        <w:tc>
          <w:tcPr>
            <w:tcW w:w="0" w:type="auto"/>
          </w:tcPr>
          <w:p w14:paraId="5D3725F7"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0.38</w:t>
            </w:r>
          </w:p>
        </w:tc>
        <w:tc>
          <w:tcPr>
            <w:tcW w:w="0" w:type="auto"/>
          </w:tcPr>
          <w:p w14:paraId="27B85D55"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0.44</w:t>
            </w:r>
          </w:p>
        </w:tc>
        <w:tc>
          <w:tcPr>
            <w:tcW w:w="0" w:type="auto"/>
          </w:tcPr>
          <w:p w14:paraId="66E14F3B"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0.52</w:t>
            </w:r>
          </w:p>
        </w:tc>
        <w:tc>
          <w:tcPr>
            <w:tcW w:w="0" w:type="auto"/>
          </w:tcPr>
          <w:p w14:paraId="6CA983F7"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0.55</w:t>
            </w:r>
          </w:p>
        </w:tc>
        <w:tc>
          <w:tcPr>
            <w:tcW w:w="0" w:type="auto"/>
          </w:tcPr>
          <w:p w14:paraId="3E388C66"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0.58</w:t>
            </w:r>
          </w:p>
        </w:tc>
        <w:tc>
          <w:tcPr>
            <w:tcW w:w="0" w:type="auto"/>
          </w:tcPr>
          <w:p w14:paraId="1A6EEDAA"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b/>
              </w:rPr>
              <w:t>0.75</w:t>
            </w:r>
          </w:p>
        </w:tc>
      </w:tr>
      <w:tr w:rsidR="003D165E" w:rsidRPr="003D165E" w14:paraId="6966E484" w14:textId="77777777">
        <w:tc>
          <w:tcPr>
            <w:tcW w:w="0" w:type="auto"/>
          </w:tcPr>
          <w:p w14:paraId="1BC19CD3"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Neighbor Preservation</w:t>
            </w:r>
          </w:p>
        </w:tc>
        <w:tc>
          <w:tcPr>
            <w:tcW w:w="0" w:type="auto"/>
          </w:tcPr>
          <w:p w14:paraId="6DAA0F6F"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0.55</w:t>
            </w:r>
          </w:p>
        </w:tc>
        <w:tc>
          <w:tcPr>
            <w:tcW w:w="0" w:type="auto"/>
          </w:tcPr>
          <w:p w14:paraId="301F0BCA"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0.62</w:t>
            </w:r>
          </w:p>
        </w:tc>
        <w:tc>
          <w:tcPr>
            <w:tcW w:w="0" w:type="auto"/>
          </w:tcPr>
          <w:p w14:paraId="3213FE9A"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0.68</w:t>
            </w:r>
          </w:p>
        </w:tc>
        <w:tc>
          <w:tcPr>
            <w:tcW w:w="0" w:type="auto"/>
          </w:tcPr>
          <w:p w14:paraId="441B38F4"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0.72</w:t>
            </w:r>
          </w:p>
        </w:tc>
        <w:tc>
          <w:tcPr>
            <w:tcW w:w="0" w:type="auto"/>
          </w:tcPr>
          <w:p w14:paraId="6364CEC4"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0.72</w:t>
            </w:r>
          </w:p>
        </w:tc>
        <w:tc>
          <w:tcPr>
            <w:tcW w:w="0" w:type="auto"/>
          </w:tcPr>
          <w:p w14:paraId="2D5D2526"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b/>
              </w:rPr>
              <w:t>0.85</w:t>
            </w:r>
          </w:p>
        </w:tc>
      </w:tr>
      <w:tr w:rsidR="003D165E" w:rsidRPr="003D165E" w14:paraId="487ED54B" w14:textId="77777777">
        <w:tc>
          <w:tcPr>
            <w:tcW w:w="0" w:type="auto"/>
          </w:tcPr>
          <w:p w14:paraId="2B598142"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Bridge Engagement</w:t>
            </w:r>
          </w:p>
        </w:tc>
        <w:tc>
          <w:tcPr>
            <w:tcW w:w="0" w:type="auto"/>
          </w:tcPr>
          <w:p w14:paraId="23C08AA2"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6%</w:t>
            </w:r>
          </w:p>
        </w:tc>
        <w:tc>
          <w:tcPr>
            <w:tcW w:w="0" w:type="auto"/>
          </w:tcPr>
          <w:p w14:paraId="2C933189"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7%</w:t>
            </w:r>
          </w:p>
        </w:tc>
        <w:tc>
          <w:tcPr>
            <w:tcW w:w="0" w:type="auto"/>
          </w:tcPr>
          <w:p w14:paraId="25E00F97"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9%</w:t>
            </w:r>
          </w:p>
        </w:tc>
        <w:tc>
          <w:tcPr>
            <w:tcW w:w="0" w:type="auto"/>
          </w:tcPr>
          <w:p w14:paraId="1FC2DDE3"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10%</w:t>
            </w:r>
          </w:p>
        </w:tc>
        <w:tc>
          <w:tcPr>
            <w:tcW w:w="0" w:type="auto"/>
          </w:tcPr>
          <w:p w14:paraId="11C712A0"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12%</w:t>
            </w:r>
          </w:p>
        </w:tc>
        <w:tc>
          <w:tcPr>
            <w:tcW w:w="0" w:type="auto"/>
          </w:tcPr>
          <w:p w14:paraId="1D2250B4"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b/>
              </w:rPr>
              <w:t>20%</w:t>
            </w:r>
          </w:p>
        </w:tc>
      </w:tr>
      <w:tr w:rsidR="003D165E" w:rsidRPr="003D165E" w14:paraId="7FABBF10" w14:textId="77777777">
        <w:tc>
          <w:tcPr>
            <w:tcW w:w="0" w:type="auto"/>
          </w:tcPr>
          <w:p w14:paraId="44C97829"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Constructive Interactions</w:t>
            </w:r>
          </w:p>
        </w:tc>
        <w:tc>
          <w:tcPr>
            <w:tcW w:w="0" w:type="auto"/>
          </w:tcPr>
          <w:p w14:paraId="0013958A"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4%</w:t>
            </w:r>
          </w:p>
        </w:tc>
        <w:tc>
          <w:tcPr>
            <w:tcW w:w="0" w:type="auto"/>
          </w:tcPr>
          <w:p w14:paraId="0A5C7E0B"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5%</w:t>
            </w:r>
          </w:p>
        </w:tc>
        <w:tc>
          <w:tcPr>
            <w:tcW w:w="0" w:type="auto"/>
          </w:tcPr>
          <w:p w14:paraId="195C143D"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6%</w:t>
            </w:r>
          </w:p>
        </w:tc>
        <w:tc>
          <w:tcPr>
            <w:tcW w:w="0" w:type="auto"/>
          </w:tcPr>
          <w:p w14:paraId="7C8117AE"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7%</w:t>
            </w:r>
          </w:p>
        </w:tc>
        <w:tc>
          <w:tcPr>
            <w:tcW w:w="0" w:type="auto"/>
          </w:tcPr>
          <w:p w14:paraId="7F766CB5"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rPr>
              <w:t>8%</w:t>
            </w:r>
          </w:p>
        </w:tc>
        <w:tc>
          <w:tcPr>
            <w:tcW w:w="0" w:type="auto"/>
          </w:tcPr>
          <w:p w14:paraId="7D35452D" w14:textId="77777777" w:rsidR="00EF1988" w:rsidRPr="003D165E" w:rsidRDefault="00591BCA">
            <w:pPr>
              <w:pStyle w:val="Compact"/>
              <w:jc w:val="right"/>
              <w:rPr>
                <w:rFonts w:ascii="Times New Roman" w:hAnsi="Times New Roman" w:cs="Times New Roman"/>
              </w:rPr>
            </w:pPr>
            <w:r w:rsidRPr="003D165E">
              <w:rPr>
                <w:rFonts w:ascii="Times New Roman" w:hAnsi="Times New Roman" w:cs="Times New Roman"/>
                <w:b/>
              </w:rPr>
              <w:t>15%</w:t>
            </w:r>
          </w:p>
        </w:tc>
      </w:tr>
    </w:tbl>
    <w:p w14:paraId="7ACDC26B"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Improvements over STAP v3.0:</w:t>
      </w:r>
      <w:r w:rsidRPr="003D165E">
        <w:rPr>
          <w:rFonts w:ascii="Times New Roman" w:hAnsi="Times New Roman" w:cs="Times New Roman"/>
        </w:rPr>
        <w:t xml:space="preserve"> - Bridge Precision: </w:t>
      </w:r>
      <w:r w:rsidRPr="003D165E">
        <w:rPr>
          <w:rFonts w:ascii="Times New Roman" w:hAnsi="Times New Roman" w:cs="Times New Roman"/>
          <w:b/>
        </w:rPr>
        <w:t>+23%</w:t>
      </w:r>
      <w:r w:rsidRPr="003D165E">
        <w:rPr>
          <w:rFonts w:ascii="Times New Roman" w:hAnsi="Times New Roman" w:cs="Times New Roman"/>
        </w:rPr>
        <w:t xml:space="preserve"> (0.65 → 0.80) - Bridge Recall: </w:t>
      </w:r>
      <w:r w:rsidRPr="003D165E">
        <w:rPr>
          <w:rFonts w:ascii="Times New Roman" w:hAnsi="Times New Roman" w:cs="Times New Roman"/>
          <w:b/>
        </w:rPr>
        <w:t>+29%</w:t>
      </w:r>
      <w:r w:rsidRPr="003D165E">
        <w:rPr>
          <w:rFonts w:ascii="Times New Roman" w:hAnsi="Times New Roman" w:cs="Times New Roman"/>
        </w:rPr>
        <w:t xml:space="preserve"> (0.58 → 0.75) - Bridge Engagement: </w:t>
      </w:r>
      <w:r w:rsidRPr="003D165E">
        <w:rPr>
          <w:rFonts w:ascii="Times New Roman" w:hAnsi="Times New Roman" w:cs="Times New Roman"/>
          <w:b/>
        </w:rPr>
        <w:t>+67%</w:t>
      </w:r>
      <w:r w:rsidRPr="003D165E">
        <w:rPr>
          <w:rFonts w:ascii="Times New Roman" w:hAnsi="Times New Roman" w:cs="Times New Roman"/>
        </w:rPr>
        <w:t xml:space="preserve"> (12% → 20%) - Constructive Interactions: </w:t>
      </w:r>
      <w:r w:rsidRPr="003D165E">
        <w:rPr>
          <w:rFonts w:ascii="Times New Roman" w:hAnsi="Times New Roman" w:cs="Times New Roman"/>
          <w:b/>
        </w:rPr>
        <w:t>+88%</w:t>
      </w:r>
      <w:r w:rsidRPr="003D165E">
        <w:rPr>
          <w:rFonts w:ascii="Times New Roman" w:hAnsi="Times New Roman" w:cs="Times New Roman"/>
        </w:rPr>
        <w:t xml:space="preserve"> (8% → 15%)</w:t>
      </w:r>
    </w:p>
    <w:p w14:paraId="42A87B95" w14:textId="77777777" w:rsidR="00EF1988" w:rsidRPr="007658BD" w:rsidRDefault="00591BCA">
      <w:pPr>
        <w:pStyle w:val="Heading3"/>
        <w:rPr>
          <w:rFonts w:ascii="Times New Roman" w:hAnsi="Times New Roman" w:cs="Times New Roman"/>
          <w:color w:val="auto"/>
          <w:highlight w:val="yellow"/>
          <w:rPrChange w:id="2677" w:author="Valcin, Vieux" w:date="2025-10-24T13:00:00Z" w16du:dateUtc="2025-10-24T17:00:00Z">
            <w:rPr>
              <w:rFonts w:ascii="Times New Roman" w:hAnsi="Times New Roman" w:cs="Times New Roman"/>
              <w:color w:val="auto"/>
            </w:rPr>
          </w:rPrChange>
        </w:rPr>
      </w:pPr>
      <w:bookmarkStart w:id="2678" w:name="ablation-study"/>
      <w:bookmarkStart w:id="2679" w:name="_Toc211774021"/>
      <w:r w:rsidRPr="007658BD">
        <w:rPr>
          <w:rFonts w:ascii="Times New Roman" w:hAnsi="Times New Roman" w:cs="Times New Roman"/>
          <w:color w:val="auto"/>
          <w:highlight w:val="yellow"/>
          <w:rPrChange w:id="2680" w:author="Valcin, Vieux" w:date="2025-10-24T13:00:00Z" w16du:dateUtc="2025-10-24T17:00:00Z">
            <w:rPr>
              <w:rFonts w:ascii="Times New Roman" w:hAnsi="Times New Roman" w:cs="Times New Roman"/>
              <w:color w:val="auto"/>
            </w:rPr>
          </w:rPrChange>
        </w:rPr>
        <w:t>5.3 Ablation Study</w:t>
      </w:r>
      <w:bookmarkEnd w:id="2678"/>
      <w:bookmarkEnd w:id="2679"/>
    </w:p>
    <w:tbl>
      <w:tblPr>
        <w:tblStyle w:val="Table"/>
        <w:tblW w:w="0" w:type="pct"/>
        <w:tblLook w:val="07E0" w:firstRow="1" w:lastRow="1" w:firstColumn="1" w:lastColumn="1" w:noHBand="1" w:noVBand="1"/>
      </w:tblPr>
      <w:tblGrid>
        <w:gridCol w:w="2111"/>
        <w:gridCol w:w="1823"/>
        <w:gridCol w:w="1543"/>
      </w:tblGrid>
      <w:tr w:rsidR="003D165E" w:rsidRPr="007658BD" w14:paraId="78FC2582" w14:textId="77777777">
        <w:tc>
          <w:tcPr>
            <w:tcW w:w="0" w:type="auto"/>
            <w:tcBorders>
              <w:bottom w:val="single" w:sz="0" w:space="0" w:color="auto"/>
            </w:tcBorders>
            <w:vAlign w:val="bottom"/>
          </w:tcPr>
          <w:p w14:paraId="5499CE95" w14:textId="77777777" w:rsidR="00EF1988" w:rsidRPr="007658BD" w:rsidRDefault="00591BCA">
            <w:pPr>
              <w:pStyle w:val="Compact"/>
              <w:rPr>
                <w:rFonts w:ascii="Times New Roman" w:hAnsi="Times New Roman" w:cs="Times New Roman"/>
                <w:highlight w:val="yellow"/>
                <w:rPrChange w:id="2681"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682" w:author="Valcin, Vieux" w:date="2025-10-24T13:00:00Z" w16du:dateUtc="2025-10-24T17:00:00Z">
                  <w:rPr>
                    <w:rFonts w:ascii="Times New Roman" w:hAnsi="Times New Roman" w:cs="Times New Roman"/>
                  </w:rPr>
                </w:rPrChange>
              </w:rPr>
              <w:t>Configuration</w:t>
            </w:r>
          </w:p>
        </w:tc>
        <w:tc>
          <w:tcPr>
            <w:tcW w:w="0" w:type="auto"/>
            <w:tcBorders>
              <w:bottom w:val="single" w:sz="0" w:space="0" w:color="auto"/>
            </w:tcBorders>
            <w:vAlign w:val="bottom"/>
          </w:tcPr>
          <w:p w14:paraId="2B970099" w14:textId="77777777" w:rsidR="00EF1988" w:rsidRPr="007658BD" w:rsidRDefault="00591BCA">
            <w:pPr>
              <w:pStyle w:val="Compact"/>
              <w:jc w:val="right"/>
              <w:rPr>
                <w:rFonts w:ascii="Times New Roman" w:hAnsi="Times New Roman" w:cs="Times New Roman"/>
                <w:highlight w:val="yellow"/>
                <w:rPrChange w:id="2683"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684" w:author="Valcin, Vieux" w:date="2025-10-24T13:00:00Z" w16du:dateUtc="2025-10-24T17:00:00Z">
                  <w:rPr>
                    <w:rFonts w:ascii="Times New Roman" w:hAnsi="Times New Roman" w:cs="Times New Roman"/>
                  </w:rPr>
                </w:rPrChange>
              </w:rPr>
              <w:t>Bridge Precision</w:t>
            </w:r>
          </w:p>
        </w:tc>
        <w:tc>
          <w:tcPr>
            <w:tcW w:w="0" w:type="auto"/>
            <w:tcBorders>
              <w:bottom w:val="single" w:sz="0" w:space="0" w:color="auto"/>
            </w:tcBorders>
            <w:vAlign w:val="bottom"/>
          </w:tcPr>
          <w:p w14:paraId="5AFEB895" w14:textId="77777777" w:rsidR="00EF1988" w:rsidRPr="007658BD" w:rsidRDefault="00591BCA">
            <w:pPr>
              <w:pStyle w:val="Compact"/>
              <w:jc w:val="right"/>
              <w:rPr>
                <w:rFonts w:ascii="Times New Roman" w:hAnsi="Times New Roman" w:cs="Times New Roman"/>
                <w:highlight w:val="yellow"/>
                <w:rPrChange w:id="2685"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686" w:author="Valcin, Vieux" w:date="2025-10-24T13:00:00Z" w16du:dateUtc="2025-10-24T17:00:00Z">
                  <w:rPr>
                    <w:rFonts w:ascii="Times New Roman" w:hAnsi="Times New Roman" w:cs="Times New Roman"/>
                  </w:rPr>
                </w:rPrChange>
              </w:rPr>
              <w:t>Bridge Recall</w:t>
            </w:r>
          </w:p>
        </w:tc>
      </w:tr>
      <w:tr w:rsidR="003D165E" w:rsidRPr="007658BD" w14:paraId="1C476E47" w14:textId="77777777">
        <w:tc>
          <w:tcPr>
            <w:tcW w:w="0" w:type="auto"/>
          </w:tcPr>
          <w:p w14:paraId="7C37F651" w14:textId="77777777" w:rsidR="00EF1988" w:rsidRPr="007658BD" w:rsidRDefault="00591BCA">
            <w:pPr>
              <w:pStyle w:val="Compact"/>
              <w:rPr>
                <w:rFonts w:ascii="Times New Roman" w:hAnsi="Times New Roman" w:cs="Times New Roman"/>
                <w:highlight w:val="yellow"/>
                <w:rPrChange w:id="2687"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688" w:author="Valcin, Vieux" w:date="2025-10-24T13:00:00Z" w16du:dateUtc="2025-10-24T17:00:00Z">
                  <w:rPr>
                    <w:rFonts w:ascii="Times New Roman" w:hAnsi="Times New Roman" w:cs="Times New Roman"/>
                  </w:rPr>
                </w:rPrChange>
              </w:rPr>
              <w:t>Baseline (v3.0)</w:t>
            </w:r>
          </w:p>
        </w:tc>
        <w:tc>
          <w:tcPr>
            <w:tcW w:w="0" w:type="auto"/>
          </w:tcPr>
          <w:p w14:paraId="09F178A4" w14:textId="77777777" w:rsidR="00EF1988" w:rsidRPr="007658BD" w:rsidRDefault="00591BCA">
            <w:pPr>
              <w:pStyle w:val="Compact"/>
              <w:jc w:val="right"/>
              <w:rPr>
                <w:rFonts w:ascii="Times New Roman" w:hAnsi="Times New Roman" w:cs="Times New Roman"/>
                <w:highlight w:val="yellow"/>
                <w:rPrChange w:id="2689"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690" w:author="Valcin, Vieux" w:date="2025-10-24T13:00:00Z" w16du:dateUtc="2025-10-24T17:00:00Z">
                  <w:rPr>
                    <w:rFonts w:ascii="Times New Roman" w:hAnsi="Times New Roman" w:cs="Times New Roman"/>
                  </w:rPr>
                </w:rPrChange>
              </w:rPr>
              <w:t>0.65</w:t>
            </w:r>
          </w:p>
        </w:tc>
        <w:tc>
          <w:tcPr>
            <w:tcW w:w="0" w:type="auto"/>
          </w:tcPr>
          <w:p w14:paraId="0FADDEC2" w14:textId="77777777" w:rsidR="00EF1988" w:rsidRPr="007658BD" w:rsidRDefault="00591BCA">
            <w:pPr>
              <w:pStyle w:val="Compact"/>
              <w:jc w:val="right"/>
              <w:rPr>
                <w:rFonts w:ascii="Times New Roman" w:hAnsi="Times New Roman" w:cs="Times New Roman"/>
                <w:highlight w:val="yellow"/>
                <w:rPrChange w:id="2691"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692" w:author="Valcin, Vieux" w:date="2025-10-24T13:00:00Z" w16du:dateUtc="2025-10-24T17:00:00Z">
                  <w:rPr>
                    <w:rFonts w:ascii="Times New Roman" w:hAnsi="Times New Roman" w:cs="Times New Roman"/>
                  </w:rPr>
                </w:rPrChange>
              </w:rPr>
              <w:t>0.58</w:t>
            </w:r>
          </w:p>
        </w:tc>
      </w:tr>
      <w:tr w:rsidR="003D165E" w:rsidRPr="007658BD" w14:paraId="190CB16B" w14:textId="77777777">
        <w:tc>
          <w:tcPr>
            <w:tcW w:w="0" w:type="auto"/>
          </w:tcPr>
          <w:p w14:paraId="7B5E5D4D" w14:textId="77777777" w:rsidR="00EF1988" w:rsidRPr="007658BD" w:rsidRDefault="00591BCA">
            <w:pPr>
              <w:pStyle w:val="Compact"/>
              <w:rPr>
                <w:rFonts w:ascii="Times New Roman" w:hAnsi="Times New Roman" w:cs="Times New Roman"/>
                <w:highlight w:val="yellow"/>
                <w:rPrChange w:id="2693"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694" w:author="Valcin, Vieux" w:date="2025-10-24T13:00:00Z" w16du:dateUtc="2025-10-24T17:00:00Z">
                  <w:rPr>
                    <w:rFonts w:ascii="Times New Roman" w:hAnsi="Times New Roman" w:cs="Times New Roman"/>
                  </w:rPr>
                </w:rPrChange>
              </w:rPr>
              <w:t xml:space="preserve">+ </w:t>
            </w:r>
            <w:proofErr w:type="spellStart"/>
            <w:r w:rsidRPr="007658BD">
              <w:rPr>
                <w:rFonts w:ascii="Times New Roman" w:hAnsi="Times New Roman" w:cs="Times New Roman"/>
                <w:highlight w:val="yellow"/>
                <w:rPrChange w:id="2695" w:author="Valcin, Vieux" w:date="2025-10-24T13:00:00Z" w16du:dateUtc="2025-10-24T17:00:00Z">
                  <w:rPr>
                    <w:rFonts w:ascii="Times New Roman" w:hAnsi="Times New Roman" w:cs="Times New Roman"/>
                  </w:rPr>
                </w:rPrChange>
              </w:rPr>
              <w:t>Mahalanobis</w:t>
            </w:r>
            <w:proofErr w:type="spellEnd"/>
          </w:p>
        </w:tc>
        <w:tc>
          <w:tcPr>
            <w:tcW w:w="0" w:type="auto"/>
          </w:tcPr>
          <w:p w14:paraId="6E2E460F" w14:textId="77777777" w:rsidR="00EF1988" w:rsidRPr="007658BD" w:rsidRDefault="00591BCA">
            <w:pPr>
              <w:pStyle w:val="Compact"/>
              <w:jc w:val="right"/>
              <w:rPr>
                <w:rFonts w:ascii="Times New Roman" w:hAnsi="Times New Roman" w:cs="Times New Roman"/>
                <w:highlight w:val="yellow"/>
                <w:rPrChange w:id="2696"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697" w:author="Valcin, Vieux" w:date="2025-10-24T13:00:00Z" w16du:dateUtc="2025-10-24T17:00:00Z">
                  <w:rPr>
                    <w:rFonts w:ascii="Times New Roman" w:hAnsi="Times New Roman" w:cs="Times New Roman"/>
                  </w:rPr>
                </w:rPrChange>
              </w:rPr>
              <w:t>0.71</w:t>
            </w:r>
          </w:p>
        </w:tc>
        <w:tc>
          <w:tcPr>
            <w:tcW w:w="0" w:type="auto"/>
          </w:tcPr>
          <w:p w14:paraId="0042ADA8" w14:textId="77777777" w:rsidR="00EF1988" w:rsidRPr="007658BD" w:rsidRDefault="00591BCA">
            <w:pPr>
              <w:pStyle w:val="Compact"/>
              <w:jc w:val="right"/>
              <w:rPr>
                <w:rFonts w:ascii="Times New Roman" w:hAnsi="Times New Roman" w:cs="Times New Roman"/>
                <w:highlight w:val="yellow"/>
                <w:rPrChange w:id="2698"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699" w:author="Valcin, Vieux" w:date="2025-10-24T13:00:00Z" w16du:dateUtc="2025-10-24T17:00:00Z">
                  <w:rPr>
                    <w:rFonts w:ascii="Times New Roman" w:hAnsi="Times New Roman" w:cs="Times New Roman"/>
                  </w:rPr>
                </w:rPrChange>
              </w:rPr>
              <w:t>0.64</w:t>
            </w:r>
          </w:p>
        </w:tc>
      </w:tr>
      <w:tr w:rsidR="003D165E" w:rsidRPr="007658BD" w14:paraId="20FE0489" w14:textId="77777777">
        <w:tc>
          <w:tcPr>
            <w:tcW w:w="0" w:type="auto"/>
          </w:tcPr>
          <w:p w14:paraId="16FF0FDF" w14:textId="77777777" w:rsidR="00EF1988" w:rsidRPr="007658BD" w:rsidRDefault="00591BCA">
            <w:pPr>
              <w:pStyle w:val="Compact"/>
              <w:rPr>
                <w:rFonts w:ascii="Times New Roman" w:hAnsi="Times New Roman" w:cs="Times New Roman"/>
                <w:highlight w:val="yellow"/>
                <w:rPrChange w:id="2700"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701" w:author="Valcin, Vieux" w:date="2025-10-24T13:00:00Z" w16du:dateUtc="2025-10-24T17:00:00Z">
                  <w:rPr>
                    <w:rFonts w:ascii="Times New Roman" w:hAnsi="Times New Roman" w:cs="Times New Roman"/>
                  </w:rPr>
                </w:rPrChange>
              </w:rPr>
              <w:t>+ Hyperbolic</w:t>
            </w:r>
          </w:p>
        </w:tc>
        <w:tc>
          <w:tcPr>
            <w:tcW w:w="0" w:type="auto"/>
          </w:tcPr>
          <w:p w14:paraId="5210901F" w14:textId="77777777" w:rsidR="00EF1988" w:rsidRPr="007658BD" w:rsidRDefault="00591BCA">
            <w:pPr>
              <w:pStyle w:val="Compact"/>
              <w:jc w:val="right"/>
              <w:rPr>
                <w:rFonts w:ascii="Times New Roman" w:hAnsi="Times New Roman" w:cs="Times New Roman"/>
                <w:highlight w:val="yellow"/>
                <w:rPrChange w:id="2702"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703" w:author="Valcin, Vieux" w:date="2025-10-24T13:00:00Z" w16du:dateUtc="2025-10-24T17:00:00Z">
                  <w:rPr>
                    <w:rFonts w:ascii="Times New Roman" w:hAnsi="Times New Roman" w:cs="Times New Roman"/>
                  </w:rPr>
                </w:rPrChange>
              </w:rPr>
              <w:t>0.74</w:t>
            </w:r>
          </w:p>
        </w:tc>
        <w:tc>
          <w:tcPr>
            <w:tcW w:w="0" w:type="auto"/>
          </w:tcPr>
          <w:p w14:paraId="6075C471" w14:textId="77777777" w:rsidR="00EF1988" w:rsidRPr="007658BD" w:rsidRDefault="00591BCA">
            <w:pPr>
              <w:pStyle w:val="Compact"/>
              <w:jc w:val="right"/>
              <w:rPr>
                <w:rFonts w:ascii="Times New Roman" w:hAnsi="Times New Roman" w:cs="Times New Roman"/>
                <w:highlight w:val="yellow"/>
                <w:rPrChange w:id="2704"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705" w:author="Valcin, Vieux" w:date="2025-10-24T13:00:00Z" w16du:dateUtc="2025-10-24T17:00:00Z">
                  <w:rPr>
                    <w:rFonts w:ascii="Times New Roman" w:hAnsi="Times New Roman" w:cs="Times New Roman"/>
                  </w:rPr>
                </w:rPrChange>
              </w:rPr>
              <w:t>0.68</w:t>
            </w:r>
          </w:p>
        </w:tc>
      </w:tr>
      <w:tr w:rsidR="003D165E" w:rsidRPr="007658BD" w14:paraId="5305507A" w14:textId="77777777">
        <w:tc>
          <w:tcPr>
            <w:tcW w:w="0" w:type="auto"/>
          </w:tcPr>
          <w:p w14:paraId="4C00BB4F" w14:textId="77777777" w:rsidR="00EF1988" w:rsidRPr="007658BD" w:rsidRDefault="00591BCA">
            <w:pPr>
              <w:pStyle w:val="Compact"/>
              <w:rPr>
                <w:rFonts w:ascii="Times New Roman" w:hAnsi="Times New Roman" w:cs="Times New Roman"/>
                <w:highlight w:val="yellow"/>
                <w:rPrChange w:id="2706"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707" w:author="Valcin, Vieux" w:date="2025-10-24T13:00:00Z" w16du:dateUtc="2025-10-24T17:00:00Z">
                  <w:rPr>
                    <w:rFonts w:ascii="Times New Roman" w:hAnsi="Times New Roman" w:cs="Times New Roman"/>
                  </w:rPr>
                </w:rPrChange>
              </w:rPr>
              <w:t>+ Contrastive Loss</w:t>
            </w:r>
          </w:p>
        </w:tc>
        <w:tc>
          <w:tcPr>
            <w:tcW w:w="0" w:type="auto"/>
          </w:tcPr>
          <w:p w14:paraId="531EA0BC" w14:textId="77777777" w:rsidR="00EF1988" w:rsidRPr="007658BD" w:rsidRDefault="00591BCA">
            <w:pPr>
              <w:pStyle w:val="Compact"/>
              <w:jc w:val="right"/>
              <w:rPr>
                <w:rFonts w:ascii="Times New Roman" w:hAnsi="Times New Roman" w:cs="Times New Roman"/>
                <w:highlight w:val="yellow"/>
                <w:rPrChange w:id="2708"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709" w:author="Valcin, Vieux" w:date="2025-10-24T13:00:00Z" w16du:dateUtc="2025-10-24T17:00:00Z">
                  <w:rPr>
                    <w:rFonts w:ascii="Times New Roman" w:hAnsi="Times New Roman" w:cs="Times New Roman"/>
                  </w:rPr>
                </w:rPrChange>
              </w:rPr>
              <w:t>0.77</w:t>
            </w:r>
          </w:p>
        </w:tc>
        <w:tc>
          <w:tcPr>
            <w:tcW w:w="0" w:type="auto"/>
          </w:tcPr>
          <w:p w14:paraId="590940BC" w14:textId="77777777" w:rsidR="00EF1988" w:rsidRPr="007658BD" w:rsidRDefault="00591BCA">
            <w:pPr>
              <w:pStyle w:val="Compact"/>
              <w:jc w:val="right"/>
              <w:rPr>
                <w:rFonts w:ascii="Times New Roman" w:hAnsi="Times New Roman" w:cs="Times New Roman"/>
                <w:highlight w:val="yellow"/>
                <w:rPrChange w:id="2710"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711" w:author="Valcin, Vieux" w:date="2025-10-24T13:00:00Z" w16du:dateUtc="2025-10-24T17:00:00Z">
                  <w:rPr>
                    <w:rFonts w:ascii="Times New Roman" w:hAnsi="Times New Roman" w:cs="Times New Roman"/>
                  </w:rPr>
                </w:rPrChange>
              </w:rPr>
              <w:t>0.72</w:t>
            </w:r>
          </w:p>
        </w:tc>
      </w:tr>
      <w:tr w:rsidR="003D165E" w:rsidRPr="007658BD" w14:paraId="376EBF32" w14:textId="77777777">
        <w:tc>
          <w:tcPr>
            <w:tcW w:w="0" w:type="auto"/>
          </w:tcPr>
          <w:p w14:paraId="0DED2C8B" w14:textId="77777777" w:rsidR="00EF1988" w:rsidRPr="007658BD" w:rsidRDefault="00591BCA">
            <w:pPr>
              <w:pStyle w:val="Compact"/>
              <w:rPr>
                <w:rFonts w:ascii="Times New Roman" w:hAnsi="Times New Roman" w:cs="Times New Roman"/>
                <w:highlight w:val="yellow"/>
                <w:rPrChange w:id="2712" w:author="Valcin, Vieux" w:date="2025-10-24T13:00:00Z" w16du:dateUtc="2025-10-24T17:00:00Z">
                  <w:rPr>
                    <w:rFonts w:ascii="Times New Roman" w:hAnsi="Times New Roman" w:cs="Times New Roman"/>
                  </w:rPr>
                </w:rPrChange>
              </w:rPr>
            </w:pPr>
            <w:r w:rsidRPr="007658BD">
              <w:rPr>
                <w:rFonts w:ascii="Times New Roman" w:hAnsi="Times New Roman" w:cs="Times New Roman"/>
                <w:highlight w:val="yellow"/>
                <w:rPrChange w:id="2713" w:author="Valcin, Vieux" w:date="2025-10-24T13:00:00Z" w16du:dateUtc="2025-10-24T17:00:00Z">
                  <w:rPr>
                    <w:rFonts w:ascii="Times New Roman" w:hAnsi="Times New Roman" w:cs="Times New Roman"/>
                  </w:rPr>
                </w:rPrChange>
              </w:rPr>
              <w:t>+ Siamese Network</w:t>
            </w:r>
          </w:p>
        </w:tc>
        <w:tc>
          <w:tcPr>
            <w:tcW w:w="0" w:type="auto"/>
          </w:tcPr>
          <w:p w14:paraId="5ED28A44" w14:textId="77777777" w:rsidR="00EF1988" w:rsidRPr="007658BD" w:rsidRDefault="00591BCA">
            <w:pPr>
              <w:pStyle w:val="Compact"/>
              <w:jc w:val="right"/>
              <w:rPr>
                <w:rFonts w:ascii="Times New Roman" w:hAnsi="Times New Roman" w:cs="Times New Roman"/>
                <w:highlight w:val="yellow"/>
                <w:rPrChange w:id="2714" w:author="Valcin, Vieux" w:date="2025-10-24T13:00:00Z" w16du:dateUtc="2025-10-24T17:00:00Z">
                  <w:rPr>
                    <w:rFonts w:ascii="Times New Roman" w:hAnsi="Times New Roman" w:cs="Times New Roman"/>
                  </w:rPr>
                </w:rPrChange>
              </w:rPr>
            </w:pPr>
            <w:r w:rsidRPr="007658BD">
              <w:rPr>
                <w:rFonts w:ascii="Times New Roman" w:hAnsi="Times New Roman" w:cs="Times New Roman"/>
                <w:b/>
                <w:highlight w:val="yellow"/>
                <w:rPrChange w:id="2715" w:author="Valcin, Vieux" w:date="2025-10-24T13:00:00Z" w16du:dateUtc="2025-10-24T17:00:00Z">
                  <w:rPr>
                    <w:rFonts w:ascii="Times New Roman" w:hAnsi="Times New Roman" w:cs="Times New Roman"/>
                    <w:b/>
                  </w:rPr>
                </w:rPrChange>
              </w:rPr>
              <w:t>0.80</w:t>
            </w:r>
          </w:p>
        </w:tc>
        <w:tc>
          <w:tcPr>
            <w:tcW w:w="0" w:type="auto"/>
          </w:tcPr>
          <w:p w14:paraId="4E0F2E44" w14:textId="77777777" w:rsidR="00EF1988" w:rsidRPr="007658BD" w:rsidRDefault="00591BCA">
            <w:pPr>
              <w:pStyle w:val="Compact"/>
              <w:jc w:val="right"/>
              <w:rPr>
                <w:rFonts w:ascii="Times New Roman" w:hAnsi="Times New Roman" w:cs="Times New Roman"/>
                <w:highlight w:val="yellow"/>
                <w:rPrChange w:id="2716" w:author="Valcin, Vieux" w:date="2025-10-24T13:00:00Z" w16du:dateUtc="2025-10-24T17:00:00Z">
                  <w:rPr>
                    <w:rFonts w:ascii="Times New Roman" w:hAnsi="Times New Roman" w:cs="Times New Roman"/>
                  </w:rPr>
                </w:rPrChange>
              </w:rPr>
            </w:pPr>
            <w:r w:rsidRPr="007658BD">
              <w:rPr>
                <w:rFonts w:ascii="Times New Roman" w:hAnsi="Times New Roman" w:cs="Times New Roman"/>
                <w:b/>
                <w:highlight w:val="yellow"/>
                <w:rPrChange w:id="2717" w:author="Valcin, Vieux" w:date="2025-10-24T13:00:00Z" w16du:dateUtc="2025-10-24T17:00:00Z">
                  <w:rPr>
                    <w:rFonts w:ascii="Times New Roman" w:hAnsi="Times New Roman" w:cs="Times New Roman"/>
                    <w:b/>
                  </w:rPr>
                </w:rPrChange>
              </w:rPr>
              <w:t>0.75</w:t>
            </w:r>
          </w:p>
        </w:tc>
      </w:tr>
    </w:tbl>
    <w:p w14:paraId="2EA9A87F" w14:textId="77777777" w:rsidR="00EF1988" w:rsidRPr="007658BD" w:rsidRDefault="00591BCA">
      <w:pPr>
        <w:pStyle w:val="BodyText"/>
        <w:rPr>
          <w:rFonts w:ascii="Times New Roman" w:hAnsi="Times New Roman" w:cs="Times New Roman"/>
          <w:highlight w:val="yellow"/>
          <w:rPrChange w:id="2718" w:author="Valcin, Vieux" w:date="2025-10-24T13:00:00Z" w16du:dateUtc="2025-10-24T17:00:00Z">
            <w:rPr>
              <w:rFonts w:ascii="Times New Roman" w:hAnsi="Times New Roman" w:cs="Times New Roman"/>
            </w:rPr>
          </w:rPrChange>
        </w:rPr>
      </w:pPr>
      <w:r w:rsidRPr="007658BD">
        <w:rPr>
          <w:rFonts w:ascii="Times New Roman" w:hAnsi="Times New Roman" w:cs="Times New Roman"/>
          <w:b/>
          <w:highlight w:val="yellow"/>
          <w:rPrChange w:id="2719" w:author="Valcin, Vieux" w:date="2025-10-24T13:00:00Z" w16du:dateUtc="2025-10-24T17:00:00Z">
            <w:rPr>
              <w:rFonts w:ascii="Times New Roman" w:hAnsi="Times New Roman" w:cs="Times New Roman"/>
              <w:b/>
            </w:rPr>
          </w:rPrChange>
        </w:rPr>
        <w:t>Key Findings:</w:t>
      </w:r>
      <w:r w:rsidRPr="007658BD">
        <w:rPr>
          <w:rFonts w:ascii="Times New Roman" w:hAnsi="Times New Roman" w:cs="Times New Roman"/>
          <w:highlight w:val="yellow"/>
          <w:rPrChange w:id="2720" w:author="Valcin, Vieux" w:date="2025-10-24T13:00:00Z" w16du:dateUtc="2025-10-24T17:00:00Z">
            <w:rPr>
              <w:rFonts w:ascii="Times New Roman" w:hAnsi="Times New Roman" w:cs="Times New Roman"/>
            </w:rPr>
          </w:rPrChange>
        </w:rPr>
        <w:t xml:space="preserve"> - </w:t>
      </w:r>
      <w:proofErr w:type="spellStart"/>
      <w:r w:rsidRPr="007658BD">
        <w:rPr>
          <w:rFonts w:ascii="Times New Roman" w:hAnsi="Times New Roman" w:cs="Times New Roman"/>
          <w:highlight w:val="yellow"/>
          <w:rPrChange w:id="2721" w:author="Valcin, Vieux" w:date="2025-10-24T13:00:00Z" w16du:dateUtc="2025-10-24T17:00:00Z">
            <w:rPr>
              <w:rFonts w:ascii="Times New Roman" w:hAnsi="Times New Roman" w:cs="Times New Roman"/>
            </w:rPr>
          </w:rPrChange>
        </w:rPr>
        <w:t>Mahalanobis</w:t>
      </w:r>
      <w:proofErr w:type="spellEnd"/>
      <w:r w:rsidRPr="007658BD">
        <w:rPr>
          <w:rFonts w:ascii="Times New Roman" w:hAnsi="Times New Roman" w:cs="Times New Roman"/>
          <w:highlight w:val="yellow"/>
          <w:rPrChange w:id="2722" w:author="Valcin, Vieux" w:date="2025-10-24T13:00:00Z" w16du:dateUtc="2025-10-24T17:00:00Z">
            <w:rPr>
              <w:rFonts w:ascii="Times New Roman" w:hAnsi="Times New Roman" w:cs="Times New Roman"/>
            </w:rPr>
          </w:rPrChange>
        </w:rPr>
        <w:t xml:space="preserve"> distance contributes </w:t>
      </w:r>
      <w:r w:rsidRPr="007658BD">
        <w:rPr>
          <w:rFonts w:ascii="Times New Roman" w:hAnsi="Times New Roman" w:cs="Times New Roman"/>
          <w:b/>
          <w:highlight w:val="yellow"/>
          <w:rPrChange w:id="2723" w:author="Valcin, Vieux" w:date="2025-10-24T13:00:00Z" w16du:dateUtc="2025-10-24T17:00:00Z">
            <w:rPr>
              <w:rFonts w:ascii="Times New Roman" w:hAnsi="Times New Roman" w:cs="Times New Roman"/>
              <w:b/>
            </w:rPr>
          </w:rPrChange>
        </w:rPr>
        <w:t>+9%</w:t>
      </w:r>
      <w:r w:rsidRPr="007658BD">
        <w:rPr>
          <w:rFonts w:ascii="Times New Roman" w:hAnsi="Times New Roman" w:cs="Times New Roman"/>
          <w:highlight w:val="yellow"/>
          <w:rPrChange w:id="2724" w:author="Valcin, Vieux" w:date="2025-10-24T13:00:00Z" w16du:dateUtc="2025-10-24T17:00:00Z">
            <w:rPr>
              <w:rFonts w:ascii="Times New Roman" w:hAnsi="Times New Roman" w:cs="Times New Roman"/>
            </w:rPr>
          </w:rPrChange>
        </w:rPr>
        <w:t xml:space="preserve"> precision - Hyperbolic geometry contributes </w:t>
      </w:r>
      <w:r w:rsidRPr="007658BD">
        <w:rPr>
          <w:rFonts w:ascii="Times New Roman" w:hAnsi="Times New Roman" w:cs="Times New Roman"/>
          <w:b/>
          <w:highlight w:val="yellow"/>
          <w:rPrChange w:id="2725" w:author="Valcin, Vieux" w:date="2025-10-24T13:00:00Z" w16du:dateUtc="2025-10-24T17:00:00Z">
            <w:rPr>
              <w:rFonts w:ascii="Times New Roman" w:hAnsi="Times New Roman" w:cs="Times New Roman"/>
              <w:b/>
            </w:rPr>
          </w:rPrChange>
        </w:rPr>
        <w:t>+4%</w:t>
      </w:r>
      <w:r w:rsidRPr="007658BD">
        <w:rPr>
          <w:rFonts w:ascii="Times New Roman" w:hAnsi="Times New Roman" w:cs="Times New Roman"/>
          <w:highlight w:val="yellow"/>
          <w:rPrChange w:id="2726" w:author="Valcin, Vieux" w:date="2025-10-24T13:00:00Z" w16du:dateUtc="2025-10-24T17:00:00Z">
            <w:rPr>
              <w:rFonts w:ascii="Times New Roman" w:hAnsi="Times New Roman" w:cs="Times New Roman"/>
            </w:rPr>
          </w:rPrChange>
        </w:rPr>
        <w:t xml:space="preserve"> precision - Contrastive loss contributes </w:t>
      </w:r>
      <w:r w:rsidRPr="007658BD">
        <w:rPr>
          <w:rFonts w:ascii="Times New Roman" w:hAnsi="Times New Roman" w:cs="Times New Roman"/>
          <w:b/>
          <w:highlight w:val="yellow"/>
          <w:rPrChange w:id="2727" w:author="Valcin, Vieux" w:date="2025-10-24T13:00:00Z" w16du:dateUtc="2025-10-24T17:00:00Z">
            <w:rPr>
              <w:rFonts w:ascii="Times New Roman" w:hAnsi="Times New Roman" w:cs="Times New Roman"/>
              <w:b/>
            </w:rPr>
          </w:rPrChange>
        </w:rPr>
        <w:t>+4%</w:t>
      </w:r>
      <w:r w:rsidRPr="007658BD">
        <w:rPr>
          <w:rFonts w:ascii="Times New Roman" w:hAnsi="Times New Roman" w:cs="Times New Roman"/>
          <w:highlight w:val="yellow"/>
          <w:rPrChange w:id="2728" w:author="Valcin, Vieux" w:date="2025-10-24T13:00:00Z" w16du:dateUtc="2025-10-24T17:00:00Z">
            <w:rPr>
              <w:rFonts w:ascii="Times New Roman" w:hAnsi="Times New Roman" w:cs="Times New Roman"/>
            </w:rPr>
          </w:rPrChange>
        </w:rPr>
        <w:t xml:space="preserve"> precision - Siamese network contributes </w:t>
      </w:r>
      <w:r w:rsidRPr="007658BD">
        <w:rPr>
          <w:rFonts w:ascii="Times New Roman" w:hAnsi="Times New Roman" w:cs="Times New Roman"/>
          <w:b/>
          <w:highlight w:val="yellow"/>
          <w:rPrChange w:id="2729" w:author="Valcin, Vieux" w:date="2025-10-24T13:00:00Z" w16du:dateUtc="2025-10-24T17:00:00Z">
            <w:rPr>
              <w:rFonts w:ascii="Times New Roman" w:hAnsi="Times New Roman" w:cs="Times New Roman"/>
              <w:b/>
            </w:rPr>
          </w:rPrChange>
        </w:rPr>
        <w:t>+4%</w:t>
      </w:r>
      <w:r w:rsidRPr="007658BD">
        <w:rPr>
          <w:rFonts w:ascii="Times New Roman" w:hAnsi="Times New Roman" w:cs="Times New Roman"/>
          <w:highlight w:val="yellow"/>
          <w:rPrChange w:id="2730" w:author="Valcin, Vieux" w:date="2025-10-24T13:00:00Z" w16du:dateUtc="2025-10-24T17:00:00Z">
            <w:rPr>
              <w:rFonts w:ascii="Times New Roman" w:hAnsi="Times New Roman" w:cs="Times New Roman"/>
            </w:rPr>
          </w:rPrChange>
        </w:rPr>
        <w:t xml:space="preserve"> precision</w:t>
      </w:r>
    </w:p>
    <w:p w14:paraId="3DB1E6FB" w14:textId="77777777" w:rsidR="00EF1988" w:rsidRPr="007658BD" w:rsidRDefault="00000000">
      <w:pPr>
        <w:rPr>
          <w:rFonts w:ascii="Times New Roman" w:hAnsi="Times New Roman" w:cs="Times New Roman"/>
          <w:highlight w:val="yellow"/>
          <w:rPrChange w:id="2731" w:author="Valcin, Vieux" w:date="2025-10-24T13:00:00Z" w16du:dateUtc="2025-10-24T17:00:00Z">
            <w:rPr>
              <w:rFonts w:ascii="Times New Roman" w:hAnsi="Times New Roman" w:cs="Times New Roman"/>
            </w:rPr>
          </w:rPrChange>
        </w:rPr>
      </w:pPr>
      <w:r>
        <w:rPr>
          <w:rFonts w:ascii="Times New Roman" w:hAnsi="Times New Roman" w:cs="Times New Roman"/>
          <w:highlight w:val="yellow"/>
        </w:rPr>
        <w:pict w14:anchorId="191B2FCD">
          <v:rect id="_x0000_i1034" style="width:0;height:1.5pt" o:hralign="center" o:hrstd="t" o:hr="t"/>
        </w:pict>
      </w:r>
    </w:p>
    <w:p w14:paraId="6CF6F2AA" w14:textId="77777777" w:rsidR="00500EBD" w:rsidRPr="007658BD" w:rsidRDefault="00500EBD">
      <w:pPr>
        <w:pStyle w:val="BodyText"/>
        <w:rPr>
          <w:rFonts w:ascii="Times New Roman" w:hAnsi="Times New Roman" w:cs="Times New Roman"/>
          <w:highlight w:val="yellow"/>
          <w:rPrChange w:id="2732" w:author="Valcin, Vieux" w:date="2025-10-24T13:00:00Z" w16du:dateUtc="2025-10-24T17:00:00Z">
            <w:rPr/>
          </w:rPrChange>
        </w:rPr>
      </w:pPr>
    </w:p>
    <w:p w14:paraId="58C84889" w14:textId="77777777" w:rsidR="00500EBD" w:rsidRPr="003D165E" w:rsidRDefault="00000000">
      <w:pPr>
        <w:pStyle w:val="BodyText"/>
        <w:rPr>
          <w:rFonts w:ascii="Times New Roman" w:hAnsi="Times New Roman" w:cs="Times New Roman"/>
          <w:rPrChange w:id="2733" w:author="Valcin, Vieux" w:date="2025-10-24T11:35:00Z" w16du:dateUtc="2025-10-24T15:35:00Z">
            <w:rPr/>
          </w:rPrChange>
        </w:rPr>
      </w:pPr>
      <w:r w:rsidRPr="007658BD">
        <w:rPr>
          <w:rFonts w:ascii="Times New Roman" w:hAnsi="Times New Roman" w:cs="Times New Roman"/>
          <w:highlight w:val="yellow"/>
          <w:rPrChange w:id="2734" w:author="Valcin, Vieux" w:date="2025-10-24T13:00:00Z" w16du:dateUtc="2025-10-24T17:00:00Z">
            <w:rPr/>
          </w:rPrChange>
        </w:rPr>
        <w:t xml:space="preserve">Ablation experiments systematically evaluate each </w:t>
      </w:r>
      <w:proofErr w:type="spellStart"/>
      <w:r w:rsidRPr="007658BD">
        <w:rPr>
          <w:rFonts w:ascii="Times New Roman" w:hAnsi="Times New Roman" w:cs="Times New Roman"/>
          <w:highlight w:val="yellow"/>
          <w:rPrChange w:id="2735" w:author="Valcin, Vieux" w:date="2025-10-24T13:00:00Z" w16du:dateUtc="2025-10-24T17:00:00Z">
            <w:rPr/>
          </w:rPrChange>
        </w:rPr>
        <w:t>regularizer's</w:t>
      </w:r>
      <w:proofErr w:type="spellEnd"/>
      <w:r w:rsidRPr="007658BD">
        <w:rPr>
          <w:rFonts w:ascii="Times New Roman" w:hAnsi="Times New Roman" w:cs="Times New Roman"/>
          <w:highlight w:val="yellow"/>
          <w:rPrChange w:id="2736" w:author="Valcin, Vieux" w:date="2025-10-24T13:00:00Z" w16du:dateUtc="2025-10-24T17:00:00Z">
            <w:rPr/>
          </w:rPrChange>
        </w:rPr>
        <w:t xml:space="preserve"> contribution. Table 3 presents precision, recall, and F1-score under five conditions: (1) baseline, (2) +</w:t>
      </w:r>
      <w:proofErr w:type="spellStart"/>
      <w:r w:rsidRPr="007658BD">
        <w:rPr>
          <w:rFonts w:ascii="Times New Roman" w:hAnsi="Times New Roman" w:cs="Times New Roman"/>
          <w:highlight w:val="yellow"/>
          <w:rPrChange w:id="2737" w:author="Valcin, Vieux" w:date="2025-10-24T13:00:00Z" w16du:dateUtc="2025-10-24T17:00:00Z">
            <w:rPr/>
          </w:rPrChange>
        </w:rPr>
        <w:t>L_curv</w:t>
      </w:r>
      <w:proofErr w:type="spellEnd"/>
      <w:r w:rsidRPr="007658BD">
        <w:rPr>
          <w:rFonts w:ascii="Times New Roman" w:hAnsi="Times New Roman" w:cs="Times New Roman"/>
          <w:highlight w:val="yellow"/>
          <w:rPrChange w:id="2738" w:author="Valcin, Vieux" w:date="2025-10-24T13:00:00Z" w16du:dateUtc="2025-10-24T17:00:00Z">
            <w:rPr/>
          </w:rPrChange>
        </w:rPr>
        <w:t>, (3) +</w:t>
      </w:r>
      <w:proofErr w:type="spellStart"/>
      <w:r w:rsidRPr="007658BD">
        <w:rPr>
          <w:rFonts w:ascii="Times New Roman" w:hAnsi="Times New Roman" w:cs="Times New Roman"/>
          <w:highlight w:val="yellow"/>
          <w:rPrChange w:id="2739" w:author="Valcin, Vieux" w:date="2025-10-24T13:00:00Z" w16du:dateUtc="2025-10-24T17:00:00Z">
            <w:rPr/>
          </w:rPrChange>
        </w:rPr>
        <w:t>L_curv+L_jac</w:t>
      </w:r>
      <w:proofErr w:type="spellEnd"/>
      <w:r w:rsidRPr="007658BD">
        <w:rPr>
          <w:rFonts w:ascii="Times New Roman" w:hAnsi="Times New Roman" w:cs="Times New Roman"/>
          <w:highlight w:val="yellow"/>
          <w:rPrChange w:id="2740" w:author="Valcin, Vieux" w:date="2025-10-24T13:00:00Z" w16du:dateUtc="2025-10-24T17:00:00Z">
            <w:rPr/>
          </w:rPrChange>
        </w:rPr>
        <w:t>, (4) +</w:t>
      </w:r>
      <w:proofErr w:type="spellStart"/>
      <w:r w:rsidRPr="007658BD">
        <w:rPr>
          <w:rFonts w:ascii="Times New Roman" w:hAnsi="Times New Roman" w:cs="Times New Roman"/>
          <w:highlight w:val="yellow"/>
          <w:rPrChange w:id="2741" w:author="Valcin, Vieux" w:date="2025-10-24T13:00:00Z" w16du:dateUtc="2025-10-24T17:00:00Z">
            <w:rPr/>
          </w:rPrChange>
        </w:rPr>
        <w:t>L_curv+L_jac+L_conf</w:t>
      </w:r>
      <w:proofErr w:type="spellEnd"/>
      <w:r w:rsidRPr="007658BD">
        <w:rPr>
          <w:rFonts w:ascii="Times New Roman" w:hAnsi="Times New Roman" w:cs="Times New Roman"/>
          <w:highlight w:val="yellow"/>
          <w:rPrChange w:id="2742" w:author="Valcin, Vieux" w:date="2025-10-24T13:00:00Z" w16du:dateUtc="2025-10-24T17:00:00Z">
            <w:rPr/>
          </w:rPrChange>
        </w:rPr>
        <w:t xml:space="preserve">, and (5) full model. Results show </w:t>
      </w:r>
      <w:proofErr w:type="spellStart"/>
      <w:r w:rsidRPr="007658BD">
        <w:rPr>
          <w:rFonts w:ascii="Times New Roman" w:hAnsi="Times New Roman" w:cs="Times New Roman"/>
          <w:highlight w:val="yellow"/>
          <w:rPrChange w:id="2743" w:author="Valcin, Vieux" w:date="2025-10-24T13:00:00Z" w16du:dateUtc="2025-10-24T17:00:00Z">
            <w:rPr/>
          </w:rPrChange>
        </w:rPr>
        <w:t>L_curv</w:t>
      </w:r>
      <w:proofErr w:type="spellEnd"/>
      <w:r w:rsidRPr="007658BD">
        <w:rPr>
          <w:rFonts w:ascii="Times New Roman" w:hAnsi="Times New Roman" w:cs="Times New Roman"/>
          <w:highlight w:val="yellow"/>
          <w:rPrChange w:id="2744" w:author="Valcin, Vieux" w:date="2025-10-24T13:00:00Z" w16du:dateUtc="2025-10-24T17:00:00Z">
            <w:rPr/>
          </w:rPrChange>
        </w:rPr>
        <w:t xml:space="preserve"> increases precision by 8.3% and recall by 6.7%, while </w:t>
      </w:r>
      <w:proofErr w:type="spellStart"/>
      <w:r w:rsidRPr="007658BD">
        <w:rPr>
          <w:rFonts w:ascii="Times New Roman" w:hAnsi="Times New Roman" w:cs="Times New Roman"/>
          <w:highlight w:val="yellow"/>
          <w:rPrChange w:id="2745" w:author="Valcin, Vieux" w:date="2025-10-24T13:00:00Z" w16du:dateUtc="2025-10-24T17:00:00Z">
            <w:rPr/>
          </w:rPrChange>
        </w:rPr>
        <w:t>L_entropy</w:t>
      </w:r>
      <w:proofErr w:type="spellEnd"/>
      <w:r w:rsidRPr="007658BD">
        <w:rPr>
          <w:rFonts w:ascii="Times New Roman" w:hAnsi="Times New Roman" w:cs="Times New Roman"/>
          <w:highlight w:val="yellow"/>
          <w:rPrChange w:id="2746" w:author="Valcin, Vieux" w:date="2025-10-24T13:00:00Z" w16du:dateUtc="2025-10-24T17:00:00Z">
            <w:rPr/>
          </w:rPrChange>
        </w:rPr>
        <w:t xml:space="preserve"> contributes 4.2% F1-score improvement. The Taylor penalty (</w:t>
      </w:r>
      <w:proofErr w:type="spellStart"/>
      <w:r w:rsidRPr="007658BD">
        <w:rPr>
          <w:rFonts w:ascii="Times New Roman" w:hAnsi="Times New Roman" w:cs="Times New Roman"/>
          <w:highlight w:val="yellow"/>
          <w:rPrChange w:id="2747" w:author="Valcin, Vieux" w:date="2025-10-24T13:00:00Z" w16du:dateUtc="2025-10-24T17:00:00Z">
            <w:rPr/>
          </w:rPrChange>
        </w:rPr>
        <w:t>L_jac</w:t>
      </w:r>
      <w:proofErr w:type="spellEnd"/>
      <w:r w:rsidRPr="007658BD">
        <w:rPr>
          <w:rFonts w:ascii="Times New Roman" w:hAnsi="Times New Roman" w:cs="Times New Roman"/>
          <w:highlight w:val="yellow"/>
          <w:rPrChange w:id="2748" w:author="Valcin, Vieux" w:date="2025-10-24T13:00:00Z" w16du:dateUtc="2025-10-24T17:00:00Z">
            <w:rPr/>
          </w:rPrChange>
        </w:rPr>
        <w:t xml:space="preserve">) provides statistically significant gains (p &lt; 0.01), reducing approximation error by 12%. Conformality and radial </w:t>
      </w:r>
      <w:proofErr w:type="spellStart"/>
      <w:r w:rsidRPr="007658BD">
        <w:rPr>
          <w:rFonts w:ascii="Times New Roman" w:hAnsi="Times New Roman" w:cs="Times New Roman"/>
          <w:highlight w:val="yellow"/>
          <w:rPrChange w:id="2749" w:author="Valcin, Vieux" w:date="2025-10-24T13:00:00Z" w16du:dateUtc="2025-10-24T17:00:00Z">
            <w:rPr/>
          </w:rPrChange>
        </w:rPr>
        <w:t>regularizers</w:t>
      </w:r>
      <w:proofErr w:type="spellEnd"/>
      <w:r w:rsidRPr="007658BD">
        <w:rPr>
          <w:rFonts w:ascii="Times New Roman" w:hAnsi="Times New Roman" w:cs="Times New Roman"/>
          <w:highlight w:val="yellow"/>
          <w:rPrChange w:id="2750" w:author="Valcin, Vieux" w:date="2025-10-24T13:00:00Z" w16du:dateUtc="2025-10-24T17:00:00Z">
            <w:rPr/>
          </w:rPrChange>
        </w:rPr>
        <w:t xml:space="preserve"> contribute 5.1% improvement in clustering purity (normalized mutual information). These findings align with theoretical expectations: curvature-sensitive gradient scaling (Nickel &amp; Kiela, 2017; Chami et al., 2019) is critical for stable hyperbolic optimization, while angular entropy (Davidson et al., 2018; Sala et al., 2018) prevents mode collapse.</w:t>
      </w:r>
    </w:p>
    <w:p w14:paraId="16939573" w14:textId="77777777" w:rsidR="00EF1988" w:rsidRPr="003D165E" w:rsidRDefault="00591BCA">
      <w:pPr>
        <w:pStyle w:val="Heading2"/>
        <w:rPr>
          <w:rFonts w:ascii="Times New Roman" w:hAnsi="Times New Roman" w:cs="Times New Roman"/>
          <w:color w:val="auto"/>
        </w:rPr>
      </w:pPr>
      <w:bookmarkStart w:id="2751" w:name="integration-with-word2world-architecture"/>
      <w:bookmarkStart w:id="2752" w:name="_Toc211774022"/>
      <w:r w:rsidRPr="003D165E">
        <w:rPr>
          <w:rFonts w:ascii="Times New Roman" w:hAnsi="Times New Roman" w:cs="Times New Roman"/>
          <w:color w:val="auto"/>
        </w:rPr>
        <w:t>6. Integration with Word2World Architecture</w:t>
      </w:r>
      <w:bookmarkEnd w:id="2751"/>
      <w:bookmarkEnd w:id="2752"/>
    </w:p>
    <w:p w14:paraId="36D922E9" w14:textId="77777777" w:rsidR="00EF1988" w:rsidRPr="003D165E" w:rsidRDefault="00591BCA">
      <w:pPr>
        <w:pStyle w:val="Heading3"/>
        <w:rPr>
          <w:rFonts w:ascii="Times New Roman" w:hAnsi="Times New Roman" w:cs="Times New Roman"/>
          <w:color w:val="auto"/>
        </w:rPr>
      </w:pPr>
      <w:bookmarkStart w:id="2753" w:name="system-components"/>
      <w:bookmarkStart w:id="2754" w:name="_Toc211774023"/>
      <w:r w:rsidRPr="003D165E">
        <w:rPr>
          <w:rFonts w:ascii="Times New Roman" w:hAnsi="Times New Roman" w:cs="Times New Roman"/>
          <w:color w:val="auto"/>
        </w:rPr>
        <w:t>6.1 System Components</w:t>
      </w:r>
      <w:bookmarkEnd w:id="2753"/>
      <w:bookmarkEnd w:id="2754"/>
    </w:p>
    <w:p w14:paraId="431D1F15"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STAP serves as the core of Word2World’s recommendation engine:</w:t>
      </w:r>
    </w:p>
    <w:p w14:paraId="4F3E4BAF" w14:textId="77777777" w:rsidR="00EF1988" w:rsidRPr="003D165E" w:rsidRDefault="00591BCA">
      <w:pPr>
        <w:pStyle w:val="Compact"/>
        <w:numPr>
          <w:ilvl w:val="0"/>
          <w:numId w:val="8"/>
        </w:numPr>
        <w:rPr>
          <w:rFonts w:ascii="Times New Roman" w:hAnsi="Times New Roman" w:cs="Times New Roman"/>
        </w:rPr>
      </w:pPr>
      <w:r w:rsidRPr="003D165E">
        <w:rPr>
          <w:rFonts w:ascii="Times New Roman" w:hAnsi="Times New Roman" w:cs="Times New Roman"/>
          <w:b/>
        </w:rPr>
        <w:t>User Data Repository:</w:t>
      </w:r>
      <w:r w:rsidRPr="003D165E">
        <w:rPr>
          <w:rFonts w:ascii="Times New Roman" w:hAnsi="Times New Roman" w:cs="Times New Roman"/>
        </w:rPr>
        <w:t xml:space="preserve"> Manages text, images, and network data</w:t>
      </w:r>
    </w:p>
    <w:p w14:paraId="23EA575C" w14:textId="77777777" w:rsidR="00EF1988" w:rsidRPr="003D165E" w:rsidRDefault="00591BCA">
      <w:pPr>
        <w:pStyle w:val="Compact"/>
        <w:numPr>
          <w:ilvl w:val="0"/>
          <w:numId w:val="8"/>
        </w:numPr>
        <w:rPr>
          <w:rFonts w:ascii="Times New Roman" w:hAnsi="Times New Roman" w:cs="Times New Roman"/>
        </w:rPr>
      </w:pPr>
      <w:r w:rsidRPr="003D165E">
        <w:rPr>
          <w:rFonts w:ascii="Times New Roman" w:hAnsi="Times New Roman" w:cs="Times New Roman"/>
          <w:b/>
        </w:rPr>
        <w:t>STAP Preprocessing Layer:</w:t>
      </w:r>
      <w:r w:rsidRPr="003D165E">
        <w:rPr>
          <w:rFonts w:ascii="Times New Roman" w:hAnsi="Times New Roman" w:cs="Times New Roman"/>
        </w:rPr>
        <w:t xml:space="preserve"> Generates semantic coordinates</w:t>
      </w:r>
    </w:p>
    <w:p w14:paraId="702635A4" w14:textId="77777777" w:rsidR="00EF1988" w:rsidRPr="003D165E" w:rsidRDefault="00591BCA">
      <w:pPr>
        <w:pStyle w:val="Compact"/>
        <w:numPr>
          <w:ilvl w:val="0"/>
          <w:numId w:val="8"/>
        </w:numPr>
        <w:rPr>
          <w:rFonts w:ascii="Times New Roman" w:hAnsi="Times New Roman" w:cs="Times New Roman"/>
        </w:rPr>
      </w:pPr>
      <w:r w:rsidRPr="003D165E">
        <w:rPr>
          <w:rFonts w:ascii="Times New Roman" w:hAnsi="Times New Roman" w:cs="Times New Roman"/>
          <w:b/>
        </w:rPr>
        <w:t>Content Recommendation Engine:</w:t>
      </w:r>
      <w:r w:rsidRPr="003D165E">
        <w:rPr>
          <w:rFonts w:ascii="Times New Roman" w:hAnsi="Times New Roman" w:cs="Times New Roman"/>
        </w:rPr>
        <w:t xml:space="preserve"> Three-strategy system (Neighbors, Bridges, Horizons)</w:t>
      </w:r>
    </w:p>
    <w:p w14:paraId="04E4D0E3" w14:textId="77777777" w:rsidR="00EF1988" w:rsidRPr="003D165E" w:rsidRDefault="00591BCA">
      <w:pPr>
        <w:pStyle w:val="Compact"/>
        <w:numPr>
          <w:ilvl w:val="0"/>
          <w:numId w:val="8"/>
        </w:numPr>
        <w:rPr>
          <w:rFonts w:ascii="Times New Roman" w:hAnsi="Times New Roman" w:cs="Times New Roman"/>
        </w:rPr>
      </w:pPr>
      <w:r w:rsidRPr="003D165E">
        <w:rPr>
          <w:rFonts w:ascii="Times New Roman" w:hAnsi="Times New Roman" w:cs="Times New Roman"/>
          <w:b/>
        </w:rPr>
        <w:t>Feedback Layer:</w:t>
      </w:r>
      <w:r w:rsidRPr="003D165E">
        <w:rPr>
          <w:rFonts w:ascii="Times New Roman" w:hAnsi="Times New Roman" w:cs="Times New Roman"/>
        </w:rPr>
        <w:t xml:space="preserve"> Continuous learning from interactions</w:t>
      </w:r>
    </w:p>
    <w:p w14:paraId="592E5520" w14:textId="77777777" w:rsidR="00EF1988" w:rsidRPr="003D165E" w:rsidRDefault="00591BCA">
      <w:pPr>
        <w:pStyle w:val="Compact"/>
        <w:numPr>
          <w:ilvl w:val="0"/>
          <w:numId w:val="8"/>
        </w:numPr>
        <w:rPr>
          <w:rFonts w:ascii="Times New Roman" w:hAnsi="Times New Roman" w:cs="Times New Roman"/>
        </w:rPr>
      </w:pPr>
      <w:r w:rsidRPr="003D165E">
        <w:rPr>
          <w:rFonts w:ascii="Times New Roman" w:hAnsi="Times New Roman" w:cs="Times New Roman"/>
          <w:b/>
        </w:rPr>
        <w:t>Siamese Network:</w:t>
      </w:r>
      <w:r w:rsidRPr="003D165E">
        <w:rPr>
          <w:rFonts w:ascii="Times New Roman" w:hAnsi="Times New Roman" w:cs="Times New Roman"/>
        </w:rPr>
        <w:t xml:space="preserve"> Bridge success prediction</w:t>
      </w:r>
    </w:p>
    <w:p w14:paraId="6184A376" w14:textId="77777777" w:rsidR="00EF1988" w:rsidRPr="003D165E" w:rsidRDefault="00591BCA">
      <w:pPr>
        <w:pStyle w:val="Compact"/>
        <w:numPr>
          <w:ilvl w:val="0"/>
          <w:numId w:val="8"/>
        </w:numPr>
        <w:rPr>
          <w:rFonts w:ascii="Times New Roman" w:hAnsi="Times New Roman" w:cs="Times New Roman"/>
        </w:rPr>
      </w:pPr>
      <w:r w:rsidRPr="003D165E">
        <w:rPr>
          <w:rFonts w:ascii="Times New Roman" w:hAnsi="Times New Roman" w:cs="Times New Roman"/>
          <w:b/>
        </w:rPr>
        <w:t>Orchestration Engine:</w:t>
      </w:r>
      <w:r w:rsidRPr="003D165E">
        <w:rPr>
          <w:rFonts w:ascii="Times New Roman" w:hAnsi="Times New Roman" w:cs="Times New Roman"/>
        </w:rPr>
        <w:t xml:space="preserve"> Coordinates all components</w:t>
      </w:r>
    </w:p>
    <w:p w14:paraId="387FC2DB" w14:textId="77777777" w:rsidR="00EF1988" w:rsidRPr="003D165E" w:rsidRDefault="00591BCA">
      <w:pPr>
        <w:pStyle w:val="Compact"/>
        <w:numPr>
          <w:ilvl w:val="0"/>
          <w:numId w:val="8"/>
        </w:numPr>
        <w:rPr>
          <w:rFonts w:ascii="Times New Roman" w:hAnsi="Times New Roman" w:cs="Times New Roman"/>
        </w:rPr>
      </w:pPr>
      <w:r w:rsidRPr="003D165E">
        <w:rPr>
          <w:rFonts w:ascii="Times New Roman" w:hAnsi="Times New Roman" w:cs="Times New Roman"/>
          <w:b/>
        </w:rPr>
        <w:t>RESTful API:</w:t>
      </w:r>
      <w:r w:rsidRPr="003D165E">
        <w:rPr>
          <w:rFonts w:ascii="Times New Roman" w:hAnsi="Times New Roman" w:cs="Times New Roman"/>
        </w:rPr>
        <w:t xml:space="preserve"> Frontend integration</w:t>
      </w:r>
    </w:p>
    <w:p w14:paraId="18630EFF" w14:textId="77777777" w:rsidR="00EF1988" w:rsidRPr="003D165E" w:rsidRDefault="00591BCA">
      <w:pPr>
        <w:pStyle w:val="Compact"/>
        <w:numPr>
          <w:ilvl w:val="0"/>
          <w:numId w:val="8"/>
        </w:numPr>
        <w:rPr>
          <w:rFonts w:ascii="Times New Roman" w:hAnsi="Times New Roman" w:cs="Times New Roman"/>
        </w:rPr>
      </w:pPr>
      <w:r w:rsidRPr="003D165E">
        <w:rPr>
          <w:rFonts w:ascii="Times New Roman" w:hAnsi="Times New Roman" w:cs="Times New Roman"/>
          <w:b/>
        </w:rPr>
        <w:t>Database:</w:t>
      </w:r>
      <w:r w:rsidRPr="003D165E">
        <w:rPr>
          <w:rFonts w:ascii="Times New Roman" w:hAnsi="Times New Roman" w:cs="Times New Roman"/>
        </w:rPr>
        <w:t xml:space="preserve"> Scalable backend (PostgreSQL/SQLite)</w:t>
      </w:r>
    </w:p>
    <w:p w14:paraId="2B431266" w14:textId="77777777" w:rsidR="00EF1988" w:rsidRPr="003D165E" w:rsidRDefault="00591BCA">
      <w:pPr>
        <w:pStyle w:val="Heading3"/>
        <w:rPr>
          <w:rFonts w:ascii="Times New Roman" w:hAnsi="Times New Roman" w:cs="Times New Roman"/>
          <w:color w:val="auto"/>
        </w:rPr>
      </w:pPr>
      <w:bookmarkStart w:id="2755" w:name="real-time-operation"/>
      <w:bookmarkStart w:id="2756" w:name="_Toc211774024"/>
      <w:r w:rsidRPr="003D165E">
        <w:rPr>
          <w:rFonts w:ascii="Times New Roman" w:hAnsi="Times New Roman" w:cs="Times New Roman"/>
          <w:color w:val="auto"/>
        </w:rPr>
        <w:t>6.2 Real-Time Operation</w:t>
      </w:r>
      <w:bookmarkEnd w:id="2755"/>
      <w:bookmarkEnd w:id="2756"/>
    </w:p>
    <w:p w14:paraId="47258AA7"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b/>
        </w:rPr>
        <w:t>User Onboarding:</w:t>
      </w:r>
      <w:r w:rsidRPr="003D165E">
        <w:rPr>
          <w:rFonts w:ascii="Times New Roman" w:hAnsi="Times New Roman" w:cs="Times New Roman"/>
        </w:rPr>
        <w:t xml:space="preserve"> 1. User creates account and posts initial content 2. STAP generates multi-modal embedding 3. System maps user to semantic coordinate 4. HNSW index updated incrementally</w:t>
      </w:r>
    </w:p>
    <w:p w14:paraId="0644F9F8" w14:textId="67AB5D38" w:rsidR="00EF1988" w:rsidRPr="003D165E" w:rsidRDefault="00591BCA">
      <w:pPr>
        <w:pStyle w:val="BodyText"/>
        <w:rPr>
          <w:rFonts w:ascii="Times New Roman" w:hAnsi="Times New Roman" w:cs="Times New Roman"/>
        </w:rPr>
      </w:pPr>
      <w:r w:rsidRPr="003D165E">
        <w:rPr>
          <w:rFonts w:ascii="Times New Roman" w:hAnsi="Times New Roman" w:cs="Times New Roman"/>
          <w:b/>
        </w:rPr>
        <w:t>Recommendation Generation:</w:t>
      </w:r>
      <w:r w:rsidRPr="003D165E">
        <w:rPr>
          <w:rFonts w:ascii="Times New Roman" w:hAnsi="Times New Roman" w:cs="Times New Roman"/>
        </w:rPr>
        <w:t xml:space="preserve"> 1. Query HNSW for k-nearest neighbors 2. Classify into Neighbors/Bridges/Horizons 3. Compute Siamese scores for bridge candidates 4. Rank by </w:t>
      </w:r>
      <m:oMath>
        <m:sSub>
          <m:sSubPr>
            <m:ctrlPr>
              <w:ins w:id="2757" w:author="Valcin, Vieux" w:date="2025-10-24T11:34:00Z" w16du:dateUtc="2025-10-24T15:34:00Z">
                <w:rPr>
                  <w:rFonts w:ascii="Cambria Math" w:hAnsi="Cambria Math" w:cs="Times New Roman"/>
                </w:rPr>
              </w:ins>
            </m:ctrlPr>
          </m:sSubPr>
          <m:e>
            <m:r>
              <w:rPr>
                <w:rFonts w:ascii="Cambria Math" w:hAnsi="Cambria Math" w:cs="Times New Roman"/>
              </w:rPr>
              <m:t>S</m:t>
            </m:r>
          </m:e>
          <m:sub>
            <m:r>
              <w:rPr>
                <w:rFonts w:ascii="Cambria Math" w:hAnsi="Cambria Math" w:cs="Times New Roman"/>
              </w:rPr>
              <m:t>final</m:t>
            </m:r>
          </m:sub>
        </m:sSub>
        <m:d>
          <m:dPr>
            <m:ctrlPr>
              <w:ins w:id="2758" w:author="Valcin, Vieux" w:date="2025-10-24T12:18:00Z" w16du:dateUtc="2025-10-24T16:18:00Z">
                <w:rPr>
                  <w:rFonts w:ascii="Cambria Math" w:hAnsi="Cambria Math" w:cs="Times New Roman"/>
                  <w:i/>
                </w:rPr>
              </w:ins>
            </m:ctrlPr>
          </m:dPr>
          <m:e>
            <m:r>
              <w:rPr>
                <w:rFonts w:ascii="Cambria Math" w:hAnsi="Cambria Math" w:cs="Times New Roman"/>
              </w:rPr>
              <m:t>i,j</m:t>
            </m:r>
          </m:e>
        </m:d>
      </m:oMath>
      <w:r w:rsidRPr="003D165E">
        <w:rPr>
          <w:rFonts w:ascii="Times New Roman" w:hAnsi="Times New Roman" w:cs="Times New Roman"/>
        </w:rPr>
        <w:t xml:space="preserve"> 5. Return </w:t>
      </w:r>
      <w:proofErr w:type="gramStart"/>
      <w:r w:rsidRPr="003D165E">
        <w:rPr>
          <w:rFonts w:ascii="Times New Roman" w:hAnsi="Times New Roman" w:cs="Times New Roman"/>
        </w:rPr>
        <w:t>top</w:t>
      </w:r>
      <w:proofErr w:type="gramEnd"/>
      <w:r w:rsidRPr="003D165E">
        <w:rPr>
          <w:rFonts w:ascii="Times New Roman" w:hAnsi="Times New Roman" w:cs="Times New Roman"/>
        </w:rPr>
        <w:t xml:space="preserve"> recommendations</w:t>
      </w:r>
    </w:p>
    <w:p w14:paraId="1F3655A5"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Feedback Loop:</w:t>
      </w:r>
      <w:r w:rsidRPr="003D165E">
        <w:rPr>
          <w:rFonts w:ascii="Times New Roman" w:hAnsi="Times New Roman" w:cs="Times New Roman"/>
        </w:rPr>
        <w:t xml:space="preserve"> 1. Track user interactions (likes, shares, comments, dismissals) 2. Update semantic coordinates via exponential moving average 3. Retrain Siamese network periodically 4. Refit covariance matrix incrementally</w:t>
      </w:r>
    </w:p>
    <w:p w14:paraId="0280576A" w14:textId="4FA5476C" w:rsidR="00EF1988" w:rsidRPr="003D165E" w:rsidRDefault="00000000">
      <w:pPr>
        <w:rPr>
          <w:rFonts w:ascii="Times New Roman" w:hAnsi="Times New Roman" w:cs="Times New Roman"/>
        </w:rPr>
      </w:pPr>
      <w:del w:id="2759" w:author="Valcin, Vieux" w:date="2025-10-24T13:06:00Z" w16du:dateUtc="2025-10-24T17:06:00Z">
        <w:r>
          <w:rPr>
            <w:rFonts w:ascii="Times New Roman" w:hAnsi="Times New Roman" w:cs="Times New Roman"/>
          </w:rPr>
          <w:pict w14:anchorId="430578A8">
            <v:rect id="_x0000_i1035" style="width:0;height:1.5pt" o:hralign="center" o:hrstd="t" o:hr="t"/>
          </w:pict>
        </w:r>
      </w:del>
    </w:p>
    <w:p w14:paraId="10A62107" w14:textId="77777777" w:rsidR="00EF1988" w:rsidRPr="003D165E" w:rsidRDefault="00591BCA">
      <w:pPr>
        <w:pStyle w:val="Heading2"/>
        <w:rPr>
          <w:rFonts w:ascii="Times New Roman" w:hAnsi="Times New Roman" w:cs="Times New Roman"/>
          <w:color w:val="auto"/>
        </w:rPr>
      </w:pPr>
      <w:bookmarkStart w:id="2760" w:name="discussion"/>
      <w:bookmarkStart w:id="2761" w:name="_Toc211774025"/>
      <w:r w:rsidRPr="003D165E">
        <w:rPr>
          <w:rFonts w:ascii="Times New Roman" w:hAnsi="Times New Roman" w:cs="Times New Roman"/>
          <w:color w:val="auto"/>
        </w:rPr>
        <w:lastRenderedPageBreak/>
        <w:t>7. Discussion</w:t>
      </w:r>
      <w:bookmarkEnd w:id="2760"/>
      <w:bookmarkEnd w:id="2761"/>
    </w:p>
    <w:p w14:paraId="504DC0C4" w14:textId="77777777" w:rsidR="00EF1988" w:rsidRPr="00FB434F" w:rsidRDefault="00591BCA">
      <w:pPr>
        <w:pStyle w:val="Heading3"/>
        <w:rPr>
          <w:rFonts w:ascii="Times New Roman" w:hAnsi="Times New Roman" w:cs="Times New Roman"/>
          <w:color w:val="auto"/>
          <w:highlight w:val="yellow"/>
          <w:rPrChange w:id="2762" w:author="Valcin, Vieux" w:date="2025-10-24T13:05:00Z" w16du:dateUtc="2025-10-24T17:05:00Z">
            <w:rPr>
              <w:rFonts w:ascii="Times New Roman" w:hAnsi="Times New Roman" w:cs="Times New Roman"/>
              <w:color w:val="auto"/>
            </w:rPr>
          </w:rPrChange>
        </w:rPr>
      </w:pPr>
      <w:bookmarkStart w:id="2763" w:name="advantages-of-stap-v4.0"/>
      <w:bookmarkStart w:id="2764" w:name="_Toc211774026"/>
      <w:r w:rsidRPr="00FB434F">
        <w:rPr>
          <w:rFonts w:ascii="Times New Roman" w:hAnsi="Times New Roman" w:cs="Times New Roman"/>
          <w:color w:val="auto"/>
          <w:highlight w:val="yellow"/>
          <w:rPrChange w:id="2765" w:author="Valcin, Vieux" w:date="2025-10-24T13:05:00Z" w16du:dateUtc="2025-10-24T17:05:00Z">
            <w:rPr>
              <w:rFonts w:ascii="Times New Roman" w:hAnsi="Times New Roman" w:cs="Times New Roman"/>
              <w:color w:val="auto"/>
            </w:rPr>
          </w:rPrChange>
        </w:rPr>
        <w:t>7.1 Advantages of STAP</w:t>
      </w:r>
      <w:bookmarkEnd w:id="2763"/>
      <w:bookmarkEnd w:id="2764"/>
    </w:p>
    <w:p w14:paraId="51E90B06" w14:textId="77777777" w:rsidR="00EF1988" w:rsidRPr="00FB434F" w:rsidRDefault="00591BCA">
      <w:pPr>
        <w:pStyle w:val="FirstParagraph"/>
        <w:rPr>
          <w:rFonts w:ascii="Times New Roman" w:hAnsi="Times New Roman" w:cs="Times New Roman"/>
          <w:highlight w:val="yellow"/>
          <w:rPrChange w:id="2766" w:author="Valcin, Vieux" w:date="2025-10-24T13:05:00Z" w16du:dateUtc="2025-10-24T17:05:00Z">
            <w:rPr>
              <w:rFonts w:ascii="Times New Roman" w:hAnsi="Times New Roman" w:cs="Times New Roman"/>
            </w:rPr>
          </w:rPrChange>
        </w:rPr>
      </w:pPr>
      <w:r w:rsidRPr="00FB434F">
        <w:rPr>
          <w:rFonts w:ascii="Times New Roman" w:hAnsi="Times New Roman" w:cs="Times New Roman"/>
          <w:b/>
          <w:highlight w:val="yellow"/>
          <w:rPrChange w:id="2767" w:author="Valcin, Vieux" w:date="2025-10-24T13:05:00Z" w16du:dateUtc="2025-10-24T17:05:00Z">
            <w:rPr>
              <w:rFonts w:ascii="Times New Roman" w:hAnsi="Times New Roman" w:cs="Times New Roman"/>
              <w:b/>
            </w:rPr>
          </w:rPrChange>
        </w:rPr>
        <w:t>Multi-Modal Representation:</w:t>
      </w:r>
      <w:r w:rsidRPr="00FB434F">
        <w:rPr>
          <w:rFonts w:ascii="Times New Roman" w:hAnsi="Times New Roman" w:cs="Times New Roman"/>
          <w:highlight w:val="yellow"/>
          <w:rPrChange w:id="2768" w:author="Valcin, Vieux" w:date="2025-10-24T13:05:00Z" w16du:dateUtc="2025-10-24T17:05:00Z">
            <w:rPr>
              <w:rFonts w:ascii="Times New Roman" w:hAnsi="Times New Roman" w:cs="Times New Roman"/>
            </w:rPr>
          </w:rPrChange>
        </w:rPr>
        <w:t xml:space="preserve"> - Captures richer user profiles than text alone - Accounts for visual and social signals - Enables cross-modal bridge identification</w:t>
      </w:r>
    </w:p>
    <w:p w14:paraId="7458CDA0" w14:textId="77777777" w:rsidR="00EF1988" w:rsidRPr="00FB434F" w:rsidRDefault="00591BCA">
      <w:pPr>
        <w:pStyle w:val="BodyText"/>
        <w:rPr>
          <w:rFonts w:ascii="Times New Roman" w:hAnsi="Times New Roman" w:cs="Times New Roman"/>
          <w:highlight w:val="yellow"/>
          <w:rPrChange w:id="2769" w:author="Valcin, Vieux" w:date="2025-10-24T13:05:00Z" w16du:dateUtc="2025-10-24T17:05:00Z">
            <w:rPr>
              <w:rFonts w:ascii="Times New Roman" w:hAnsi="Times New Roman" w:cs="Times New Roman"/>
            </w:rPr>
          </w:rPrChange>
        </w:rPr>
      </w:pPr>
      <w:r w:rsidRPr="00FB434F">
        <w:rPr>
          <w:rFonts w:ascii="Times New Roman" w:hAnsi="Times New Roman" w:cs="Times New Roman"/>
          <w:b/>
          <w:highlight w:val="yellow"/>
          <w:rPrChange w:id="2770" w:author="Valcin, Vieux" w:date="2025-10-24T13:05:00Z" w16du:dateUtc="2025-10-24T17:05:00Z">
            <w:rPr>
              <w:rFonts w:ascii="Times New Roman" w:hAnsi="Times New Roman" w:cs="Times New Roman"/>
              <w:b/>
            </w:rPr>
          </w:rPrChange>
        </w:rPr>
        <w:t>Hyperbolic Geometry:</w:t>
      </w:r>
      <w:r w:rsidRPr="00FB434F">
        <w:rPr>
          <w:rFonts w:ascii="Times New Roman" w:hAnsi="Times New Roman" w:cs="Times New Roman"/>
          <w:highlight w:val="yellow"/>
          <w:rPrChange w:id="2771" w:author="Valcin, Vieux" w:date="2025-10-24T13:05:00Z" w16du:dateUtc="2025-10-24T17:05:00Z">
            <w:rPr>
              <w:rFonts w:ascii="Times New Roman" w:hAnsi="Times New Roman" w:cs="Times New Roman"/>
            </w:rPr>
          </w:rPrChange>
        </w:rPr>
        <w:t xml:space="preserve"> - Natural representation of ideological hierarchies - Exponential capacity for tree-like structures - </w:t>
      </w:r>
      <w:proofErr w:type="gramStart"/>
      <w:r w:rsidRPr="00FB434F">
        <w:rPr>
          <w:rFonts w:ascii="Times New Roman" w:hAnsi="Times New Roman" w:cs="Times New Roman"/>
          <w:highlight w:val="yellow"/>
          <w:rPrChange w:id="2772" w:author="Valcin, Vieux" w:date="2025-10-24T13:05:00Z" w16du:dateUtc="2025-10-24T17:05:00Z">
            <w:rPr>
              <w:rFonts w:ascii="Times New Roman" w:hAnsi="Times New Roman" w:cs="Times New Roman"/>
            </w:rPr>
          </w:rPrChange>
        </w:rPr>
        <w:t>Better</w:t>
      </w:r>
      <w:proofErr w:type="gramEnd"/>
      <w:r w:rsidRPr="00FB434F">
        <w:rPr>
          <w:rFonts w:ascii="Times New Roman" w:hAnsi="Times New Roman" w:cs="Times New Roman"/>
          <w:highlight w:val="yellow"/>
          <w:rPrChange w:id="2773" w:author="Valcin, Vieux" w:date="2025-10-24T13:05:00Z" w16du:dateUtc="2025-10-24T17:05:00Z">
            <w:rPr>
              <w:rFonts w:ascii="Times New Roman" w:hAnsi="Times New Roman" w:cs="Times New Roman"/>
            </w:rPr>
          </w:rPrChange>
        </w:rPr>
        <w:t xml:space="preserve"> separation of niche communities</w:t>
      </w:r>
    </w:p>
    <w:p w14:paraId="0DD57B46" w14:textId="77777777" w:rsidR="00EF1988" w:rsidRPr="00FB434F" w:rsidRDefault="00591BCA">
      <w:pPr>
        <w:pStyle w:val="BodyText"/>
        <w:rPr>
          <w:rFonts w:ascii="Times New Roman" w:hAnsi="Times New Roman" w:cs="Times New Roman"/>
          <w:highlight w:val="yellow"/>
          <w:rPrChange w:id="2774" w:author="Valcin, Vieux" w:date="2025-10-24T13:05:00Z" w16du:dateUtc="2025-10-24T17:05:00Z">
            <w:rPr>
              <w:rFonts w:ascii="Times New Roman" w:hAnsi="Times New Roman" w:cs="Times New Roman"/>
            </w:rPr>
          </w:rPrChange>
        </w:rPr>
      </w:pPr>
      <w:r w:rsidRPr="00FB434F">
        <w:rPr>
          <w:rFonts w:ascii="Times New Roman" w:hAnsi="Times New Roman" w:cs="Times New Roman"/>
          <w:b/>
          <w:highlight w:val="yellow"/>
          <w:rPrChange w:id="2775" w:author="Valcin, Vieux" w:date="2025-10-24T13:05:00Z" w16du:dateUtc="2025-10-24T17:05:00Z">
            <w:rPr>
              <w:rFonts w:ascii="Times New Roman" w:hAnsi="Times New Roman" w:cs="Times New Roman"/>
              <w:b/>
            </w:rPr>
          </w:rPrChange>
        </w:rPr>
        <w:t>Data-Driven Bridge Prediction:</w:t>
      </w:r>
      <w:r w:rsidRPr="00FB434F">
        <w:rPr>
          <w:rFonts w:ascii="Times New Roman" w:hAnsi="Times New Roman" w:cs="Times New Roman"/>
          <w:highlight w:val="yellow"/>
          <w:rPrChange w:id="2776" w:author="Valcin, Vieux" w:date="2025-10-24T13:05:00Z" w16du:dateUtc="2025-10-24T17:05:00Z">
            <w:rPr>
              <w:rFonts w:ascii="Times New Roman" w:hAnsi="Times New Roman" w:cs="Times New Roman"/>
            </w:rPr>
          </w:rPrChange>
        </w:rPr>
        <w:t xml:space="preserve"> - Learns from actual interaction outcomes - Adapts to community-specific dynamics - Improves over time with more data</w:t>
      </w:r>
    </w:p>
    <w:p w14:paraId="51E6E18E" w14:textId="77777777" w:rsidR="00EF1988" w:rsidRPr="003D165E" w:rsidRDefault="00591BCA">
      <w:pPr>
        <w:pStyle w:val="BodyText"/>
        <w:rPr>
          <w:rFonts w:ascii="Times New Roman" w:hAnsi="Times New Roman" w:cs="Times New Roman"/>
        </w:rPr>
      </w:pPr>
      <w:r w:rsidRPr="00FB434F">
        <w:rPr>
          <w:rFonts w:ascii="Times New Roman" w:hAnsi="Times New Roman" w:cs="Times New Roman"/>
          <w:b/>
          <w:highlight w:val="yellow"/>
          <w:rPrChange w:id="2777" w:author="Valcin, Vieux" w:date="2025-10-24T13:05:00Z" w16du:dateUtc="2025-10-24T17:05:00Z">
            <w:rPr>
              <w:rFonts w:ascii="Times New Roman" w:hAnsi="Times New Roman" w:cs="Times New Roman"/>
              <w:b/>
            </w:rPr>
          </w:rPrChange>
        </w:rPr>
        <w:t>Computational Efficiency:</w:t>
      </w:r>
      <w:r w:rsidRPr="00FB434F">
        <w:rPr>
          <w:rFonts w:ascii="Times New Roman" w:hAnsi="Times New Roman" w:cs="Times New Roman"/>
          <w:highlight w:val="yellow"/>
          <w:rPrChange w:id="2778" w:author="Valcin, Vieux" w:date="2025-10-24T13:05:00Z" w16du:dateUtc="2025-10-24T17:05:00Z">
            <w:rPr>
              <w:rFonts w:ascii="Times New Roman" w:hAnsi="Times New Roman" w:cs="Times New Roman"/>
            </w:rPr>
          </w:rPrChange>
        </w:rPr>
        <w:t xml:space="preserve"> - Diagonal covariance approximation scales to millions of users - HNSW indexing provides </w:t>
      </w:r>
      <w:proofErr w:type="gramStart"/>
      <w:r w:rsidRPr="00FB434F">
        <w:rPr>
          <w:rFonts w:ascii="Times New Roman" w:hAnsi="Times New Roman" w:cs="Times New Roman"/>
          <w:highlight w:val="yellow"/>
          <w:rPrChange w:id="2779" w:author="Valcin, Vieux" w:date="2025-10-24T13:05:00Z" w16du:dateUtc="2025-10-24T17:05:00Z">
            <w:rPr>
              <w:rFonts w:ascii="Times New Roman" w:hAnsi="Times New Roman" w:cs="Times New Roman"/>
            </w:rPr>
          </w:rPrChange>
        </w:rPr>
        <w:t>O(</w:t>
      </w:r>
      <w:proofErr w:type="gramEnd"/>
      <w:r w:rsidRPr="00FB434F">
        <w:rPr>
          <w:rFonts w:ascii="Times New Roman" w:hAnsi="Times New Roman" w:cs="Times New Roman"/>
          <w:highlight w:val="yellow"/>
          <w:rPrChange w:id="2780" w:author="Valcin, Vieux" w:date="2025-10-24T13:05:00Z" w16du:dateUtc="2025-10-24T17:05:00Z">
            <w:rPr>
              <w:rFonts w:ascii="Times New Roman" w:hAnsi="Times New Roman" w:cs="Times New Roman"/>
            </w:rPr>
          </w:rPrChange>
        </w:rPr>
        <w:t xml:space="preserve">log n) queries - Incremental updates avoid full </w:t>
      </w:r>
      <w:proofErr w:type="spellStart"/>
      <w:r w:rsidRPr="00FB434F">
        <w:rPr>
          <w:rFonts w:ascii="Times New Roman" w:hAnsi="Times New Roman" w:cs="Times New Roman"/>
          <w:highlight w:val="yellow"/>
          <w:rPrChange w:id="2781" w:author="Valcin, Vieux" w:date="2025-10-24T13:05:00Z" w16du:dateUtc="2025-10-24T17:05:00Z">
            <w:rPr>
              <w:rFonts w:ascii="Times New Roman" w:hAnsi="Times New Roman" w:cs="Times New Roman"/>
            </w:rPr>
          </w:rPrChange>
        </w:rPr>
        <w:t>recomputation</w:t>
      </w:r>
      <w:proofErr w:type="spellEnd"/>
    </w:p>
    <w:p w14:paraId="2167D61C" w14:textId="77777777" w:rsidR="00EF1988" w:rsidRPr="003D165E" w:rsidRDefault="00591BCA">
      <w:pPr>
        <w:pStyle w:val="Heading3"/>
        <w:rPr>
          <w:rFonts w:ascii="Times New Roman" w:hAnsi="Times New Roman" w:cs="Times New Roman"/>
          <w:color w:val="auto"/>
          <w:highlight w:val="yellow"/>
          <w:rPrChange w:id="2782" w:author="Valcin, Vieux" w:date="2025-10-24T11:35:00Z" w16du:dateUtc="2025-10-24T15:35:00Z">
            <w:rPr>
              <w:rFonts w:ascii="Times New Roman" w:hAnsi="Times New Roman" w:cs="Times New Roman"/>
              <w:color w:val="auto"/>
            </w:rPr>
          </w:rPrChange>
        </w:rPr>
      </w:pPr>
      <w:bookmarkStart w:id="2783" w:name="limitations-and-future-work"/>
      <w:bookmarkStart w:id="2784" w:name="_Toc211774027"/>
      <w:r w:rsidRPr="003D165E">
        <w:rPr>
          <w:rFonts w:ascii="Times New Roman" w:hAnsi="Times New Roman" w:cs="Times New Roman"/>
          <w:color w:val="auto"/>
          <w:highlight w:val="yellow"/>
          <w:rPrChange w:id="2785" w:author="Valcin, Vieux" w:date="2025-10-24T11:35:00Z" w16du:dateUtc="2025-10-24T15:35:00Z">
            <w:rPr>
              <w:rFonts w:ascii="Times New Roman" w:hAnsi="Times New Roman" w:cs="Times New Roman"/>
              <w:color w:val="auto"/>
            </w:rPr>
          </w:rPrChange>
        </w:rPr>
        <w:t>7.2 Limitations and Future Work</w:t>
      </w:r>
      <w:bookmarkEnd w:id="2783"/>
      <w:bookmarkEnd w:id="2784"/>
    </w:p>
    <w:p w14:paraId="278DBBA0"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b/>
          <w:highlight w:val="yellow"/>
          <w:rPrChange w:id="2786" w:author="Valcin, Vieux" w:date="2025-10-24T11:35:00Z" w16du:dateUtc="2025-10-24T15:35:00Z">
            <w:rPr>
              <w:rFonts w:ascii="Times New Roman" w:hAnsi="Times New Roman" w:cs="Times New Roman"/>
              <w:b/>
            </w:rPr>
          </w:rPrChange>
        </w:rPr>
        <w:t>Current Limitations:</w:t>
      </w:r>
      <w:r w:rsidRPr="003D165E">
        <w:rPr>
          <w:rFonts w:ascii="Times New Roman" w:hAnsi="Times New Roman" w:cs="Times New Roman"/>
          <w:highlight w:val="yellow"/>
          <w:rPrChange w:id="2787" w:author="Valcin, Vieux" w:date="2025-10-24T11:35:00Z" w16du:dateUtc="2025-10-24T15:35:00Z">
            <w:rPr>
              <w:rFonts w:ascii="Times New Roman" w:hAnsi="Times New Roman" w:cs="Times New Roman"/>
            </w:rPr>
          </w:rPrChange>
        </w:rPr>
        <w:t xml:space="preserve"> 1. </w:t>
      </w:r>
      <w:del w:id="2788" w:author="Valcin, Vieux" w:date="2025-10-23T13:56:00Z" w16du:dateUtc="2025-10-23T17:56:00Z">
        <w:r w:rsidRPr="003D165E" w:rsidDel="00B41430">
          <w:rPr>
            <w:rFonts w:ascii="Times New Roman" w:hAnsi="Times New Roman" w:cs="Times New Roman"/>
            <w:highlight w:val="yellow"/>
            <w:rPrChange w:id="2789" w:author="Valcin, Vieux" w:date="2025-10-24T11:35:00Z" w16du:dateUtc="2025-10-24T15:35:00Z">
              <w:rPr>
                <w:rFonts w:ascii="Times New Roman" w:hAnsi="Times New Roman" w:cs="Times New Roman"/>
              </w:rPr>
            </w:rPrChange>
          </w:rPr>
          <w:delText xml:space="preserve">Image and network embeddings are placeholders (require CLIP and Node2Vec integration) 2. </w:delText>
        </w:r>
      </w:del>
      <w:r w:rsidRPr="003D165E">
        <w:rPr>
          <w:rFonts w:ascii="Times New Roman" w:hAnsi="Times New Roman" w:cs="Times New Roman"/>
          <w:highlight w:val="yellow"/>
          <w:rPrChange w:id="2790" w:author="Valcin, Vieux" w:date="2025-10-24T11:35:00Z" w16du:dateUtc="2025-10-24T15:35:00Z">
            <w:rPr>
              <w:rFonts w:ascii="Times New Roman" w:hAnsi="Times New Roman" w:cs="Times New Roman"/>
            </w:rPr>
          </w:rPrChange>
        </w:rPr>
        <w:t>Siamese network requires substantial labeled data (</w:t>
      </w:r>
      <m:oMath>
        <m:r>
          <w:rPr>
            <w:rFonts w:ascii="Cambria Math" w:hAnsi="Cambria Math" w:cs="Times New Roman"/>
            <w:highlight w:val="yellow"/>
            <w:rPrChange w:id="2791" w:author="Valcin, Vieux" w:date="2025-10-24T11:35:00Z" w16du:dateUtc="2025-10-24T15:35:00Z">
              <w:rPr>
                <w:rFonts w:ascii="Cambria Math" w:hAnsi="Cambria Math" w:cs="Times New Roman"/>
              </w:rPr>
            </w:rPrChange>
          </w:rPr>
          <m:t>n≥5000</m:t>
        </m:r>
      </m:oMath>
      <w:r w:rsidRPr="003D165E">
        <w:rPr>
          <w:rFonts w:ascii="Times New Roman" w:hAnsi="Times New Roman" w:cs="Times New Roman"/>
          <w:highlight w:val="yellow"/>
          <w:rPrChange w:id="2792" w:author="Valcin, Vieux" w:date="2025-10-24T11:35:00Z" w16du:dateUtc="2025-10-24T15:35:00Z">
            <w:rPr>
              <w:rFonts w:ascii="Times New Roman" w:hAnsi="Times New Roman" w:cs="Times New Roman"/>
            </w:rPr>
          </w:rPrChange>
        </w:rPr>
        <w:t>) 3. Hyperbolic optimization is sensitive to learning rate and initialization</w:t>
      </w:r>
    </w:p>
    <w:p w14:paraId="0363BF99"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highlight w:val="yellow"/>
          <w:rPrChange w:id="2793" w:author="Valcin, Vieux" w:date="2025-10-24T11:35:00Z" w16du:dateUtc="2025-10-24T15:35:00Z">
            <w:rPr>
              <w:rFonts w:ascii="Times New Roman" w:hAnsi="Times New Roman" w:cs="Times New Roman"/>
              <w:b/>
            </w:rPr>
          </w:rPrChange>
        </w:rPr>
        <w:t>Future Directions:</w:t>
      </w:r>
      <w:r w:rsidRPr="003D165E">
        <w:rPr>
          <w:rFonts w:ascii="Times New Roman" w:hAnsi="Times New Roman" w:cs="Times New Roman"/>
          <w:highlight w:val="yellow"/>
          <w:rPrChange w:id="2794" w:author="Valcin, Vieux" w:date="2025-10-24T11:35:00Z" w16du:dateUtc="2025-10-24T15:35:00Z">
            <w:rPr>
              <w:rFonts w:ascii="Times New Roman" w:hAnsi="Times New Roman" w:cs="Times New Roman"/>
            </w:rPr>
          </w:rPrChange>
        </w:rPr>
        <w:t xml:space="preserve"> 1. </w:t>
      </w:r>
      <w:r w:rsidRPr="003D165E">
        <w:rPr>
          <w:rFonts w:ascii="Times New Roman" w:hAnsi="Times New Roman" w:cs="Times New Roman"/>
          <w:b/>
          <w:highlight w:val="yellow"/>
          <w:rPrChange w:id="2795" w:author="Valcin, Vieux" w:date="2025-10-24T11:35:00Z" w16du:dateUtc="2025-10-24T15:35:00Z">
            <w:rPr>
              <w:rFonts w:ascii="Times New Roman" w:hAnsi="Times New Roman" w:cs="Times New Roman"/>
              <w:b/>
            </w:rPr>
          </w:rPrChange>
        </w:rPr>
        <w:t>Attention-Based Siamese:</w:t>
      </w:r>
      <w:r w:rsidRPr="003D165E">
        <w:rPr>
          <w:rFonts w:ascii="Times New Roman" w:hAnsi="Times New Roman" w:cs="Times New Roman"/>
          <w:highlight w:val="yellow"/>
          <w:rPrChange w:id="2796" w:author="Valcin, Vieux" w:date="2025-10-24T11:35:00Z" w16du:dateUtc="2025-10-24T15:35:00Z">
            <w:rPr>
              <w:rFonts w:ascii="Times New Roman" w:hAnsi="Times New Roman" w:cs="Times New Roman"/>
            </w:rPr>
          </w:rPrChange>
        </w:rPr>
        <w:t xml:space="preserve"> Upgrade to Transformer architecture for better context modeling 4. </w:t>
      </w:r>
      <w:r w:rsidRPr="003D165E">
        <w:rPr>
          <w:rFonts w:ascii="Times New Roman" w:hAnsi="Times New Roman" w:cs="Times New Roman"/>
          <w:b/>
          <w:highlight w:val="yellow"/>
          <w:rPrChange w:id="2797" w:author="Valcin, Vieux" w:date="2025-10-24T11:35:00Z" w16du:dateUtc="2025-10-24T15:35:00Z">
            <w:rPr>
              <w:rFonts w:ascii="Times New Roman" w:hAnsi="Times New Roman" w:cs="Times New Roman"/>
              <w:b/>
            </w:rPr>
          </w:rPrChange>
        </w:rPr>
        <w:t>Dynamic Modality Weighting:</w:t>
      </w:r>
      <w:r w:rsidRPr="003D165E">
        <w:rPr>
          <w:rFonts w:ascii="Times New Roman" w:hAnsi="Times New Roman" w:cs="Times New Roman"/>
          <w:highlight w:val="yellow"/>
          <w:rPrChange w:id="2798" w:author="Valcin, Vieux" w:date="2025-10-24T11:35:00Z" w16du:dateUtc="2025-10-24T15:35:00Z">
            <w:rPr>
              <w:rFonts w:ascii="Times New Roman" w:hAnsi="Times New Roman" w:cs="Times New Roman"/>
            </w:rPr>
          </w:rPrChange>
        </w:rPr>
        <w:t xml:space="preserve"> Learn </w:t>
      </w:r>
      <m:oMath>
        <m:sSub>
          <m:sSubPr>
            <m:ctrlPr>
              <w:ins w:id="2799"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2800" w:author="Valcin, Vieux" w:date="2025-10-24T11:35:00Z" w16du:dateUtc="2025-10-24T15:35:00Z">
                  <w:rPr>
                    <w:rFonts w:ascii="Cambria Math" w:hAnsi="Cambria Math" w:cs="Times New Roman"/>
                  </w:rPr>
                </w:rPrChange>
              </w:rPr>
              <m:t>α</m:t>
            </m:r>
          </m:e>
          <m:sub>
            <m:r>
              <w:rPr>
                <w:rFonts w:ascii="Cambria Math" w:hAnsi="Cambria Math" w:cs="Times New Roman"/>
                <w:highlight w:val="yellow"/>
                <w:rPrChange w:id="2801" w:author="Valcin, Vieux" w:date="2025-10-24T11:35:00Z" w16du:dateUtc="2025-10-24T15:35:00Z">
                  <w:rPr>
                    <w:rFonts w:ascii="Cambria Math" w:hAnsi="Cambria Math" w:cs="Times New Roman"/>
                  </w:rPr>
                </w:rPrChange>
              </w:rPr>
              <m:t>text</m:t>
            </m:r>
          </m:sub>
        </m:sSub>
        <m:r>
          <w:rPr>
            <w:rFonts w:ascii="Cambria Math" w:hAnsi="Cambria Math" w:cs="Times New Roman"/>
            <w:highlight w:val="yellow"/>
            <w:rPrChange w:id="2802" w:author="Valcin, Vieux" w:date="2025-10-24T11:35:00Z" w16du:dateUtc="2025-10-24T15:35:00Z">
              <w:rPr>
                <w:rFonts w:ascii="Cambria Math" w:hAnsi="Cambria Math" w:cs="Times New Roman"/>
              </w:rPr>
            </w:rPrChange>
          </w:rPr>
          <m:t>,</m:t>
        </m:r>
        <m:sSub>
          <m:sSubPr>
            <m:ctrlPr>
              <w:ins w:id="2803"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2804" w:author="Valcin, Vieux" w:date="2025-10-24T11:35:00Z" w16du:dateUtc="2025-10-24T15:35:00Z">
                  <w:rPr>
                    <w:rFonts w:ascii="Cambria Math" w:hAnsi="Cambria Math" w:cs="Times New Roman"/>
                  </w:rPr>
                </w:rPrChange>
              </w:rPr>
              <m:t>α</m:t>
            </m:r>
          </m:e>
          <m:sub>
            <m:r>
              <w:rPr>
                <w:rFonts w:ascii="Cambria Math" w:hAnsi="Cambria Math" w:cs="Times New Roman"/>
                <w:highlight w:val="yellow"/>
                <w:rPrChange w:id="2805" w:author="Valcin, Vieux" w:date="2025-10-24T11:35:00Z" w16du:dateUtc="2025-10-24T15:35:00Z">
                  <w:rPr>
                    <w:rFonts w:ascii="Cambria Math" w:hAnsi="Cambria Math" w:cs="Times New Roman"/>
                  </w:rPr>
                </w:rPrChange>
              </w:rPr>
              <m:t>image</m:t>
            </m:r>
          </m:sub>
        </m:sSub>
        <m:r>
          <w:rPr>
            <w:rFonts w:ascii="Cambria Math" w:hAnsi="Cambria Math" w:cs="Times New Roman"/>
            <w:highlight w:val="yellow"/>
            <w:rPrChange w:id="2806" w:author="Valcin, Vieux" w:date="2025-10-24T11:35:00Z" w16du:dateUtc="2025-10-24T15:35:00Z">
              <w:rPr>
                <w:rFonts w:ascii="Cambria Math" w:hAnsi="Cambria Math" w:cs="Times New Roman"/>
              </w:rPr>
            </w:rPrChange>
          </w:rPr>
          <m:t>,</m:t>
        </m:r>
        <m:sSub>
          <m:sSubPr>
            <m:ctrlPr>
              <w:ins w:id="2807" w:author="Valcin, Vieux" w:date="2025-10-24T11:34:00Z" w16du:dateUtc="2025-10-24T15:34:00Z">
                <w:rPr>
                  <w:rFonts w:ascii="Cambria Math" w:hAnsi="Cambria Math" w:cs="Times New Roman"/>
                  <w:highlight w:val="yellow"/>
                </w:rPr>
              </w:ins>
            </m:ctrlPr>
          </m:sSubPr>
          <m:e>
            <m:r>
              <w:rPr>
                <w:rFonts w:ascii="Cambria Math" w:hAnsi="Cambria Math" w:cs="Times New Roman"/>
                <w:highlight w:val="yellow"/>
                <w:rPrChange w:id="2808" w:author="Valcin, Vieux" w:date="2025-10-24T11:35:00Z" w16du:dateUtc="2025-10-24T15:35:00Z">
                  <w:rPr>
                    <w:rFonts w:ascii="Cambria Math" w:hAnsi="Cambria Math" w:cs="Times New Roman"/>
                  </w:rPr>
                </w:rPrChange>
              </w:rPr>
              <m:t>α</m:t>
            </m:r>
          </m:e>
          <m:sub>
            <m:r>
              <w:rPr>
                <w:rFonts w:ascii="Cambria Math" w:hAnsi="Cambria Math" w:cs="Times New Roman"/>
                <w:highlight w:val="yellow"/>
                <w:rPrChange w:id="2809" w:author="Valcin, Vieux" w:date="2025-10-24T11:35:00Z" w16du:dateUtc="2025-10-24T15:35:00Z">
                  <w:rPr>
                    <w:rFonts w:ascii="Cambria Math" w:hAnsi="Cambria Math" w:cs="Times New Roman"/>
                  </w:rPr>
                </w:rPrChange>
              </w:rPr>
              <m:t>network</m:t>
            </m:r>
          </m:sub>
        </m:sSub>
      </m:oMath>
      <w:r w:rsidRPr="003D165E">
        <w:rPr>
          <w:rFonts w:ascii="Times New Roman" w:hAnsi="Times New Roman" w:cs="Times New Roman"/>
          <w:highlight w:val="yellow"/>
          <w:rPrChange w:id="2810" w:author="Valcin, Vieux" w:date="2025-10-24T11:35:00Z" w16du:dateUtc="2025-10-24T15:35:00Z">
            <w:rPr>
              <w:rFonts w:ascii="Times New Roman" w:hAnsi="Times New Roman" w:cs="Times New Roman"/>
            </w:rPr>
          </w:rPrChange>
        </w:rPr>
        <w:t xml:space="preserve"> from data 5. </w:t>
      </w:r>
      <w:r w:rsidRPr="003D165E">
        <w:rPr>
          <w:rFonts w:ascii="Times New Roman" w:hAnsi="Times New Roman" w:cs="Times New Roman"/>
          <w:b/>
          <w:highlight w:val="yellow"/>
          <w:rPrChange w:id="2811" w:author="Valcin, Vieux" w:date="2025-10-24T11:35:00Z" w16du:dateUtc="2025-10-24T15:35:00Z">
            <w:rPr>
              <w:rFonts w:ascii="Times New Roman" w:hAnsi="Times New Roman" w:cs="Times New Roman"/>
              <w:b/>
            </w:rPr>
          </w:rPrChange>
        </w:rPr>
        <w:t>Temporal Dynamics:</w:t>
      </w:r>
      <w:r w:rsidRPr="003D165E">
        <w:rPr>
          <w:rFonts w:ascii="Times New Roman" w:hAnsi="Times New Roman" w:cs="Times New Roman"/>
          <w:highlight w:val="yellow"/>
          <w:rPrChange w:id="2812" w:author="Valcin, Vieux" w:date="2025-10-24T11:35:00Z" w16du:dateUtc="2025-10-24T15:35:00Z">
            <w:rPr>
              <w:rFonts w:ascii="Times New Roman" w:hAnsi="Times New Roman" w:cs="Times New Roman"/>
            </w:rPr>
          </w:rPrChange>
        </w:rPr>
        <w:t xml:space="preserve"> Model opinion evolution over time 6. </w:t>
      </w:r>
      <w:r w:rsidRPr="003D165E">
        <w:rPr>
          <w:rFonts w:ascii="Times New Roman" w:hAnsi="Times New Roman" w:cs="Times New Roman"/>
          <w:b/>
          <w:highlight w:val="yellow"/>
          <w:rPrChange w:id="2813" w:author="Valcin, Vieux" w:date="2025-10-24T11:35:00Z" w16du:dateUtc="2025-10-24T15:35:00Z">
            <w:rPr>
              <w:rFonts w:ascii="Times New Roman" w:hAnsi="Times New Roman" w:cs="Times New Roman"/>
              <w:b/>
            </w:rPr>
          </w:rPrChange>
        </w:rPr>
        <w:t>Multi-Lingual Support:</w:t>
      </w:r>
      <w:r w:rsidRPr="003D165E">
        <w:rPr>
          <w:rFonts w:ascii="Times New Roman" w:hAnsi="Times New Roman" w:cs="Times New Roman"/>
          <w:highlight w:val="yellow"/>
          <w:rPrChange w:id="2814" w:author="Valcin, Vieux" w:date="2025-10-24T11:35:00Z" w16du:dateUtc="2025-10-24T15:35:00Z">
            <w:rPr>
              <w:rFonts w:ascii="Times New Roman" w:hAnsi="Times New Roman" w:cs="Times New Roman"/>
            </w:rPr>
          </w:rPrChange>
        </w:rPr>
        <w:t xml:space="preserve"> Cross-lingual semantic coordinates</w:t>
      </w:r>
    </w:p>
    <w:p w14:paraId="24B9F539" w14:textId="77777777" w:rsidR="00EF1988" w:rsidRPr="003D165E" w:rsidRDefault="00000000">
      <w:pPr>
        <w:rPr>
          <w:rFonts w:ascii="Times New Roman" w:hAnsi="Times New Roman" w:cs="Times New Roman"/>
        </w:rPr>
      </w:pPr>
      <w:r>
        <w:rPr>
          <w:rFonts w:ascii="Times New Roman" w:hAnsi="Times New Roman" w:cs="Times New Roman"/>
        </w:rPr>
        <w:pict w14:anchorId="43F28CD0">
          <v:rect id="_x0000_i1036" style="width:0;height:1.5pt" o:hralign="center" o:hrstd="t" o:hr="t"/>
        </w:pict>
      </w:r>
    </w:p>
    <w:p w14:paraId="0D015EBB" w14:textId="77777777" w:rsidR="00EF1988" w:rsidRPr="003D165E" w:rsidRDefault="00591BCA">
      <w:pPr>
        <w:pStyle w:val="Heading2"/>
        <w:rPr>
          <w:rFonts w:ascii="Times New Roman" w:hAnsi="Times New Roman" w:cs="Times New Roman"/>
          <w:color w:val="auto"/>
        </w:rPr>
      </w:pPr>
      <w:bookmarkStart w:id="2815" w:name="conclusion"/>
      <w:bookmarkStart w:id="2816" w:name="_Toc211774028"/>
      <w:r w:rsidRPr="003D165E">
        <w:rPr>
          <w:rFonts w:ascii="Times New Roman" w:hAnsi="Times New Roman" w:cs="Times New Roman"/>
          <w:color w:val="auto"/>
        </w:rPr>
        <w:t>8. Conclusion</w:t>
      </w:r>
      <w:bookmarkEnd w:id="2815"/>
      <w:bookmarkEnd w:id="2816"/>
    </w:p>
    <w:p w14:paraId="089BE94E"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rPr>
        <w:t xml:space="preserve">STAP represents a significant advancement in dimensionality reduction for semantic social networks, achieving superior performance through three integrated innovations: multi-modal </w:t>
      </w:r>
      <w:proofErr w:type="spellStart"/>
      <w:r w:rsidRPr="003D165E">
        <w:rPr>
          <w:rFonts w:ascii="Times New Roman" w:hAnsi="Times New Roman" w:cs="Times New Roman"/>
        </w:rPr>
        <w:t>Mahalanobis</w:t>
      </w:r>
      <w:proofErr w:type="spellEnd"/>
      <w:r w:rsidRPr="003D165E">
        <w:rPr>
          <w:rFonts w:ascii="Times New Roman" w:hAnsi="Times New Roman" w:cs="Times New Roman"/>
        </w:rPr>
        <w:t xml:space="preserve"> distance, hyperbolic geometry with contrastive loss, and Siamese neural networks for bridge prediction. Empirical validation demonstrates substantial improvements in bridge identification precision (+23%), recall (+29%), and engagement (+67%) compared to STAP v3.0, while maintaining computational efficiency suitable for real-time applications.</w:t>
      </w:r>
    </w:p>
    <w:p w14:paraId="6051FFBE"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rPr>
        <w:t>The integration of STAP into the Word2World platform enables a paradigm shift from engagement-driven algorithms to peace-building technology. By systematically identifying and promoting content that bridges ideological divides, Word2World creates the conditions for constructive dialogue and mutual understanding at scale.</w:t>
      </w:r>
    </w:p>
    <w:p w14:paraId="44CD14E2" w14:textId="77777777" w:rsidR="00EF1988" w:rsidRPr="003D165E" w:rsidRDefault="00591BCA">
      <w:pPr>
        <w:pStyle w:val="BodyText"/>
        <w:rPr>
          <w:rFonts w:ascii="Times New Roman" w:hAnsi="Times New Roman" w:cs="Times New Roman"/>
        </w:rPr>
      </w:pPr>
      <w:proofErr w:type="gramStart"/>
      <w:r w:rsidRPr="003D165E">
        <w:rPr>
          <w:rFonts w:ascii="Times New Roman" w:hAnsi="Times New Roman" w:cs="Times New Roman"/>
          <w:b/>
        </w:rPr>
        <w:t>The technology</w:t>
      </w:r>
      <w:proofErr w:type="gramEnd"/>
      <w:r w:rsidRPr="003D165E">
        <w:rPr>
          <w:rFonts w:ascii="Times New Roman" w:hAnsi="Times New Roman" w:cs="Times New Roman"/>
          <w:b/>
        </w:rPr>
        <w:t xml:space="preserve"> works. </w:t>
      </w:r>
      <w:proofErr w:type="gramStart"/>
      <w:r w:rsidRPr="003D165E">
        <w:rPr>
          <w:rFonts w:ascii="Times New Roman" w:hAnsi="Times New Roman" w:cs="Times New Roman"/>
          <w:b/>
        </w:rPr>
        <w:t>The math</w:t>
      </w:r>
      <w:proofErr w:type="gramEnd"/>
      <w:r w:rsidRPr="003D165E">
        <w:rPr>
          <w:rFonts w:ascii="Times New Roman" w:hAnsi="Times New Roman" w:cs="Times New Roman"/>
          <w:b/>
        </w:rPr>
        <w:t xml:space="preserve"> is rigorous. The results are compelling.</w:t>
      </w:r>
    </w:p>
    <w:p w14:paraId="0AA6FB6B"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rPr>
        <w:t>We are not just talking about peace—we are building the digital infrastructure for it.</w:t>
      </w:r>
    </w:p>
    <w:p w14:paraId="4307FF21" w14:textId="77777777" w:rsidR="00BA30BB" w:rsidRPr="003D165E" w:rsidRDefault="00000000">
      <w:pPr>
        <w:rPr>
          <w:rFonts w:ascii="Times New Roman" w:hAnsi="Times New Roman" w:cs="Times New Roman"/>
        </w:rPr>
      </w:pPr>
      <w:r>
        <w:rPr>
          <w:rFonts w:ascii="Times New Roman" w:hAnsi="Times New Roman" w:cs="Times New Roman"/>
        </w:rPr>
        <w:pict w14:anchorId="4B10E1DA">
          <v:rect id="_x0000_i1037" style="width:0;height:1.5pt" o:hralign="center" o:hrstd="t" o:hr="t"/>
        </w:pict>
      </w:r>
      <w:bookmarkStart w:id="2817" w:name="references"/>
      <w:bookmarkStart w:id="2818" w:name="_Toc211774029"/>
    </w:p>
    <w:p w14:paraId="24D364DD" w14:textId="77777777" w:rsidR="00FF13F6" w:rsidRPr="003D165E" w:rsidRDefault="00FF13F6">
      <w:pPr>
        <w:rPr>
          <w:rFonts w:ascii="Times New Roman" w:eastAsiaTheme="majorEastAsia" w:hAnsi="Times New Roman" w:cs="Times New Roman"/>
          <w:b/>
          <w:bCs/>
          <w:sz w:val="28"/>
          <w:szCs w:val="28"/>
        </w:rPr>
      </w:pPr>
      <w:r w:rsidRPr="003D165E">
        <w:rPr>
          <w:rFonts w:ascii="Times New Roman" w:hAnsi="Times New Roman" w:cs="Times New Roman"/>
        </w:rPr>
        <w:br w:type="page"/>
      </w:r>
    </w:p>
    <w:p w14:paraId="5CD13DE3" w14:textId="0C9A0488" w:rsidR="00EF1988" w:rsidRDefault="00591BCA">
      <w:pPr>
        <w:pStyle w:val="Heading2"/>
        <w:rPr>
          <w:ins w:id="2819" w:author="Valcin, Vieux" w:date="2025-10-24T13:05:00Z" w16du:dateUtc="2025-10-24T17:05:00Z"/>
          <w:rFonts w:ascii="Times New Roman" w:hAnsi="Times New Roman" w:cs="Times New Roman"/>
          <w:color w:val="auto"/>
        </w:rPr>
      </w:pPr>
      <w:r w:rsidRPr="003D165E">
        <w:rPr>
          <w:rFonts w:ascii="Times New Roman" w:hAnsi="Times New Roman" w:cs="Times New Roman"/>
          <w:color w:val="auto"/>
        </w:rPr>
        <w:lastRenderedPageBreak/>
        <w:t>References</w:t>
      </w:r>
      <w:bookmarkEnd w:id="2817"/>
      <w:bookmarkEnd w:id="2818"/>
    </w:p>
    <w:p w14:paraId="6D5D2F03" w14:textId="77777777" w:rsidR="00F77CD3" w:rsidRPr="00F77CD3" w:rsidRDefault="00F77CD3">
      <w:pPr>
        <w:pStyle w:val="BodyText"/>
        <w:rPr>
          <w:rPrChange w:id="2820" w:author="Valcin, Vieux" w:date="2025-10-24T13:05:00Z" w16du:dateUtc="2025-10-24T17:05:00Z">
            <w:rPr>
              <w:rFonts w:ascii="Times New Roman" w:hAnsi="Times New Roman" w:cs="Times New Roman"/>
              <w:color w:val="auto"/>
            </w:rPr>
          </w:rPrChange>
        </w:rPr>
        <w:pPrChange w:id="2821" w:author="Valcin, Vieux" w:date="2025-10-24T13:05:00Z" w16du:dateUtc="2025-10-24T17:05:00Z">
          <w:pPr>
            <w:pStyle w:val="Heading2"/>
          </w:pPr>
        </w:pPrChange>
      </w:pPr>
    </w:p>
    <w:p w14:paraId="624011DE" w14:textId="77777777" w:rsidR="00EF1988" w:rsidRPr="003D165E" w:rsidRDefault="00591BCA">
      <w:pPr>
        <w:numPr>
          <w:ilvl w:val="0"/>
          <w:numId w:val="9"/>
        </w:numPr>
        <w:rPr>
          <w:rFonts w:ascii="Times New Roman" w:hAnsi="Times New Roman" w:cs="Times New Roman"/>
        </w:rPr>
      </w:pPr>
      <w:r w:rsidRPr="003D165E">
        <w:rPr>
          <w:rFonts w:ascii="Times New Roman" w:hAnsi="Times New Roman" w:cs="Times New Roman"/>
        </w:rPr>
        <w:t xml:space="preserve">Allport, G. W. (1954). </w:t>
      </w:r>
      <w:r w:rsidRPr="003D165E">
        <w:rPr>
          <w:rFonts w:ascii="Times New Roman" w:hAnsi="Times New Roman" w:cs="Times New Roman"/>
          <w:i/>
        </w:rPr>
        <w:t>The nature of prejudice</w:t>
      </w:r>
      <w:r w:rsidRPr="003D165E">
        <w:rPr>
          <w:rFonts w:ascii="Times New Roman" w:hAnsi="Times New Roman" w:cs="Times New Roman"/>
        </w:rPr>
        <w:t>. Addison-Wesley.</w:t>
      </w:r>
    </w:p>
    <w:p w14:paraId="466585E1" w14:textId="4C346744" w:rsidR="009F5C05" w:rsidRDefault="009F5C05">
      <w:pPr>
        <w:numPr>
          <w:ilvl w:val="0"/>
          <w:numId w:val="9"/>
        </w:numPr>
        <w:rPr>
          <w:ins w:id="2822" w:author="Valcin, Vieux" w:date="2025-10-24T14:02:00Z" w16du:dateUtc="2025-10-24T18:02:00Z"/>
          <w:rFonts w:ascii="Times New Roman" w:hAnsi="Times New Roman" w:cs="Times New Roman"/>
        </w:rPr>
      </w:pPr>
      <w:ins w:id="2823" w:author="Valcin, Vieux" w:date="2025-10-24T14:02:00Z">
        <w:r w:rsidRPr="009F5C05">
          <w:rPr>
            <w:rFonts w:ascii="Times New Roman" w:hAnsi="Times New Roman" w:cs="Times New Roman"/>
          </w:rPr>
          <w:t xml:space="preserve">Ando, S., &amp; Xiao, M. (2023). High-Dimensional Covariance Matrix Estimation: Shrinkage Toward a Diagonal Target. </w:t>
        </w:r>
        <w:r w:rsidRPr="009F5C05">
          <w:rPr>
            <w:rFonts w:ascii="Times New Roman" w:hAnsi="Times New Roman" w:cs="Times New Roman"/>
            <w:i/>
            <w:iCs/>
          </w:rPr>
          <w:t>IMF Working Paper No. 2023/257.</w:t>
        </w:r>
        <w:r w:rsidRPr="009F5C05">
          <w:rPr>
            <w:rFonts w:ascii="Times New Roman" w:hAnsi="Times New Roman" w:cs="Times New Roman"/>
          </w:rPr>
          <w:t xml:space="preserve"> International Monetary Fund. </w:t>
        </w:r>
        <w:r w:rsidRPr="009F5C05">
          <w:rPr>
            <w:rFonts w:ascii="Times New Roman" w:hAnsi="Times New Roman" w:cs="Times New Roman"/>
          </w:rPr>
          <w:fldChar w:fldCharType="begin"/>
        </w:r>
        <w:r w:rsidRPr="009F5C05">
          <w:rPr>
            <w:rFonts w:ascii="Times New Roman" w:hAnsi="Times New Roman" w:cs="Times New Roman"/>
          </w:rPr>
          <w:instrText>HYPERLINK "https://www.imf.org/en/Publications/WP/Issues/2023/12/08/High-Dimensional-Covariance-Matrix-Estimation-Shrinkage-Toward-a-Diagonal-Target-542025?utm_source=chatgpt.com" \t "_new"</w:instrText>
        </w:r>
        <w:r w:rsidRPr="009F5C05">
          <w:rPr>
            <w:rFonts w:ascii="Times New Roman" w:hAnsi="Times New Roman" w:cs="Times New Roman"/>
          </w:rPr>
        </w:r>
        <w:r w:rsidRPr="009F5C05">
          <w:rPr>
            <w:rFonts w:ascii="Times New Roman" w:hAnsi="Times New Roman" w:cs="Times New Roman"/>
          </w:rPr>
          <w:fldChar w:fldCharType="separate"/>
        </w:r>
        <w:r w:rsidRPr="009F5C05">
          <w:rPr>
            <w:rStyle w:val="Hyperlink"/>
            <w:rFonts w:ascii="Times New Roman" w:hAnsi="Times New Roman" w:cs="Times New Roman"/>
          </w:rPr>
          <w:t>https://www.imf.org/en/Publications/WP/Issues/2023/12/08/High-Dimensional-Covariance-Matrix-Estimation-Shrinkage-Toward-a-Diagonal-Target-542025</w:t>
        </w:r>
      </w:ins>
      <w:ins w:id="2824" w:author="Valcin, Vieux" w:date="2025-10-24T14:02:00Z" w16du:dateUtc="2025-10-24T18:02:00Z">
        <w:r w:rsidRPr="009F5C05">
          <w:rPr>
            <w:rFonts w:ascii="Times New Roman" w:hAnsi="Times New Roman" w:cs="Times New Roman"/>
          </w:rPr>
          <w:fldChar w:fldCharType="end"/>
        </w:r>
      </w:ins>
    </w:p>
    <w:p w14:paraId="4EFA5AC6" w14:textId="50DCEC64" w:rsidR="00EF1988" w:rsidRPr="003D165E" w:rsidRDefault="00591BCA">
      <w:pPr>
        <w:numPr>
          <w:ilvl w:val="0"/>
          <w:numId w:val="9"/>
        </w:numPr>
        <w:rPr>
          <w:rFonts w:ascii="Times New Roman" w:hAnsi="Times New Roman" w:cs="Times New Roman"/>
        </w:rPr>
      </w:pPr>
      <w:r w:rsidRPr="003D165E">
        <w:rPr>
          <w:rFonts w:ascii="Times New Roman" w:hAnsi="Times New Roman" w:cs="Times New Roman"/>
        </w:rPr>
        <w:t xml:space="preserve">Bromley, J., Guyon, I., LeCun, Y., </w:t>
      </w:r>
      <w:proofErr w:type="spellStart"/>
      <w:r w:rsidRPr="003D165E">
        <w:rPr>
          <w:rFonts w:ascii="Times New Roman" w:hAnsi="Times New Roman" w:cs="Times New Roman"/>
        </w:rPr>
        <w:t>Säckinger</w:t>
      </w:r>
      <w:proofErr w:type="spellEnd"/>
      <w:r w:rsidRPr="003D165E">
        <w:rPr>
          <w:rFonts w:ascii="Times New Roman" w:hAnsi="Times New Roman" w:cs="Times New Roman"/>
        </w:rPr>
        <w:t xml:space="preserve">, E., &amp; Shah, R. (1993). Signature verification using a “Siamese” time delay neural network. </w:t>
      </w:r>
      <w:r w:rsidRPr="003D165E">
        <w:rPr>
          <w:rFonts w:ascii="Times New Roman" w:hAnsi="Times New Roman" w:cs="Times New Roman"/>
          <w:i/>
        </w:rPr>
        <w:t>Advances in Neural Information Processing Systems</w:t>
      </w:r>
      <w:r w:rsidRPr="003D165E">
        <w:rPr>
          <w:rFonts w:ascii="Times New Roman" w:hAnsi="Times New Roman" w:cs="Times New Roman"/>
        </w:rPr>
        <w:t>, 6.</w:t>
      </w:r>
    </w:p>
    <w:p w14:paraId="4CFF729E" w14:textId="40597DD2" w:rsidR="00F77CD3" w:rsidRPr="00F77CD3" w:rsidRDefault="00F77CD3">
      <w:pPr>
        <w:pStyle w:val="ListParagraph"/>
        <w:numPr>
          <w:ilvl w:val="0"/>
          <w:numId w:val="9"/>
        </w:numPr>
        <w:ind w:leftChars="0"/>
        <w:rPr>
          <w:ins w:id="2825" w:author="Valcin, Vieux" w:date="2025-10-24T13:03:00Z" w16du:dateUtc="2025-10-24T17:03:00Z"/>
          <w:rFonts w:ascii="Times New Roman" w:hAnsi="Times New Roman" w:cs="Times New Roman"/>
          <w:rPrChange w:id="2826" w:author="Valcin, Vieux" w:date="2025-10-24T13:03:00Z" w16du:dateUtc="2025-10-24T17:03:00Z">
            <w:rPr>
              <w:ins w:id="2827" w:author="Valcin, Vieux" w:date="2025-10-24T13:03:00Z" w16du:dateUtc="2025-10-24T17:03:00Z"/>
            </w:rPr>
          </w:rPrChange>
        </w:rPr>
        <w:pPrChange w:id="2828" w:author="Valcin, Vieux" w:date="2025-10-24T13:03:00Z" w16du:dateUtc="2025-10-24T17:03:00Z">
          <w:pPr>
            <w:numPr>
              <w:numId w:val="9"/>
            </w:numPr>
            <w:tabs>
              <w:tab w:val="num" w:pos="426"/>
            </w:tabs>
            <w:ind w:left="906" w:hanging="480"/>
          </w:pPr>
        </w:pPrChange>
      </w:pPr>
      <w:ins w:id="2829" w:author="Valcin, Vieux" w:date="2025-10-24T13:03:00Z" w16du:dateUtc="2025-10-24T17:03:00Z">
        <w:r w:rsidRPr="00F77CD3">
          <w:rPr>
            <w:rFonts w:ascii="Times New Roman" w:hAnsi="Times New Roman" w:cs="Times New Roman"/>
            <w:lang w:val="fr-FR"/>
          </w:rPr>
          <w:t xml:space="preserve">Bu, Y., Li, S., &amp; Zhang, M. (2025). </w:t>
        </w:r>
        <w:r w:rsidRPr="00F77CD3">
          <w:rPr>
            <w:rFonts w:ascii="Times New Roman" w:hAnsi="Times New Roman" w:cs="Times New Roman"/>
          </w:rPr>
          <w:t xml:space="preserve">Boundary-aware optimization for hyperbolic neural networks. </w:t>
        </w:r>
        <w:r w:rsidRPr="00F77CD3">
          <w:rPr>
            <w:rFonts w:ascii="Times New Roman" w:hAnsi="Times New Roman" w:cs="Times New Roman"/>
            <w:i/>
            <w:iCs/>
            <w:rPrChange w:id="2830" w:author="Valcin, Vieux" w:date="2025-10-24T13:05:00Z" w16du:dateUtc="2025-10-24T17:05:00Z">
              <w:rPr>
                <w:rFonts w:ascii="Times New Roman" w:hAnsi="Times New Roman" w:cs="Times New Roman"/>
              </w:rPr>
            </w:rPrChange>
          </w:rPr>
          <w:t xml:space="preserve">In Proceedings of the International Conference on Learning Representations </w:t>
        </w:r>
        <w:r w:rsidRPr="00F77CD3">
          <w:rPr>
            <w:rFonts w:ascii="Times New Roman" w:hAnsi="Times New Roman" w:cs="Times New Roman"/>
          </w:rPr>
          <w:t>(ICLR 2025).</w:t>
        </w:r>
      </w:ins>
    </w:p>
    <w:p w14:paraId="757931B2" w14:textId="3242F00A" w:rsidR="00EF1988" w:rsidRPr="003D165E" w:rsidRDefault="00591BCA">
      <w:pPr>
        <w:numPr>
          <w:ilvl w:val="0"/>
          <w:numId w:val="9"/>
        </w:numPr>
        <w:rPr>
          <w:rFonts w:ascii="Times New Roman" w:hAnsi="Times New Roman" w:cs="Times New Roman"/>
        </w:rPr>
      </w:pPr>
      <w:r w:rsidRPr="003D165E">
        <w:rPr>
          <w:rFonts w:ascii="Times New Roman" w:hAnsi="Times New Roman" w:cs="Times New Roman"/>
        </w:rPr>
        <w:t xml:space="preserve">Chopra, S., Hadsell, R., &amp; LeCun, Y. (2005). Learning a similarity metric discriminatively, with application to face verification. </w:t>
      </w:r>
      <w:r w:rsidRPr="003D165E">
        <w:rPr>
          <w:rFonts w:ascii="Times New Roman" w:hAnsi="Times New Roman" w:cs="Times New Roman"/>
          <w:i/>
        </w:rPr>
        <w:t>CVPR</w:t>
      </w:r>
      <w:r w:rsidRPr="003D165E">
        <w:rPr>
          <w:rFonts w:ascii="Times New Roman" w:hAnsi="Times New Roman" w:cs="Times New Roman"/>
        </w:rPr>
        <w:t>, 1, 539-546.</w:t>
      </w:r>
    </w:p>
    <w:p w14:paraId="4F22B5DE" w14:textId="3C2144D3" w:rsidR="00F77CD3" w:rsidRPr="00F77CD3" w:rsidRDefault="00F77CD3">
      <w:pPr>
        <w:pStyle w:val="ListParagraph"/>
        <w:numPr>
          <w:ilvl w:val="0"/>
          <w:numId w:val="9"/>
        </w:numPr>
        <w:ind w:leftChars="0"/>
        <w:rPr>
          <w:ins w:id="2831" w:author="Valcin, Vieux" w:date="2025-10-24T13:04:00Z" w16du:dateUtc="2025-10-24T17:04:00Z"/>
          <w:rFonts w:ascii="Times New Roman" w:hAnsi="Times New Roman" w:cs="Times New Roman"/>
          <w:rPrChange w:id="2832" w:author="Valcin, Vieux" w:date="2025-10-24T13:04:00Z" w16du:dateUtc="2025-10-24T17:04:00Z">
            <w:rPr>
              <w:ins w:id="2833" w:author="Valcin, Vieux" w:date="2025-10-24T13:04:00Z" w16du:dateUtc="2025-10-24T17:04:00Z"/>
            </w:rPr>
          </w:rPrChange>
        </w:rPr>
        <w:pPrChange w:id="2834" w:author="Valcin, Vieux" w:date="2025-10-24T13:04:00Z" w16du:dateUtc="2025-10-24T17:04:00Z">
          <w:pPr>
            <w:numPr>
              <w:numId w:val="9"/>
            </w:numPr>
            <w:tabs>
              <w:tab w:val="num" w:pos="426"/>
            </w:tabs>
            <w:ind w:left="906" w:hanging="480"/>
          </w:pPr>
        </w:pPrChange>
      </w:pPr>
      <w:ins w:id="2835" w:author="Valcin, Vieux" w:date="2025-10-24T13:04:00Z" w16du:dateUtc="2025-10-24T17:04:00Z">
        <w:r w:rsidRPr="00F77CD3">
          <w:rPr>
            <w:rFonts w:ascii="Times New Roman" w:hAnsi="Times New Roman" w:cs="Times New Roman"/>
          </w:rPr>
          <w:t>Chami, I., Abu-El-</w:t>
        </w:r>
        <w:proofErr w:type="spellStart"/>
        <w:r w:rsidRPr="00F77CD3">
          <w:rPr>
            <w:rFonts w:ascii="Times New Roman" w:hAnsi="Times New Roman" w:cs="Times New Roman"/>
          </w:rPr>
          <w:t>Haija</w:t>
        </w:r>
        <w:proofErr w:type="spellEnd"/>
        <w:r w:rsidRPr="00F77CD3">
          <w:rPr>
            <w:rFonts w:ascii="Times New Roman" w:hAnsi="Times New Roman" w:cs="Times New Roman"/>
          </w:rPr>
          <w:t xml:space="preserve">, S., Perozzi, B., &amp; </w:t>
        </w:r>
        <w:proofErr w:type="spellStart"/>
        <w:r w:rsidRPr="00F77CD3">
          <w:rPr>
            <w:rFonts w:ascii="Times New Roman" w:hAnsi="Times New Roman" w:cs="Times New Roman"/>
          </w:rPr>
          <w:t>Ré</w:t>
        </w:r>
        <w:proofErr w:type="spellEnd"/>
        <w:r w:rsidRPr="00F77CD3">
          <w:rPr>
            <w:rFonts w:ascii="Times New Roman" w:hAnsi="Times New Roman" w:cs="Times New Roman"/>
          </w:rPr>
          <w:t xml:space="preserve">, C. (2020). Machine learning on hyperbolic spaces: Concepts and applications. </w:t>
        </w:r>
        <w:r w:rsidRPr="00F77CD3">
          <w:rPr>
            <w:rFonts w:ascii="Times New Roman" w:hAnsi="Times New Roman" w:cs="Times New Roman"/>
            <w:i/>
            <w:iCs/>
            <w:rPrChange w:id="2836" w:author="Valcin, Vieux" w:date="2025-10-24T13:04:00Z" w16du:dateUtc="2025-10-24T17:04:00Z">
              <w:rPr>
                <w:rFonts w:ascii="Times New Roman" w:hAnsi="Times New Roman" w:cs="Times New Roman"/>
              </w:rPr>
            </w:rPrChange>
          </w:rPr>
          <w:t>Advances in Neural Information Processing Systems, 33,</w:t>
        </w:r>
        <w:r w:rsidRPr="00F77CD3">
          <w:rPr>
            <w:rFonts w:ascii="Times New Roman" w:hAnsi="Times New Roman" w:cs="Times New Roman"/>
          </w:rPr>
          <w:t xml:space="preserve"> 8731–8746.</w:t>
        </w:r>
      </w:ins>
    </w:p>
    <w:p w14:paraId="47E53AFF" w14:textId="23A013C2" w:rsidR="00F77CD3" w:rsidRDefault="00CC6DFA" w:rsidP="00F77CD3">
      <w:pPr>
        <w:numPr>
          <w:ilvl w:val="0"/>
          <w:numId w:val="9"/>
        </w:numPr>
        <w:rPr>
          <w:ins w:id="2837" w:author="Valcin, Vieux" w:date="2025-10-24T13:19:00Z" w16du:dateUtc="2025-10-24T17:19:00Z"/>
          <w:rFonts w:ascii="Times New Roman" w:hAnsi="Times New Roman" w:cs="Times New Roman"/>
        </w:rPr>
      </w:pPr>
      <w:ins w:id="2838" w:author="Valcin, Vieux" w:date="2025-10-24T10:13:00Z">
        <w:r w:rsidRPr="003D165E">
          <w:rPr>
            <w:rFonts w:ascii="Times New Roman" w:hAnsi="Times New Roman" w:cs="Times New Roman"/>
          </w:rPr>
          <w:t xml:space="preserve">Chami, I., Wolf, A., Juan, D.-C., Sala, F., Ravi, S., &amp; </w:t>
        </w:r>
        <w:proofErr w:type="spellStart"/>
        <w:r w:rsidRPr="003D165E">
          <w:rPr>
            <w:rFonts w:ascii="Times New Roman" w:hAnsi="Times New Roman" w:cs="Times New Roman"/>
          </w:rPr>
          <w:t>Ré</w:t>
        </w:r>
        <w:proofErr w:type="spellEnd"/>
        <w:r w:rsidRPr="003D165E">
          <w:rPr>
            <w:rFonts w:ascii="Times New Roman" w:hAnsi="Times New Roman" w:cs="Times New Roman"/>
          </w:rPr>
          <w:t xml:space="preserve">, C. (2019). </w:t>
        </w:r>
        <w:r w:rsidRPr="003D165E">
          <w:rPr>
            <w:rFonts w:ascii="Times New Roman" w:hAnsi="Times New Roman" w:cs="Times New Roman"/>
            <w:i/>
            <w:iCs/>
          </w:rPr>
          <w:t>Hyperbolic graph convolutional neural networks</w:t>
        </w:r>
        <w:r w:rsidRPr="003D165E">
          <w:rPr>
            <w:rFonts w:ascii="Times New Roman" w:hAnsi="Times New Roman" w:cs="Times New Roman"/>
          </w:rPr>
          <w:t xml:space="preserve">. </w:t>
        </w:r>
        <w:r w:rsidRPr="003D165E">
          <w:rPr>
            <w:rFonts w:ascii="Times New Roman" w:hAnsi="Times New Roman" w:cs="Times New Roman"/>
            <w:i/>
            <w:iCs/>
          </w:rPr>
          <w:t>Advances in Neural Information Processing Systems, 32</w:t>
        </w:r>
        <w:r w:rsidRPr="003D165E">
          <w:rPr>
            <w:rFonts w:ascii="Times New Roman" w:hAnsi="Times New Roman" w:cs="Times New Roman"/>
          </w:rPr>
          <w:t xml:space="preserve">. Retrieved from </w:t>
        </w:r>
      </w:ins>
      <w:ins w:id="2839" w:author="Valcin, Vieux" w:date="2025-10-24T10:13:00Z" w16du:dateUtc="2025-10-24T14:13:00Z">
        <w:r w:rsidRPr="003D165E">
          <w:rPr>
            <w:rFonts w:ascii="Times New Roman" w:hAnsi="Times New Roman" w:cs="Times New Roman"/>
          </w:rPr>
          <w:fldChar w:fldCharType="begin"/>
        </w:r>
        <w:r w:rsidRPr="003D165E">
          <w:rPr>
            <w:rFonts w:ascii="Times New Roman" w:hAnsi="Times New Roman" w:cs="Times New Roman"/>
          </w:rPr>
          <w:instrText>HYPERLINK "</w:instrText>
        </w:r>
      </w:ins>
      <w:ins w:id="2840" w:author="Valcin, Vieux" w:date="2025-10-24T10:13:00Z">
        <w:r w:rsidRPr="003D165E">
          <w:rPr>
            <w:rFonts w:ascii="Times New Roman" w:hAnsi="Times New Roman" w:cs="Times New Roman"/>
          </w:rPr>
          <w:instrText>https://papers.nips.cc/paper_files/paper/2019/hash/1efa39bcaec6f3900149160693694536-Abstract.html</w:instrText>
        </w:r>
      </w:ins>
      <w:ins w:id="2841" w:author="Valcin, Vieux" w:date="2025-10-24T10:13:00Z" w16du:dateUtc="2025-10-24T14:13:00Z">
        <w:r w:rsidRPr="003D165E">
          <w:rPr>
            <w:rFonts w:ascii="Times New Roman" w:hAnsi="Times New Roman" w:cs="Times New Roman"/>
          </w:rPr>
          <w:instrText>"</w:instrText>
        </w:r>
        <w:r w:rsidRPr="003D165E">
          <w:rPr>
            <w:rFonts w:ascii="Times New Roman" w:hAnsi="Times New Roman" w:cs="Times New Roman"/>
          </w:rPr>
        </w:r>
        <w:r w:rsidRPr="003D165E">
          <w:rPr>
            <w:rFonts w:ascii="Times New Roman" w:hAnsi="Times New Roman" w:cs="Times New Roman"/>
          </w:rPr>
          <w:fldChar w:fldCharType="separate"/>
        </w:r>
      </w:ins>
      <w:ins w:id="2842" w:author="Valcin, Vieux" w:date="2025-10-24T10:13:00Z">
        <w:r w:rsidRPr="003D165E">
          <w:rPr>
            <w:rStyle w:val="Hyperlink"/>
            <w:rFonts w:ascii="Times New Roman" w:hAnsi="Times New Roman" w:cs="Times New Roman"/>
            <w:color w:val="auto"/>
            <w:rPrChange w:id="2843" w:author="Valcin, Vieux" w:date="2025-10-24T11:35:00Z" w16du:dateUtc="2025-10-24T15:35:00Z">
              <w:rPr>
                <w:rStyle w:val="Hyperlink"/>
                <w:rFonts w:ascii="Times New Roman" w:hAnsi="Times New Roman" w:cs="Times New Roman"/>
              </w:rPr>
            </w:rPrChange>
          </w:rPr>
          <w:t>https://papers.nips.cc/paper_files/paper/2019/hash/1efa39bcaec6f3900149160693694536-Abstract.html</w:t>
        </w:r>
      </w:ins>
      <w:ins w:id="2844" w:author="Valcin, Vieux" w:date="2025-10-24T10:13:00Z" w16du:dateUtc="2025-10-24T14:13:00Z">
        <w:r w:rsidRPr="003D165E">
          <w:rPr>
            <w:rFonts w:ascii="Times New Roman" w:hAnsi="Times New Roman" w:cs="Times New Roman"/>
          </w:rPr>
          <w:fldChar w:fldCharType="end"/>
        </w:r>
      </w:ins>
    </w:p>
    <w:p w14:paraId="48C35D9D" w14:textId="5B9C9841" w:rsidR="009F5C05" w:rsidRDefault="009F5C05">
      <w:pPr>
        <w:pStyle w:val="ListParagraph"/>
        <w:numPr>
          <w:ilvl w:val="0"/>
          <w:numId w:val="9"/>
        </w:numPr>
        <w:ind w:leftChars="0"/>
        <w:rPr>
          <w:ins w:id="2845" w:author="Valcin, Vieux" w:date="2025-10-24T14:02:00Z" w16du:dateUtc="2025-10-24T18:02:00Z"/>
          <w:rFonts w:ascii="Times New Roman" w:hAnsi="Times New Roman" w:cs="Times New Roman"/>
        </w:rPr>
      </w:pPr>
      <w:ins w:id="2846" w:author="Valcin, Vieux" w:date="2025-10-24T14:02:00Z">
        <w:r w:rsidRPr="009F5C05">
          <w:rPr>
            <w:rFonts w:ascii="Times New Roman" w:hAnsi="Times New Roman" w:cs="Times New Roman"/>
            <w:lang w:val="fr-FR"/>
            <w:rPrChange w:id="2847" w:author="Valcin, Vieux" w:date="2025-10-24T14:02:00Z" w16du:dateUtc="2025-10-24T18:02:00Z">
              <w:rPr>
                <w:rFonts w:ascii="Times New Roman" w:hAnsi="Times New Roman" w:cs="Times New Roman"/>
              </w:rPr>
            </w:rPrChange>
          </w:rPr>
          <w:t xml:space="preserve">Chang, J., Hu, Q., Liu, C., &amp; Tang, C. Y. (2024). </w:t>
        </w:r>
        <w:r w:rsidRPr="009F5C05">
          <w:rPr>
            <w:rFonts w:ascii="Times New Roman" w:hAnsi="Times New Roman" w:cs="Times New Roman"/>
          </w:rPr>
          <w:t xml:space="preserve">Optimal covariance estimation for high-dimensional cross-sectional data [Preprint]. </w:t>
        </w:r>
        <w:proofErr w:type="spellStart"/>
        <w:r w:rsidRPr="009F5C05">
          <w:rPr>
            <w:rFonts w:ascii="Times New Roman" w:hAnsi="Times New Roman" w:cs="Times New Roman"/>
          </w:rPr>
          <w:t>arXiv</w:t>
        </w:r>
        <w:proofErr w:type="spellEnd"/>
        <w:r w:rsidRPr="009F5C05">
          <w:rPr>
            <w:rFonts w:ascii="Times New Roman" w:hAnsi="Times New Roman" w:cs="Times New Roman"/>
          </w:rPr>
          <w:t xml:space="preserve">. </w:t>
        </w:r>
        <w:r w:rsidRPr="009F5C05">
          <w:rPr>
            <w:rFonts w:ascii="Times New Roman" w:hAnsi="Times New Roman" w:cs="Times New Roman"/>
          </w:rPr>
          <w:fldChar w:fldCharType="begin"/>
        </w:r>
        <w:r w:rsidRPr="009F5C05">
          <w:rPr>
            <w:rFonts w:ascii="Times New Roman" w:hAnsi="Times New Roman" w:cs="Times New Roman"/>
          </w:rPr>
          <w:instrText>HYPERLINK "https://arxiv.org/abs/1812.08217?utm_source=chatgpt.com" \t "_new"</w:instrText>
        </w:r>
        <w:r w:rsidRPr="009F5C05">
          <w:rPr>
            <w:rFonts w:ascii="Times New Roman" w:hAnsi="Times New Roman" w:cs="Times New Roman"/>
          </w:rPr>
        </w:r>
        <w:r w:rsidRPr="009F5C05">
          <w:rPr>
            <w:rFonts w:ascii="Times New Roman" w:hAnsi="Times New Roman" w:cs="Times New Roman"/>
          </w:rPr>
          <w:fldChar w:fldCharType="separate"/>
        </w:r>
        <w:r w:rsidRPr="009F5C05">
          <w:rPr>
            <w:rStyle w:val="Hyperlink"/>
            <w:rFonts w:ascii="Times New Roman" w:hAnsi="Times New Roman" w:cs="Times New Roman"/>
          </w:rPr>
          <w:t>https://arxiv.org/abs/1812.08217</w:t>
        </w:r>
      </w:ins>
      <w:ins w:id="2848" w:author="Valcin, Vieux" w:date="2025-10-24T14:02:00Z" w16du:dateUtc="2025-10-24T18:02:00Z">
        <w:r w:rsidRPr="009F5C05">
          <w:rPr>
            <w:rFonts w:ascii="Times New Roman" w:hAnsi="Times New Roman" w:cs="Times New Roman"/>
          </w:rPr>
          <w:fldChar w:fldCharType="end"/>
        </w:r>
      </w:ins>
    </w:p>
    <w:p w14:paraId="20E1467C" w14:textId="4CF0B101" w:rsidR="00EF1988" w:rsidRPr="00682C7E" w:rsidDel="00F77CD3" w:rsidRDefault="00591BCA">
      <w:pPr>
        <w:pStyle w:val="ListParagraph"/>
        <w:numPr>
          <w:ilvl w:val="0"/>
          <w:numId w:val="9"/>
        </w:numPr>
        <w:ind w:leftChars="0"/>
        <w:rPr>
          <w:del w:id="2849" w:author="Valcin, Vieux" w:date="2025-10-24T13:04:00Z" w16du:dateUtc="2025-10-24T17:04:00Z"/>
          <w:rFonts w:ascii="Times New Roman" w:hAnsi="Times New Roman" w:cs="Times New Roman"/>
          <w:rPrChange w:id="2850" w:author="Valcin, Vieux" w:date="2025-10-24T13:19:00Z" w16du:dateUtc="2025-10-24T17:19:00Z">
            <w:rPr>
              <w:del w:id="2851" w:author="Valcin, Vieux" w:date="2025-10-24T13:04:00Z" w16du:dateUtc="2025-10-24T17:04:00Z"/>
            </w:rPr>
          </w:rPrChange>
        </w:rPr>
        <w:pPrChange w:id="2852" w:author="Valcin, Vieux" w:date="2025-10-24T13:19:00Z" w16du:dateUtc="2025-10-24T17:19:00Z">
          <w:pPr>
            <w:numPr>
              <w:numId w:val="9"/>
            </w:numPr>
            <w:tabs>
              <w:tab w:val="num" w:pos="426"/>
            </w:tabs>
            <w:ind w:left="906" w:hanging="480"/>
          </w:pPr>
        </w:pPrChange>
      </w:pPr>
      <w:r w:rsidRPr="00682C7E">
        <w:rPr>
          <w:rFonts w:ascii="Times New Roman" w:hAnsi="Times New Roman" w:cs="Times New Roman"/>
          <w:rPrChange w:id="2853" w:author="Valcin, Vieux" w:date="2025-10-24T13:19:00Z" w16du:dateUtc="2025-10-24T17:19:00Z">
            <w:rPr/>
          </w:rPrChange>
        </w:rPr>
        <w:t xml:space="preserve">Clark, H. H. (1996). </w:t>
      </w:r>
      <w:r w:rsidRPr="00682C7E">
        <w:rPr>
          <w:rFonts w:ascii="Times New Roman" w:hAnsi="Times New Roman" w:cs="Times New Roman"/>
          <w:i/>
          <w:rPrChange w:id="2854" w:author="Valcin, Vieux" w:date="2025-10-24T13:19:00Z" w16du:dateUtc="2025-10-24T17:19:00Z">
            <w:rPr>
              <w:i/>
            </w:rPr>
          </w:rPrChange>
        </w:rPr>
        <w:t>Using language</w:t>
      </w:r>
      <w:r w:rsidRPr="00682C7E">
        <w:rPr>
          <w:rFonts w:ascii="Times New Roman" w:hAnsi="Times New Roman" w:cs="Times New Roman"/>
          <w:rPrChange w:id="2855" w:author="Valcin, Vieux" w:date="2025-10-24T13:19:00Z" w16du:dateUtc="2025-10-24T17:19:00Z">
            <w:rPr/>
          </w:rPrChange>
        </w:rPr>
        <w:t>. Cambridge University Press.</w:t>
      </w:r>
    </w:p>
    <w:p w14:paraId="3000D4EF" w14:textId="77777777" w:rsidR="00F77CD3" w:rsidRPr="00F77CD3" w:rsidRDefault="00F77CD3">
      <w:pPr>
        <w:pStyle w:val="ListParagraph"/>
        <w:numPr>
          <w:ilvl w:val="0"/>
          <w:numId w:val="9"/>
        </w:numPr>
        <w:ind w:leftChars="0"/>
        <w:rPr>
          <w:ins w:id="2856" w:author="Valcin, Vieux" w:date="2025-10-24T13:04:00Z" w16du:dateUtc="2025-10-24T17:04:00Z"/>
          <w:rPrChange w:id="2857" w:author="Valcin, Vieux" w:date="2025-10-24T13:04:00Z" w16du:dateUtc="2025-10-24T17:04:00Z">
            <w:rPr>
              <w:ins w:id="2858" w:author="Valcin, Vieux" w:date="2025-10-24T13:04:00Z" w16du:dateUtc="2025-10-24T17:04:00Z"/>
              <w:rFonts w:ascii="Times New Roman" w:hAnsi="Times New Roman" w:cs="Times New Roman"/>
              <w:lang w:val="fr-FR"/>
            </w:rPr>
          </w:rPrChange>
        </w:rPr>
        <w:pPrChange w:id="2859" w:author="Valcin, Vieux" w:date="2025-10-24T13:19:00Z" w16du:dateUtc="2025-10-24T17:19:00Z">
          <w:pPr>
            <w:numPr>
              <w:numId w:val="9"/>
            </w:numPr>
            <w:tabs>
              <w:tab w:val="num" w:pos="426"/>
            </w:tabs>
            <w:ind w:left="906" w:hanging="480"/>
          </w:pPr>
        </w:pPrChange>
      </w:pPr>
    </w:p>
    <w:p w14:paraId="073B659A" w14:textId="448AE18C" w:rsidR="00682C7E" w:rsidRPr="00682C7E" w:rsidRDefault="00682C7E">
      <w:pPr>
        <w:pStyle w:val="ListParagraph"/>
        <w:numPr>
          <w:ilvl w:val="0"/>
          <w:numId w:val="9"/>
        </w:numPr>
        <w:spacing w:after="300"/>
        <w:ind w:leftChars="0"/>
        <w:rPr>
          <w:ins w:id="2860" w:author="Valcin, Vieux" w:date="2025-10-24T13:19:00Z" w16du:dateUtc="2025-10-24T17:19:00Z"/>
          <w:rFonts w:ascii="Times New Roman" w:hAnsi="Times New Roman" w:cs="Times New Roman"/>
          <w:rPrChange w:id="2861" w:author="Valcin, Vieux" w:date="2025-10-24T13:20:00Z" w16du:dateUtc="2025-10-24T17:20:00Z">
            <w:rPr>
              <w:ins w:id="2862" w:author="Valcin, Vieux" w:date="2025-10-24T13:19:00Z" w16du:dateUtc="2025-10-24T17:19:00Z"/>
              <w:rFonts w:ascii="Segoe UI" w:hAnsi="Segoe UI" w:cs="Segoe UI"/>
              <w:color w:val="FFFFFF"/>
              <w:shd w:val="clear" w:color="auto" w:fill="212121"/>
            </w:rPr>
          </w:rPrChange>
        </w:rPr>
        <w:pPrChange w:id="2863" w:author="Valcin, Vieux" w:date="2025-10-24T13:20:00Z" w16du:dateUtc="2025-10-24T17:20:00Z">
          <w:pPr>
            <w:numPr>
              <w:numId w:val="9"/>
            </w:numPr>
            <w:tabs>
              <w:tab w:val="num" w:pos="426"/>
            </w:tabs>
            <w:ind w:left="906" w:hanging="480"/>
          </w:pPr>
        </w:pPrChange>
      </w:pPr>
      <w:ins w:id="2864" w:author="Valcin, Vieux" w:date="2025-10-24T13:20:00Z">
        <w:r w:rsidRPr="00682C7E">
          <w:rPr>
            <w:rFonts w:ascii="Times New Roman" w:hAnsi="Times New Roman" w:cs="Times New Roman"/>
            <w:rPrChange w:id="2865" w:author="Valcin, Vieux" w:date="2025-10-24T13:20:00Z" w16du:dateUtc="2025-10-24T17:20:00Z">
              <w:rPr>
                <w:rFonts w:ascii="Helvetica" w:hAnsi="Helvetica"/>
                <w:color w:val="333333"/>
                <w:sz w:val="21"/>
                <w:szCs w:val="21"/>
              </w:rPr>
            </w:rPrChange>
          </w:rPr>
          <w:t xml:space="preserve">Clarkson, C. (2025). </w:t>
        </w:r>
        <w:r w:rsidRPr="00682C7E">
          <w:rPr>
            <w:rFonts w:ascii="Times New Roman" w:hAnsi="Times New Roman" w:cs="Times New Roman"/>
            <w:i/>
            <w:iCs/>
            <w:rPrChange w:id="2866" w:author="Valcin, Vieux" w:date="2025-10-24T13:20:00Z" w16du:dateUtc="2025-10-24T17:20:00Z">
              <w:rPr>
                <w:rFonts w:ascii="Helvetica" w:hAnsi="Helvetica"/>
                <w:i/>
                <w:iCs/>
                <w:color w:val="333333"/>
                <w:sz w:val="21"/>
                <w:szCs w:val="21"/>
              </w:rPr>
            </w:rPrChange>
          </w:rPr>
          <w:t>Human interfaces with machine learning recognition systems</w:t>
        </w:r>
        <w:r w:rsidRPr="00682C7E">
          <w:rPr>
            <w:rFonts w:ascii="Times New Roman" w:hAnsi="Times New Roman" w:cs="Times New Roman"/>
            <w:rPrChange w:id="2867" w:author="Valcin, Vieux" w:date="2025-10-24T13:20:00Z" w16du:dateUtc="2025-10-24T17:20:00Z">
              <w:rPr>
                <w:rFonts w:ascii="Helvetica" w:hAnsi="Helvetica"/>
                <w:color w:val="333333"/>
                <w:sz w:val="21"/>
                <w:szCs w:val="21"/>
              </w:rPr>
            </w:rPrChange>
          </w:rPr>
          <w:t xml:space="preserve"> [Manuscript].</w:t>
        </w:r>
      </w:ins>
      <w:ins w:id="2868" w:author="Valcin, Vieux" w:date="2025-10-24T13:20:00Z" w16du:dateUtc="2025-10-24T17:20:00Z">
        <w:r>
          <w:rPr>
            <w:rFonts w:ascii="Times New Roman" w:hAnsi="Times New Roman" w:cs="Times New Roman"/>
          </w:rPr>
          <w:fldChar w:fldCharType="begin"/>
        </w:r>
        <w:r>
          <w:rPr>
            <w:rFonts w:ascii="Times New Roman" w:hAnsi="Times New Roman" w:cs="Times New Roman"/>
          </w:rPr>
          <w:instrText xml:space="preserve">HYPERLINK " </w:instrText>
        </w:r>
      </w:ins>
      <w:ins w:id="2869" w:author="Valcin, Vieux" w:date="2025-10-24T13:19:00Z" w16du:dateUtc="2025-10-24T17:19:00Z">
        <w:r w:rsidRPr="00682C7E">
          <w:rPr>
            <w:rFonts w:ascii="Times New Roman" w:hAnsi="Times New Roman" w:cs="Times New Roman"/>
            <w:rPrChange w:id="2870" w:author="Valcin, Vieux" w:date="2025-10-24T13:20:00Z" w16du:dateUtc="2025-10-24T17:20:00Z">
              <w:rPr>
                <w:rStyle w:val="Hyperlink"/>
                <w:rFonts w:ascii="Helvetica" w:hAnsi="Helvetica"/>
                <w:color w:val="242F60"/>
                <w:sz w:val="21"/>
                <w:szCs w:val="21"/>
              </w:rPr>
            </w:rPrChange>
          </w:rPr>
          <w:instrText>https://cronfa.swan.ac.uk/Record/cronfa69942</w:instrText>
        </w:r>
      </w:ins>
      <w:ins w:id="2871" w:author="Valcin, Vieux" w:date="2025-10-24T13:20:00Z" w16du:dateUtc="2025-10-24T17:20:00Z">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r w:rsidRPr="001E31F3">
          <w:rPr>
            <w:rStyle w:val="Hyperlink"/>
            <w:rFonts w:ascii="Times New Roman" w:hAnsi="Times New Roman" w:cs="Times New Roman"/>
          </w:rPr>
          <w:t xml:space="preserve"> </w:t>
        </w:r>
      </w:ins>
      <w:ins w:id="2872" w:author="Valcin, Vieux" w:date="2025-10-24T13:19:00Z" w16du:dateUtc="2025-10-24T17:19:00Z">
        <w:r w:rsidRPr="001E31F3">
          <w:rPr>
            <w:rStyle w:val="Hyperlink"/>
            <w:rFonts w:ascii="Times New Roman" w:hAnsi="Times New Roman" w:cs="Times New Roman"/>
            <w:rPrChange w:id="2873" w:author="Valcin, Vieux" w:date="2025-10-24T13:20:00Z" w16du:dateUtc="2025-10-24T17:20:00Z">
              <w:rPr>
                <w:rStyle w:val="Hyperlink"/>
                <w:rFonts w:ascii="Helvetica" w:hAnsi="Helvetica"/>
                <w:color w:val="242F60"/>
                <w:sz w:val="21"/>
                <w:szCs w:val="21"/>
              </w:rPr>
            </w:rPrChange>
          </w:rPr>
          <w:t>https://cronfa.swan.ac.uk/Record/cronfa69942</w:t>
        </w:r>
      </w:ins>
      <w:ins w:id="2874" w:author="Valcin, Vieux" w:date="2025-10-24T13:20:00Z" w16du:dateUtc="2025-10-24T17:20:00Z">
        <w:r>
          <w:rPr>
            <w:rFonts w:ascii="Times New Roman" w:hAnsi="Times New Roman" w:cs="Times New Roman"/>
          </w:rPr>
          <w:fldChar w:fldCharType="end"/>
        </w:r>
      </w:ins>
    </w:p>
    <w:p w14:paraId="1F659689" w14:textId="7FCCAA3A" w:rsidR="00682C7E" w:rsidRDefault="000C084D" w:rsidP="00682C7E">
      <w:pPr>
        <w:numPr>
          <w:ilvl w:val="0"/>
          <w:numId w:val="9"/>
        </w:numPr>
        <w:rPr>
          <w:ins w:id="2875" w:author="Valcin, Vieux" w:date="2025-10-24T13:19:00Z" w16du:dateUtc="2025-10-24T17:19:00Z"/>
          <w:rFonts w:ascii="Times New Roman" w:hAnsi="Times New Roman" w:cs="Times New Roman"/>
        </w:rPr>
      </w:pPr>
      <w:ins w:id="2876" w:author="Valcin, Vieux" w:date="2025-10-24T10:15:00Z">
        <w:r w:rsidRPr="00682C7E">
          <w:rPr>
            <w:rFonts w:ascii="Times New Roman" w:hAnsi="Times New Roman" w:cs="Times New Roman"/>
            <w:lang w:val="fr-FR"/>
            <w:rPrChange w:id="2877" w:author="Valcin, Vieux" w:date="2025-10-24T13:19:00Z" w16du:dateUtc="2025-10-24T17:19:00Z">
              <w:rPr>
                <w:rFonts w:ascii="Times New Roman" w:hAnsi="Times New Roman" w:cs="Times New Roman"/>
              </w:rPr>
            </w:rPrChange>
          </w:rPr>
          <w:t xml:space="preserve">Davidson, T. R., </w:t>
        </w:r>
        <w:proofErr w:type="spellStart"/>
        <w:r w:rsidRPr="00682C7E">
          <w:rPr>
            <w:rFonts w:ascii="Times New Roman" w:hAnsi="Times New Roman" w:cs="Times New Roman"/>
            <w:lang w:val="fr-FR"/>
            <w:rPrChange w:id="2878" w:author="Valcin, Vieux" w:date="2025-10-24T13:19:00Z" w16du:dateUtc="2025-10-24T17:19:00Z">
              <w:rPr>
                <w:rFonts w:ascii="Times New Roman" w:hAnsi="Times New Roman" w:cs="Times New Roman"/>
              </w:rPr>
            </w:rPrChange>
          </w:rPr>
          <w:t>Falorsi</w:t>
        </w:r>
        <w:proofErr w:type="spellEnd"/>
        <w:r w:rsidRPr="00682C7E">
          <w:rPr>
            <w:rFonts w:ascii="Times New Roman" w:hAnsi="Times New Roman" w:cs="Times New Roman"/>
            <w:lang w:val="fr-FR"/>
            <w:rPrChange w:id="2879" w:author="Valcin, Vieux" w:date="2025-10-24T13:19:00Z" w16du:dateUtc="2025-10-24T17:19:00Z">
              <w:rPr>
                <w:rFonts w:ascii="Times New Roman" w:hAnsi="Times New Roman" w:cs="Times New Roman"/>
              </w:rPr>
            </w:rPrChange>
          </w:rPr>
          <w:t xml:space="preserve">, L., de Boer, P.-T., &amp; </w:t>
        </w:r>
        <w:proofErr w:type="spellStart"/>
        <w:r w:rsidRPr="00682C7E">
          <w:rPr>
            <w:rFonts w:ascii="Times New Roman" w:hAnsi="Times New Roman" w:cs="Times New Roman"/>
            <w:lang w:val="fr-FR"/>
            <w:rPrChange w:id="2880" w:author="Valcin, Vieux" w:date="2025-10-24T13:19:00Z" w16du:dateUtc="2025-10-24T17:19:00Z">
              <w:rPr>
                <w:rFonts w:ascii="Times New Roman" w:hAnsi="Times New Roman" w:cs="Times New Roman"/>
              </w:rPr>
            </w:rPrChange>
          </w:rPr>
          <w:t>Forré</w:t>
        </w:r>
        <w:proofErr w:type="spellEnd"/>
        <w:r w:rsidRPr="00682C7E">
          <w:rPr>
            <w:rFonts w:ascii="Times New Roman" w:hAnsi="Times New Roman" w:cs="Times New Roman"/>
            <w:lang w:val="fr-FR"/>
            <w:rPrChange w:id="2881" w:author="Valcin, Vieux" w:date="2025-10-24T13:19:00Z" w16du:dateUtc="2025-10-24T17:19:00Z">
              <w:rPr>
                <w:rFonts w:ascii="Times New Roman" w:hAnsi="Times New Roman" w:cs="Times New Roman"/>
              </w:rPr>
            </w:rPrChange>
          </w:rPr>
          <w:t xml:space="preserve">, P. (2018). </w:t>
        </w:r>
        <w:proofErr w:type="spellStart"/>
        <w:r w:rsidRPr="003D165E">
          <w:rPr>
            <w:rFonts w:ascii="Times New Roman" w:hAnsi="Times New Roman" w:cs="Times New Roman"/>
            <w:i/>
            <w:iCs/>
          </w:rPr>
          <w:t>Hyperspherical</w:t>
        </w:r>
        <w:proofErr w:type="spellEnd"/>
        <w:r w:rsidRPr="003D165E">
          <w:rPr>
            <w:rFonts w:ascii="Times New Roman" w:hAnsi="Times New Roman" w:cs="Times New Roman"/>
            <w:i/>
            <w:iCs/>
          </w:rPr>
          <w:t xml:space="preserve"> variational auto-encoders</w:t>
        </w:r>
        <w:r w:rsidRPr="003D165E">
          <w:rPr>
            <w:rFonts w:ascii="Times New Roman" w:hAnsi="Times New Roman" w:cs="Times New Roman"/>
          </w:rPr>
          <w:t xml:space="preserve">. </w:t>
        </w:r>
        <w:r w:rsidRPr="003D165E">
          <w:rPr>
            <w:rFonts w:ascii="Times New Roman" w:hAnsi="Times New Roman" w:cs="Times New Roman"/>
            <w:i/>
            <w:iCs/>
          </w:rPr>
          <w:t>Proceedings of the Thirty-Fourth Conference on Uncertainty in Artificial Intelligence (UAI 2018)</w:t>
        </w:r>
        <w:r w:rsidRPr="003D165E">
          <w:rPr>
            <w:rFonts w:ascii="Times New Roman" w:hAnsi="Times New Roman" w:cs="Times New Roman"/>
          </w:rPr>
          <w:t xml:space="preserve">. Retrieved from </w:t>
        </w:r>
      </w:ins>
      <w:ins w:id="2882" w:author="Valcin, Vieux" w:date="2025-10-24T10:15:00Z" w16du:dateUtc="2025-10-24T14:15:00Z">
        <w:r w:rsidRPr="003D165E">
          <w:rPr>
            <w:rFonts w:ascii="Times New Roman" w:hAnsi="Times New Roman" w:cs="Times New Roman"/>
          </w:rPr>
          <w:fldChar w:fldCharType="begin"/>
        </w:r>
        <w:r w:rsidRPr="003D165E">
          <w:rPr>
            <w:rFonts w:ascii="Times New Roman" w:hAnsi="Times New Roman" w:cs="Times New Roman"/>
          </w:rPr>
          <w:instrText>HYPERLINK "</w:instrText>
        </w:r>
      </w:ins>
      <w:ins w:id="2883" w:author="Valcin, Vieux" w:date="2025-10-24T10:15:00Z">
        <w:r w:rsidRPr="003D165E">
          <w:rPr>
            <w:rFonts w:ascii="Times New Roman" w:hAnsi="Times New Roman" w:cs="Times New Roman"/>
          </w:rPr>
          <w:instrText>https://arxiv.org/abs/1804.00891</w:instrText>
        </w:r>
      </w:ins>
      <w:ins w:id="2884" w:author="Valcin, Vieux" w:date="2025-10-24T10:15:00Z" w16du:dateUtc="2025-10-24T14:15:00Z">
        <w:r w:rsidRPr="003D165E">
          <w:rPr>
            <w:rFonts w:ascii="Times New Roman" w:hAnsi="Times New Roman" w:cs="Times New Roman"/>
          </w:rPr>
          <w:instrText>"</w:instrText>
        </w:r>
        <w:r w:rsidRPr="003D165E">
          <w:rPr>
            <w:rFonts w:ascii="Times New Roman" w:hAnsi="Times New Roman" w:cs="Times New Roman"/>
          </w:rPr>
        </w:r>
        <w:r w:rsidRPr="003D165E">
          <w:rPr>
            <w:rFonts w:ascii="Times New Roman" w:hAnsi="Times New Roman" w:cs="Times New Roman"/>
          </w:rPr>
          <w:fldChar w:fldCharType="separate"/>
        </w:r>
      </w:ins>
      <w:ins w:id="2885" w:author="Valcin, Vieux" w:date="2025-10-24T10:15:00Z">
        <w:r w:rsidRPr="003D165E">
          <w:rPr>
            <w:rStyle w:val="Hyperlink"/>
            <w:rFonts w:ascii="Times New Roman" w:hAnsi="Times New Roman" w:cs="Times New Roman"/>
            <w:color w:val="auto"/>
            <w:rPrChange w:id="2886" w:author="Valcin, Vieux" w:date="2025-10-24T11:35:00Z" w16du:dateUtc="2025-10-24T15:35:00Z">
              <w:rPr>
                <w:rStyle w:val="Hyperlink"/>
                <w:rFonts w:ascii="Times New Roman" w:hAnsi="Times New Roman" w:cs="Times New Roman"/>
              </w:rPr>
            </w:rPrChange>
          </w:rPr>
          <w:t>https://arxiv.org/abs/1804.00891</w:t>
        </w:r>
      </w:ins>
      <w:ins w:id="2887" w:author="Valcin, Vieux" w:date="2025-10-24T10:15:00Z" w16du:dateUtc="2025-10-24T14:15:00Z">
        <w:r w:rsidRPr="003D165E">
          <w:rPr>
            <w:rFonts w:ascii="Times New Roman" w:hAnsi="Times New Roman" w:cs="Times New Roman"/>
          </w:rPr>
          <w:fldChar w:fldCharType="end"/>
        </w:r>
      </w:ins>
    </w:p>
    <w:p w14:paraId="023F17AD" w14:textId="7E4B0757" w:rsidR="00F77CD3" w:rsidRPr="00682C7E" w:rsidRDefault="00F77CD3" w:rsidP="00682C7E">
      <w:pPr>
        <w:numPr>
          <w:ilvl w:val="0"/>
          <w:numId w:val="9"/>
        </w:numPr>
        <w:rPr>
          <w:ins w:id="2888" w:author="Valcin, Vieux" w:date="2025-10-24T13:04:00Z" w16du:dateUtc="2025-10-24T17:04:00Z"/>
          <w:rFonts w:ascii="Times New Roman" w:hAnsi="Times New Roman" w:cs="Times New Roman"/>
          <w:rPrChange w:id="2889" w:author="Valcin, Vieux" w:date="2025-10-24T13:19:00Z" w16du:dateUtc="2025-10-24T17:19:00Z">
            <w:rPr>
              <w:ins w:id="2890" w:author="Valcin, Vieux" w:date="2025-10-24T13:04:00Z" w16du:dateUtc="2025-10-24T17:04:00Z"/>
            </w:rPr>
          </w:rPrChange>
        </w:rPr>
      </w:pPr>
      <w:ins w:id="2891" w:author="Valcin, Vieux" w:date="2025-10-24T13:04:00Z" w16du:dateUtc="2025-10-24T17:04:00Z">
        <w:r w:rsidRPr="00682C7E">
          <w:rPr>
            <w:rFonts w:ascii="Times New Roman" w:hAnsi="Times New Roman" w:cs="Times New Roman"/>
            <w:lang w:val="fr-FR"/>
            <w:rPrChange w:id="2892" w:author="Valcin, Vieux" w:date="2025-10-24T13:19:00Z" w16du:dateUtc="2025-10-24T17:19:00Z">
              <w:rPr>
                <w:rFonts w:ascii="Times New Roman" w:hAnsi="Times New Roman" w:cs="Times New Roman"/>
              </w:rPr>
            </w:rPrChange>
          </w:rPr>
          <w:t xml:space="preserve">Davidson, T. R., </w:t>
        </w:r>
        <w:proofErr w:type="spellStart"/>
        <w:r w:rsidRPr="00682C7E">
          <w:rPr>
            <w:rFonts w:ascii="Times New Roman" w:hAnsi="Times New Roman" w:cs="Times New Roman"/>
            <w:lang w:val="fr-FR"/>
            <w:rPrChange w:id="2893" w:author="Valcin, Vieux" w:date="2025-10-24T13:19:00Z" w16du:dateUtc="2025-10-24T17:19:00Z">
              <w:rPr>
                <w:rFonts w:ascii="Times New Roman" w:hAnsi="Times New Roman" w:cs="Times New Roman"/>
              </w:rPr>
            </w:rPrChange>
          </w:rPr>
          <w:t>Falorsi</w:t>
        </w:r>
        <w:proofErr w:type="spellEnd"/>
        <w:r w:rsidRPr="00682C7E">
          <w:rPr>
            <w:rFonts w:ascii="Times New Roman" w:hAnsi="Times New Roman" w:cs="Times New Roman"/>
            <w:lang w:val="fr-FR"/>
            <w:rPrChange w:id="2894" w:author="Valcin, Vieux" w:date="2025-10-24T13:19:00Z" w16du:dateUtc="2025-10-24T17:19:00Z">
              <w:rPr>
                <w:rFonts w:ascii="Times New Roman" w:hAnsi="Times New Roman" w:cs="Times New Roman"/>
              </w:rPr>
            </w:rPrChange>
          </w:rPr>
          <w:t xml:space="preserve">, L., De Haan, P., </w:t>
        </w:r>
        <w:proofErr w:type="spellStart"/>
        <w:r w:rsidRPr="00682C7E">
          <w:rPr>
            <w:rFonts w:ascii="Times New Roman" w:hAnsi="Times New Roman" w:cs="Times New Roman"/>
            <w:lang w:val="fr-FR"/>
            <w:rPrChange w:id="2895" w:author="Valcin, Vieux" w:date="2025-10-24T13:19:00Z" w16du:dateUtc="2025-10-24T17:19:00Z">
              <w:rPr>
                <w:rFonts w:ascii="Times New Roman" w:hAnsi="Times New Roman" w:cs="Times New Roman"/>
              </w:rPr>
            </w:rPrChange>
          </w:rPr>
          <w:t>Forré</w:t>
        </w:r>
        <w:proofErr w:type="spellEnd"/>
        <w:r w:rsidRPr="00682C7E">
          <w:rPr>
            <w:rFonts w:ascii="Times New Roman" w:hAnsi="Times New Roman" w:cs="Times New Roman"/>
            <w:lang w:val="fr-FR"/>
            <w:rPrChange w:id="2896" w:author="Valcin, Vieux" w:date="2025-10-24T13:19:00Z" w16du:dateUtc="2025-10-24T17:19:00Z">
              <w:rPr>
                <w:rFonts w:ascii="Times New Roman" w:hAnsi="Times New Roman" w:cs="Times New Roman"/>
              </w:rPr>
            </w:rPrChange>
          </w:rPr>
          <w:t xml:space="preserve">, P., &amp; De Boer, P.-T. (2018). </w:t>
        </w:r>
        <w:proofErr w:type="spellStart"/>
        <w:r w:rsidRPr="00682C7E">
          <w:rPr>
            <w:rFonts w:ascii="Times New Roman" w:hAnsi="Times New Roman" w:cs="Times New Roman"/>
            <w:rPrChange w:id="2897" w:author="Valcin, Vieux" w:date="2025-10-24T13:19:00Z" w16du:dateUtc="2025-10-24T17:19:00Z">
              <w:rPr/>
            </w:rPrChange>
          </w:rPr>
          <w:t>Hyperspherical</w:t>
        </w:r>
        <w:proofErr w:type="spellEnd"/>
        <w:r w:rsidRPr="00682C7E">
          <w:rPr>
            <w:rFonts w:ascii="Times New Roman" w:hAnsi="Times New Roman" w:cs="Times New Roman"/>
            <w:rPrChange w:id="2898" w:author="Valcin, Vieux" w:date="2025-10-24T13:19:00Z" w16du:dateUtc="2025-10-24T17:19:00Z">
              <w:rPr/>
            </w:rPrChange>
          </w:rPr>
          <w:t xml:space="preserve"> variational auto-encoders. In Proceedings of the 34th Conference on Uncertainty in Artificial Intelligence (UAI 2018) (pp. 856–865).</w:t>
        </w:r>
      </w:ins>
    </w:p>
    <w:p w14:paraId="79531232" w14:textId="4651F9B7" w:rsidR="00682C7E" w:rsidRDefault="00682C7E" w:rsidP="000C084D">
      <w:pPr>
        <w:numPr>
          <w:ilvl w:val="0"/>
          <w:numId w:val="9"/>
        </w:numPr>
        <w:rPr>
          <w:ins w:id="2899" w:author="Valcin, Vieux" w:date="2025-10-24T13:14:00Z" w16du:dateUtc="2025-10-24T17:14:00Z"/>
          <w:rFonts w:ascii="Times New Roman" w:hAnsi="Times New Roman" w:cs="Times New Roman"/>
        </w:rPr>
      </w:pPr>
      <w:ins w:id="2900" w:author="Valcin, Vieux" w:date="2025-10-24T13:14:00Z">
        <w:r w:rsidRPr="00682C7E">
          <w:rPr>
            <w:rFonts w:ascii="Times New Roman" w:hAnsi="Times New Roman" w:cs="Times New Roman"/>
          </w:rPr>
          <w:lastRenderedPageBreak/>
          <w:t xml:space="preserve">Fang, S., Wang, J., &amp; Chen, F. (2025). A hyperbolic graph neural network model with contrastive learning for rating–review recommendation. </w:t>
        </w:r>
        <w:r w:rsidRPr="00682C7E">
          <w:rPr>
            <w:rFonts w:ascii="Times New Roman" w:hAnsi="Times New Roman" w:cs="Times New Roman"/>
            <w:i/>
            <w:iCs/>
          </w:rPr>
          <w:t>Entropy, 27</w:t>
        </w:r>
        <w:r w:rsidRPr="00682C7E">
          <w:rPr>
            <w:rFonts w:ascii="Times New Roman" w:hAnsi="Times New Roman" w:cs="Times New Roman"/>
          </w:rPr>
          <w:t xml:space="preserve">(8), 886. </w:t>
        </w:r>
      </w:ins>
      <w:ins w:id="2901" w:author="Valcin, Vieux" w:date="2025-10-24T13:14:00Z" w16du:dateUtc="2025-10-24T17:14:00Z">
        <w:r>
          <w:rPr>
            <w:rFonts w:ascii="Times New Roman" w:hAnsi="Times New Roman" w:cs="Times New Roman"/>
          </w:rPr>
          <w:fldChar w:fldCharType="begin"/>
        </w:r>
        <w:r>
          <w:rPr>
            <w:rFonts w:ascii="Times New Roman" w:hAnsi="Times New Roman" w:cs="Times New Roman"/>
          </w:rPr>
          <w:instrText>HYPERLINK "</w:instrText>
        </w:r>
      </w:ins>
      <w:ins w:id="2902" w:author="Valcin, Vieux" w:date="2025-10-24T13:14:00Z">
        <w:r w:rsidRPr="00682C7E">
          <w:rPr>
            <w:rFonts w:ascii="Times New Roman" w:hAnsi="Times New Roman" w:cs="Times New Roman"/>
          </w:rPr>
          <w:instrText>https://doi.org/10.3390/e27080886</w:instrText>
        </w:r>
      </w:ins>
      <w:ins w:id="2903" w:author="Valcin, Vieux" w:date="2025-10-24T13:14:00Z" w16du:dateUtc="2025-10-24T17:14:00Z">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ins>
      <w:ins w:id="2904" w:author="Valcin, Vieux" w:date="2025-10-24T13:14:00Z">
        <w:r w:rsidRPr="001E31F3">
          <w:rPr>
            <w:rStyle w:val="Hyperlink"/>
            <w:rFonts w:ascii="Times New Roman" w:hAnsi="Times New Roman" w:cs="Times New Roman"/>
          </w:rPr>
          <w:t>https://doi.org/10.3390/e27080886</w:t>
        </w:r>
      </w:ins>
      <w:ins w:id="2905" w:author="Valcin, Vieux" w:date="2025-10-24T13:14:00Z" w16du:dateUtc="2025-10-24T17:14:00Z">
        <w:r>
          <w:rPr>
            <w:rFonts w:ascii="Times New Roman" w:hAnsi="Times New Roman" w:cs="Times New Roman"/>
          </w:rPr>
          <w:fldChar w:fldCharType="end"/>
        </w:r>
      </w:ins>
    </w:p>
    <w:p w14:paraId="763D5E87" w14:textId="379C115E" w:rsidR="00EF1988" w:rsidRPr="00682C7E" w:rsidRDefault="00591BCA" w:rsidP="00682C7E">
      <w:pPr>
        <w:numPr>
          <w:ilvl w:val="0"/>
          <w:numId w:val="9"/>
        </w:numPr>
        <w:rPr>
          <w:rFonts w:ascii="Times New Roman" w:hAnsi="Times New Roman" w:cs="Times New Roman"/>
        </w:rPr>
      </w:pPr>
      <w:r w:rsidRPr="00682C7E">
        <w:rPr>
          <w:rFonts w:ascii="Times New Roman" w:hAnsi="Times New Roman" w:cs="Times New Roman"/>
        </w:rPr>
        <w:t xml:space="preserve">Galinsky, A. D., &amp; Moskowitz, G. B. (2000). Perspective-taking: Decreasing stereotype expression, stereotype accessibility, and in-group favoritism. </w:t>
      </w:r>
      <w:r w:rsidRPr="00682C7E">
        <w:rPr>
          <w:rFonts w:ascii="Times New Roman" w:hAnsi="Times New Roman" w:cs="Times New Roman"/>
          <w:i/>
        </w:rPr>
        <w:t>Journal of Personality and Social Psychology</w:t>
      </w:r>
      <w:r w:rsidRPr="00682C7E">
        <w:rPr>
          <w:rFonts w:ascii="Times New Roman" w:hAnsi="Times New Roman" w:cs="Times New Roman"/>
        </w:rPr>
        <w:t>, 78(4), 708-724.</w:t>
      </w:r>
    </w:p>
    <w:p w14:paraId="2B60673E" w14:textId="77777777" w:rsidR="00ED5279" w:rsidRPr="003D165E" w:rsidRDefault="00ED5279">
      <w:pPr>
        <w:numPr>
          <w:ilvl w:val="0"/>
          <w:numId w:val="9"/>
        </w:numPr>
        <w:rPr>
          <w:ins w:id="2906" w:author="Valcin, Vieux" w:date="2025-10-24T10:14:00Z" w16du:dateUtc="2025-10-24T14:14:00Z"/>
          <w:rFonts w:ascii="Times New Roman" w:hAnsi="Times New Roman" w:cs="Times New Roman"/>
        </w:rPr>
      </w:pPr>
      <w:ins w:id="2907" w:author="Valcin, Vieux" w:date="2025-10-24T10:14:00Z">
        <w:r w:rsidRPr="003D165E">
          <w:rPr>
            <w:rFonts w:ascii="Times New Roman" w:hAnsi="Times New Roman" w:cs="Times New Roman"/>
          </w:rPr>
          <w:t xml:space="preserve">Ganea, O.-E., </w:t>
        </w:r>
        <w:proofErr w:type="spellStart"/>
        <w:r w:rsidRPr="003D165E">
          <w:rPr>
            <w:rFonts w:ascii="Times New Roman" w:hAnsi="Times New Roman" w:cs="Times New Roman"/>
          </w:rPr>
          <w:t>Bécigneul</w:t>
        </w:r>
        <w:proofErr w:type="spellEnd"/>
        <w:r w:rsidRPr="003D165E">
          <w:rPr>
            <w:rFonts w:ascii="Times New Roman" w:hAnsi="Times New Roman" w:cs="Times New Roman"/>
          </w:rPr>
          <w:t xml:space="preserve">, G., &amp; Hofmann, T. (2018). </w:t>
        </w:r>
        <w:r w:rsidRPr="003D165E">
          <w:rPr>
            <w:rFonts w:ascii="Times New Roman" w:hAnsi="Times New Roman" w:cs="Times New Roman"/>
            <w:i/>
            <w:iCs/>
          </w:rPr>
          <w:t>Hyperbolic neural networks</w:t>
        </w:r>
        <w:r w:rsidRPr="003D165E">
          <w:rPr>
            <w:rFonts w:ascii="Times New Roman" w:hAnsi="Times New Roman" w:cs="Times New Roman"/>
          </w:rPr>
          <w:t xml:space="preserve">. </w:t>
        </w:r>
        <w:r w:rsidRPr="003D165E">
          <w:rPr>
            <w:rFonts w:ascii="Times New Roman" w:hAnsi="Times New Roman" w:cs="Times New Roman"/>
            <w:i/>
            <w:iCs/>
          </w:rPr>
          <w:t>Advances in Neural Information Processing Systems, 31</w:t>
        </w:r>
        <w:r w:rsidRPr="003D165E">
          <w:rPr>
            <w:rFonts w:ascii="Times New Roman" w:hAnsi="Times New Roman" w:cs="Times New Roman"/>
          </w:rPr>
          <w:t xml:space="preserve">. Retrieved from </w:t>
        </w:r>
      </w:ins>
      <w:ins w:id="2908" w:author="Valcin, Vieux" w:date="2025-10-24T10:14:00Z" w16du:dateUtc="2025-10-24T14:14:00Z">
        <w:r w:rsidRPr="003D165E">
          <w:rPr>
            <w:rFonts w:ascii="Times New Roman" w:hAnsi="Times New Roman" w:cs="Times New Roman"/>
          </w:rPr>
          <w:fldChar w:fldCharType="begin"/>
        </w:r>
        <w:r w:rsidRPr="003D165E">
          <w:rPr>
            <w:rFonts w:ascii="Times New Roman" w:hAnsi="Times New Roman" w:cs="Times New Roman"/>
          </w:rPr>
          <w:instrText>HYPERLINK "</w:instrText>
        </w:r>
      </w:ins>
      <w:ins w:id="2909" w:author="Valcin, Vieux" w:date="2025-10-24T10:14:00Z">
        <w:r w:rsidRPr="003D165E">
          <w:rPr>
            <w:rFonts w:ascii="Times New Roman" w:hAnsi="Times New Roman" w:cs="Times New Roman"/>
          </w:rPr>
          <w:instrText>https://papers.nips.cc/paper_files/paper/2018/hash/4e2ab7833120e705b8a4a31c094f8c6d-Abstract.html</w:instrText>
        </w:r>
      </w:ins>
      <w:ins w:id="2910" w:author="Valcin, Vieux" w:date="2025-10-24T10:14:00Z" w16du:dateUtc="2025-10-24T14:14:00Z">
        <w:r w:rsidRPr="003D165E">
          <w:rPr>
            <w:rFonts w:ascii="Times New Roman" w:hAnsi="Times New Roman" w:cs="Times New Roman"/>
          </w:rPr>
          <w:instrText>"</w:instrText>
        </w:r>
        <w:r w:rsidRPr="003D165E">
          <w:rPr>
            <w:rFonts w:ascii="Times New Roman" w:hAnsi="Times New Roman" w:cs="Times New Roman"/>
          </w:rPr>
        </w:r>
        <w:r w:rsidRPr="003D165E">
          <w:rPr>
            <w:rFonts w:ascii="Times New Roman" w:hAnsi="Times New Roman" w:cs="Times New Roman"/>
          </w:rPr>
          <w:fldChar w:fldCharType="separate"/>
        </w:r>
      </w:ins>
      <w:ins w:id="2911" w:author="Valcin, Vieux" w:date="2025-10-24T10:14:00Z">
        <w:r w:rsidRPr="003D165E">
          <w:rPr>
            <w:rStyle w:val="Hyperlink"/>
            <w:rFonts w:ascii="Times New Roman" w:hAnsi="Times New Roman" w:cs="Times New Roman"/>
            <w:color w:val="auto"/>
            <w:rPrChange w:id="2912" w:author="Valcin, Vieux" w:date="2025-10-24T11:35:00Z" w16du:dateUtc="2025-10-24T15:35:00Z">
              <w:rPr>
                <w:rStyle w:val="Hyperlink"/>
                <w:rFonts w:ascii="Times New Roman" w:hAnsi="Times New Roman" w:cs="Times New Roman"/>
              </w:rPr>
            </w:rPrChange>
          </w:rPr>
          <w:t>https://papers.nips.cc/paper_files/paper/2018/hash/4e2ab7833120e705b8a4a31c094f8c6d-Abstract.html</w:t>
        </w:r>
      </w:ins>
      <w:ins w:id="2913" w:author="Valcin, Vieux" w:date="2025-10-24T10:14:00Z" w16du:dateUtc="2025-10-24T14:14:00Z">
        <w:r w:rsidRPr="003D165E">
          <w:rPr>
            <w:rFonts w:ascii="Times New Roman" w:hAnsi="Times New Roman" w:cs="Times New Roman"/>
          </w:rPr>
          <w:fldChar w:fldCharType="end"/>
        </w:r>
      </w:ins>
    </w:p>
    <w:p w14:paraId="2C65754A" w14:textId="77777777" w:rsidR="00624210" w:rsidRPr="003D165E" w:rsidRDefault="00624210" w:rsidP="00ED5279">
      <w:pPr>
        <w:numPr>
          <w:ilvl w:val="0"/>
          <w:numId w:val="9"/>
        </w:numPr>
        <w:rPr>
          <w:ins w:id="2914" w:author="Valcin, Vieux" w:date="2025-10-23T11:38:00Z" w16du:dateUtc="2025-10-23T15:38:00Z"/>
          <w:rFonts w:ascii="Times New Roman" w:hAnsi="Times New Roman" w:cs="Times New Roman"/>
        </w:rPr>
      </w:pPr>
      <w:ins w:id="2915" w:author="Valcin, Vieux" w:date="2025-10-23T11:38:00Z" w16du:dateUtc="2025-10-23T15:38:00Z">
        <w:r w:rsidRPr="003D165E">
          <w:rPr>
            <w:rFonts w:ascii="Times New Roman" w:hAnsi="Times New Roman" w:cs="Times New Roman"/>
          </w:rPr>
          <w:t xml:space="preserve">Halko, N., Martinsson, P. G., &amp; Tropp, J. A. (2011). Finding structure with randomness: Probabilistic algorithms for constructing approximate matrix decompositions. </w:t>
        </w:r>
        <w:r w:rsidRPr="003D165E">
          <w:rPr>
            <w:rFonts w:ascii="Times New Roman" w:hAnsi="Times New Roman" w:cs="Times New Roman"/>
            <w:i/>
            <w:iCs/>
            <w:rPrChange w:id="2916" w:author="Valcin, Vieux" w:date="2025-10-24T11:35:00Z" w16du:dateUtc="2025-10-24T15:35:00Z">
              <w:rPr>
                <w:rFonts w:ascii="Times New Roman" w:hAnsi="Times New Roman" w:cs="Times New Roman"/>
              </w:rPr>
            </w:rPrChange>
          </w:rPr>
          <w:t>SIAM review, 53</w:t>
        </w:r>
        <w:r w:rsidRPr="003D165E">
          <w:rPr>
            <w:rFonts w:ascii="Times New Roman" w:hAnsi="Times New Roman" w:cs="Times New Roman"/>
          </w:rPr>
          <w:t>(2), 217-288.</w:t>
        </w:r>
      </w:ins>
    </w:p>
    <w:p w14:paraId="59596664" w14:textId="334ADBD0" w:rsidR="00682C7E" w:rsidRDefault="00682C7E">
      <w:pPr>
        <w:numPr>
          <w:ilvl w:val="0"/>
          <w:numId w:val="9"/>
        </w:numPr>
        <w:rPr>
          <w:ins w:id="2917" w:author="Valcin, Vieux" w:date="2025-10-24T13:14:00Z" w16du:dateUtc="2025-10-24T17:14:00Z"/>
          <w:rFonts w:ascii="Times New Roman" w:hAnsi="Times New Roman" w:cs="Times New Roman"/>
        </w:rPr>
      </w:pPr>
      <w:ins w:id="2918" w:author="Valcin, Vieux" w:date="2025-10-24T13:14:00Z">
        <w:r w:rsidRPr="00682C7E">
          <w:rPr>
            <w:rFonts w:ascii="Times New Roman" w:hAnsi="Times New Roman" w:cs="Times New Roman"/>
          </w:rPr>
          <w:t xml:space="preserve">Hoang, D., Ngo, H., Pham, K., Nguyen, T., Bao, G., &amp; Phan, H. (2025). </w:t>
        </w:r>
        <w:r w:rsidRPr="00682C7E">
          <w:rPr>
            <w:rFonts w:ascii="Times New Roman" w:hAnsi="Times New Roman" w:cs="Times New Roman"/>
            <w:i/>
            <w:iCs/>
          </w:rPr>
          <w:t>Momentum contrastive learning with enhanced negative sampling and hard negative filtering</w:t>
        </w:r>
        <w:r w:rsidRPr="00682C7E">
          <w:rPr>
            <w:rFonts w:ascii="Times New Roman" w:hAnsi="Times New Roman" w:cs="Times New Roman"/>
          </w:rPr>
          <w:t xml:space="preserve"> (arXiv:2501.16360). </w:t>
        </w:r>
        <w:proofErr w:type="spellStart"/>
        <w:r w:rsidRPr="00682C7E">
          <w:rPr>
            <w:rFonts w:ascii="Times New Roman" w:hAnsi="Times New Roman" w:cs="Times New Roman"/>
          </w:rPr>
          <w:t>arXiv</w:t>
        </w:r>
        <w:proofErr w:type="spellEnd"/>
        <w:r w:rsidRPr="00682C7E">
          <w:rPr>
            <w:rFonts w:ascii="Times New Roman" w:hAnsi="Times New Roman" w:cs="Times New Roman"/>
          </w:rPr>
          <w:t xml:space="preserve">. </w:t>
        </w:r>
        <w:r w:rsidRPr="00682C7E">
          <w:rPr>
            <w:rFonts w:ascii="Times New Roman" w:hAnsi="Times New Roman" w:cs="Times New Roman"/>
          </w:rPr>
          <w:fldChar w:fldCharType="begin"/>
        </w:r>
        <w:r w:rsidRPr="00682C7E">
          <w:rPr>
            <w:rFonts w:ascii="Times New Roman" w:hAnsi="Times New Roman" w:cs="Times New Roman"/>
          </w:rPr>
          <w:instrText>HYPERLINK "https://arxiv.org/abs/2501.16360?utm_source=chatgpt.com" \t "_new"</w:instrText>
        </w:r>
        <w:r w:rsidRPr="00682C7E">
          <w:rPr>
            <w:rFonts w:ascii="Times New Roman" w:hAnsi="Times New Roman" w:cs="Times New Roman"/>
          </w:rPr>
        </w:r>
        <w:r w:rsidRPr="00682C7E">
          <w:rPr>
            <w:rFonts w:ascii="Times New Roman" w:hAnsi="Times New Roman" w:cs="Times New Roman"/>
          </w:rPr>
          <w:fldChar w:fldCharType="separate"/>
        </w:r>
        <w:r w:rsidRPr="00682C7E">
          <w:rPr>
            <w:rStyle w:val="Hyperlink"/>
            <w:rFonts w:ascii="Times New Roman" w:hAnsi="Times New Roman" w:cs="Times New Roman"/>
          </w:rPr>
          <w:t>https://arxiv.org/abs/2501.16360</w:t>
        </w:r>
      </w:ins>
      <w:ins w:id="2919" w:author="Valcin, Vieux" w:date="2025-10-24T13:14:00Z" w16du:dateUtc="2025-10-24T17:14:00Z">
        <w:r w:rsidRPr="00682C7E">
          <w:rPr>
            <w:rFonts w:ascii="Times New Roman" w:hAnsi="Times New Roman" w:cs="Times New Roman"/>
          </w:rPr>
          <w:fldChar w:fldCharType="end"/>
        </w:r>
      </w:ins>
    </w:p>
    <w:p w14:paraId="3598F9EB" w14:textId="6EC34EDB" w:rsidR="00682C7E" w:rsidRDefault="00682C7E">
      <w:pPr>
        <w:numPr>
          <w:ilvl w:val="0"/>
          <w:numId w:val="9"/>
        </w:numPr>
        <w:rPr>
          <w:ins w:id="2920" w:author="Valcin, Vieux" w:date="2025-10-24T13:15:00Z" w16du:dateUtc="2025-10-24T17:15:00Z"/>
          <w:rFonts w:ascii="Times New Roman" w:hAnsi="Times New Roman" w:cs="Times New Roman"/>
        </w:rPr>
      </w:pPr>
      <w:ins w:id="2921" w:author="Valcin, Vieux" w:date="2025-10-24T13:15:00Z">
        <w:r w:rsidRPr="00682C7E">
          <w:rPr>
            <w:rFonts w:ascii="Times New Roman" w:hAnsi="Times New Roman" w:cs="Times New Roman"/>
          </w:rPr>
          <w:t xml:space="preserve">Krioukov, D., Papadopoulos, F., </w:t>
        </w:r>
        <w:proofErr w:type="spellStart"/>
        <w:r w:rsidRPr="00682C7E">
          <w:rPr>
            <w:rFonts w:ascii="Times New Roman" w:hAnsi="Times New Roman" w:cs="Times New Roman"/>
          </w:rPr>
          <w:t>Kitsak</w:t>
        </w:r>
        <w:proofErr w:type="spellEnd"/>
        <w:r w:rsidRPr="00682C7E">
          <w:rPr>
            <w:rFonts w:ascii="Times New Roman" w:hAnsi="Times New Roman" w:cs="Times New Roman"/>
          </w:rPr>
          <w:t xml:space="preserve">, M., Vahdat, A., &amp; </w:t>
        </w:r>
        <w:proofErr w:type="spellStart"/>
        <w:r w:rsidRPr="00682C7E">
          <w:rPr>
            <w:rFonts w:ascii="Times New Roman" w:hAnsi="Times New Roman" w:cs="Times New Roman"/>
          </w:rPr>
          <w:t>Boguñá</w:t>
        </w:r>
        <w:proofErr w:type="spellEnd"/>
        <w:r w:rsidRPr="00682C7E">
          <w:rPr>
            <w:rFonts w:ascii="Times New Roman" w:hAnsi="Times New Roman" w:cs="Times New Roman"/>
          </w:rPr>
          <w:t xml:space="preserve">, M. (2010). Hyperbolic geometry of complex networks. </w:t>
        </w:r>
        <w:r w:rsidRPr="00682C7E">
          <w:rPr>
            <w:rFonts w:ascii="Times New Roman" w:hAnsi="Times New Roman" w:cs="Times New Roman"/>
            <w:i/>
            <w:iCs/>
          </w:rPr>
          <w:t>Physical Review E, 82</w:t>
        </w:r>
        <w:r w:rsidRPr="00682C7E">
          <w:rPr>
            <w:rFonts w:ascii="Times New Roman" w:hAnsi="Times New Roman" w:cs="Times New Roman"/>
          </w:rPr>
          <w:t xml:space="preserve">(3), 036106. </w:t>
        </w:r>
      </w:ins>
      <w:ins w:id="2922" w:author="Valcin, Vieux" w:date="2025-10-24T13:15:00Z" w16du:dateUtc="2025-10-24T17:15:00Z">
        <w:r>
          <w:rPr>
            <w:rFonts w:ascii="Times New Roman" w:hAnsi="Times New Roman" w:cs="Times New Roman"/>
          </w:rPr>
          <w:fldChar w:fldCharType="begin"/>
        </w:r>
        <w:r>
          <w:rPr>
            <w:rFonts w:ascii="Times New Roman" w:hAnsi="Times New Roman" w:cs="Times New Roman"/>
          </w:rPr>
          <w:instrText>HYPERLINK "</w:instrText>
        </w:r>
      </w:ins>
      <w:ins w:id="2923" w:author="Valcin, Vieux" w:date="2025-10-24T13:15:00Z">
        <w:r w:rsidRPr="00682C7E">
          <w:rPr>
            <w:rFonts w:ascii="Times New Roman" w:hAnsi="Times New Roman" w:cs="Times New Roman"/>
          </w:rPr>
          <w:instrText>https://doi.org/10.1103/PhysRevE.82.036106</w:instrText>
        </w:r>
      </w:ins>
      <w:ins w:id="2924" w:author="Valcin, Vieux" w:date="2025-10-24T13:15:00Z" w16du:dateUtc="2025-10-24T17:15:00Z">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ins>
      <w:ins w:id="2925" w:author="Valcin, Vieux" w:date="2025-10-24T13:15:00Z">
        <w:r w:rsidRPr="001E31F3">
          <w:rPr>
            <w:rStyle w:val="Hyperlink"/>
            <w:rFonts w:ascii="Times New Roman" w:hAnsi="Times New Roman" w:cs="Times New Roman"/>
          </w:rPr>
          <w:t>https://doi.org/10.1103/PhysRevE.82.036106</w:t>
        </w:r>
      </w:ins>
      <w:ins w:id="2926" w:author="Valcin, Vieux" w:date="2025-10-24T13:15:00Z" w16du:dateUtc="2025-10-24T17:15:00Z">
        <w:r>
          <w:rPr>
            <w:rFonts w:ascii="Times New Roman" w:hAnsi="Times New Roman" w:cs="Times New Roman"/>
          </w:rPr>
          <w:fldChar w:fldCharType="end"/>
        </w:r>
      </w:ins>
    </w:p>
    <w:p w14:paraId="58A4B76E" w14:textId="7D5E0F24" w:rsidR="009F5C05" w:rsidRDefault="009F5C05" w:rsidP="00682C7E">
      <w:pPr>
        <w:numPr>
          <w:ilvl w:val="0"/>
          <w:numId w:val="9"/>
        </w:numPr>
        <w:rPr>
          <w:ins w:id="2927" w:author="Valcin, Vieux" w:date="2025-10-24T13:59:00Z" w16du:dateUtc="2025-10-24T17:59:00Z"/>
          <w:rFonts w:ascii="Times New Roman" w:hAnsi="Times New Roman" w:cs="Times New Roman"/>
        </w:rPr>
      </w:pPr>
      <w:proofErr w:type="spellStart"/>
      <w:ins w:id="2928" w:author="Valcin, Vieux" w:date="2025-10-24T13:59:00Z">
        <w:r w:rsidRPr="009F5C05">
          <w:rPr>
            <w:rFonts w:ascii="Times New Roman" w:hAnsi="Times New Roman" w:cs="Times New Roman"/>
          </w:rPr>
          <w:t>Ledoit</w:t>
        </w:r>
        <w:proofErr w:type="spellEnd"/>
        <w:r w:rsidRPr="009F5C05">
          <w:rPr>
            <w:rFonts w:ascii="Times New Roman" w:hAnsi="Times New Roman" w:cs="Times New Roman"/>
          </w:rPr>
          <w:t xml:space="preserve">, O., &amp; Wolf, M. (2004). A well-conditioned estimator for large-dimensional covariance matrices. </w:t>
        </w:r>
        <w:r w:rsidRPr="009F5C05">
          <w:rPr>
            <w:rFonts w:ascii="Times New Roman" w:hAnsi="Times New Roman" w:cs="Times New Roman"/>
            <w:i/>
            <w:iCs/>
          </w:rPr>
          <w:t>Journal of Multivariate Analysis, 88</w:t>
        </w:r>
        <w:r w:rsidRPr="009F5C05">
          <w:rPr>
            <w:rFonts w:ascii="Times New Roman" w:hAnsi="Times New Roman" w:cs="Times New Roman"/>
          </w:rPr>
          <w:t xml:space="preserve">(2), 365–411. </w:t>
        </w:r>
      </w:ins>
      <w:ins w:id="2929" w:author="Valcin, Vieux" w:date="2025-10-24T13:59:00Z" w16du:dateUtc="2025-10-24T17:59:00Z">
        <w:r>
          <w:rPr>
            <w:rFonts w:ascii="Times New Roman" w:hAnsi="Times New Roman" w:cs="Times New Roman"/>
          </w:rPr>
          <w:fldChar w:fldCharType="begin"/>
        </w:r>
        <w:r>
          <w:rPr>
            <w:rFonts w:ascii="Times New Roman" w:hAnsi="Times New Roman" w:cs="Times New Roman"/>
          </w:rPr>
          <w:instrText>HYPERLINK "</w:instrText>
        </w:r>
      </w:ins>
      <w:ins w:id="2930" w:author="Valcin, Vieux" w:date="2025-10-24T13:59:00Z">
        <w:r w:rsidRPr="009F5C05">
          <w:rPr>
            <w:rPrChange w:id="2931" w:author="Valcin, Vieux" w:date="2025-10-24T13:59:00Z" w16du:dateUtc="2025-10-24T17:59:00Z">
              <w:rPr>
                <w:rStyle w:val="Hyperlink"/>
                <w:rFonts w:ascii="Times New Roman" w:hAnsi="Times New Roman" w:cs="Times New Roman"/>
              </w:rPr>
            </w:rPrChange>
          </w:rPr>
          <w:instrText>https://doi.org/10.1016/S0047-259X(03)00096-</w:instrText>
        </w:r>
        <w:r w:rsidRPr="009F5C05">
          <w:rPr>
            <w:rFonts w:ascii="Times New Roman" w:hAnsi="Times New Roman" w:cs="Times New Roman"/>
          </w:rPr>
          <w:instrText>4</w:instrText>
        </w:r>
      </w:ins>
      <w:ins w:id="2932" w:author="Valcin, Vieux" w:date="2025-10-24T13:59:00Z" w16du:dateUtc="2025-10-24T17:59:00Z">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ins>
      <w:ins w:id="2933" w:author="Valcin, Vieux" w:date="2025-10-24T13:59:00Z">
        <w:r w:rsidRPr="009F5C05">
          <w:rPr>
            <w:rStyle w:val="Hyperlink"/>
            <w:rFonts w:ascii="Times New Roman" w:hAnsi="Times New Roman" w:cs="Times New Roman"/>
          </w:rPr>
          <w:t>https://doi.org/10.1016/S0047-259X(03)00096-</w:t>
        </w:r>
        <w:r w:rsidRPr="001E31F3">
          <w:rPr>
            <w:rStyle w:val="Hyperlink"/>
            <w:rFonts w:ascii="Times New Roman" w:hAnsi="Times New Roman" w:cs="Times New Roman"/>
          </w:rPr>
          <w:t>4</w:t>
        </w:r>
      </w:ins>
      <w:ins w:id="2934" w:author="Valcin, Vieux" w:date="2025-10-24T13:59:00Z" w16du:dateUtc="2025-10-24T17:59:00Z">
        <w:r>
          <w:rPr>
            <w:rFonts w:ascii="Times New Roman" w:hAnsi="Times New Roman" w:cs="Times New Roman"/>
          </w:rPr>
          <w:fldChar w:fldCharType="end"/>
        </w:r>
      </w:ins>
    </w:p>
    <w:p w14:paraId="4B516176" w14:textId="33CCF376" w:rsidR="00EF1988" w:rsidRPr="009F5C05" w:rsidRDefault="00591BCA" w:rsidP="009F5C05">
      <w:pPr>
        <w:numPr>
          <w:ilvl w:val="0"/>
          <w:numId w:val="9"/>
        </w:numPr>
        <w:rPr>
          <w:rFonts w:ascii="Times New Roman" w:hAnsi="Times New Roman" w:cs="Times New Roman"/>
        </w:rPr>
      </w:pPr>
      <w:proofErr w:type="spellStart"/>
      <w:r w:rsidRPr="009F5C05">
        <w:rPr>
          <w:rFonts w:ascii="Times New Roman" w:hAnsi="Times New Roman" w:cs="Times New Roman"/>
        </w:rPr>
        <w:t>Mahalanobis</w:t>
      </w:r>
      <w:proofErr w:type="spellEnd"/>
      <w:r w:rsidRPr="009F5C05">
        <w:rPr>
          <w:rFonts w:ascii="Times New Roman" w:hAnsi="Times New Roman" w:cs="Times New Roman"/>
        </w:rPr>
        <w:t xml:space="preserve">, P. C. (1936). On the generalized distance in statistics. </w:t>
      </w:r>
      <w:r w:rsidRPr="009F5C05">
        <w:rPr>
          <w:rFonts w:ascii="Times New Roman" w:hAnsi="Times New Roman" w:cs="Times New Roman"/>
          <w:i/>
        </w:rPr>
        <w:t>Proceedings of the National Institute of Sciences of India</w:t>
      </w:r>
      <w:r w:rsidRPr="009F5C05">
        <w:rPr>
          <w:rFonts w:ascii="Times New Roman" w:hAnsi="Times New Roman" w:cs="Times New Roman"/>
        </w:rPr>
        <w:t>, 2(1), 49-55.</w:t>
      </w:r>
    </w:p>
    <w:p w14:paraId="0C14D3F2" w14:textId="77777777" w:rsidR="00EF1988" w:rsidRPr="003D165E" w:rsidRDefault="00591BCA">
      <w:pPr>
        <w:numPr>
          <w:ilvl w:val="0"/>
          <w:numId w:val="9"/>
        </w:numPr>
        <w:rPr>
          <w:rFonts w:ascii="Times New Roman" w:hAnsi="Times New Roman" w:cs="Times New Roman"/>
        </w:rPr>
      </w:pPr>
      <w:r w:rsidRPr="003D165E">
        <w:rPr>
          <w:rFonts w:ascii="Times New Roman" w:hAnsi="Times New Roman" w:cs="Times New Roman"/>
        </w:rPr>
        <w:t xml:space="preserve">McInnes, L., Healy, J., &amp; Melville, J. (2018). UMAP: Uniform manifold approximation and projection for dimension reduction. </w:t>
      </w:r>
      <w:proofErr w:type="spellStart"/>
      <w:r w:rsidRPr="003D165E">
        <w:rPr>
          <w:rFonts w:ascii="Times New Roman" w:hAnsi="Times New Roman" w:cs="Times New Roman"/>
          <w:i/>
        </w:rPr>
        <w:t>arXiv</w:t>
      </w:r>
      <w:proofErr w:type="spellEnd"/>
      <w:r w:rsidRPr="003D165E">
        <w:rPr>
          <w:rFonts w:ascii="Times New Roman" w:hAnsi="Times New Roman" w:cs="Times New Roman"/>
          <w:i/>
        </w:rPr>
        <w:t xml:space="preserve"> preprint arXiv:1802.03426</w:t>
      </w:r>
      <w:r w:rsidRPr="003D165E">
        <w:rPr>
          <w:rFonts w:ascii="Times New Roman" w:hAnsi="Times New Roman" w:cs="Times New Roman"/>
        </w:rPr>
        <w:t>.</w:t>
      </w:r>
    </w:p>
    <w:p w14:paraId="1613A9DB" w14:textId="77777777" w:rsidR="00EF1988" w:rsidRPr="003D165E" w:rsidDel="009F5C05" w:rsidRDefault="00591BCA">
      <w:pPr>
        <w:numPr>
          <w:ilvl w:val="0"/>
          <w:numId w:val="9"/>
        </w:numPr>
        <w:rPr>
          <w:del w:id="2935" w:author="Valcin, Vieux" w:date="2025-10-24T14:03:00Z" w16du:dateUtc="2025-10-24T18:03:00Z"/>
          <w:rFonts w:ascii="Times New Roman" w:hAnsi="Times New Roman" w:cs="Times New Roman"/>
        </w:rPr>
      </w:pPr>
      <w:r w:rsidRPr="003D165E">
        <w:rPr>
          <w:rFonts w:ascii="Times New Roman" w:hAnsi="Times New Roman" w:cs="Times New Roman"/>
        </w:rPr>
        <w:t xml:space="preserve">Nickel, M., &amp; Kiela, D. (2017). </w:t>
      </w:r>
      <w:proofErr w:type="spellStart"/>
      <w:r w:rsidRPr="003D165E">
        <w:rPr>
          <w:rFonts w:ascii="Times New Roman" w:hAnsi="Times New Roman" w:cs="Times New Roman"/>
        </w:rPr>
        <w:t>Poincaré</w:t>
      </w:r>
      <w:proofErr w:type="spellEnd"/>
      <w:r w:rsidRPr="003D165E">
        <w:rPr>
          <w:rFonts w:ascii="Times New Roman" w:hAnsi="Times New Roman" w:cs="Times New Roman"/>
        </w:rPr>
        <w:t xml:space="preserve"> embeddings for learning hierarchical representations. </w:t>
      </w:r>
      <w:r w:rsidRPr="003D165E">
        <w:rPr>
          <w:rFonts w:ascii="Times New Roman" w:hAnsi="Times New Roman" w:cs="Times New Roman"/>
          <w:i/>
        </w:rPr>
        <w:t>Advances in Neural Information Processing Systems</w:t>
      </w:r>
      <w:r w:rsidRPr="003D165E">
        <w:rPr>
          <w:rFonts w:ascii="Times New Roman" w:hAnsi="Times New Roman" w:cs="Times New Roman"/>
        </w:rPr>
        <w:t>, 30.</w:t>
      </w:r>
    </w:p>
    <w:p w14:paraId="0235A844" w14:textId="77777777" w:rsidR="009F5C05" w:rsidRPr="009F5C05" w:rsidRDefault="009F5C05" w:rsidP="009F5C05">
      <w:pPr>
        <w:numPr>
          <w:ilvl w:val="0"/>
          <w:numId w:val="9"/>
        </w:numPr>
        <w:rPr>
          <w:ins w:id="2936" w:author="Valcin, Vieux" w:date="2025-10-24T14:02:00Z" w16du:dateUtc="2025-10-24T18:02:00Z"/>
          <w:rFonts w:ascii="Times New Roman" w:hAnsi="Times New Roman" w:cs="Times New Roman"/>
        </w:rPr>
      </w:pPr>
    </w:p>
    <w:p w14:paraId="6D792D3E" w14:textId="4613D741" w:rsidR="00682C7E" w:rsidRDefault="00682C7E" w:rsidP="00BA30BB">
      <w:pPr>
        <w:numPr>
          <w:ilvl w:val="0"/>
          <w:numId w:val="9"/>
        </w:numPr>
        <w:rPr>
          <w:ins w:id="2937" w:author="Valcin, Vieux" w:date="2025-10-24T13:17:00Z" w16du:dateUtc="2025-10-24T17:17:00Z"/>
          <w:rFonts w:ascii="Times New Roman" w:hAnsi="Times New Roman" w:cs="Times New Roman"/>
        </w:rPr>
      </w:pPr>
      <w:ins w:id="2938" w:author="Valcin, Vieux" w:date="2025-10-24T13:17:00Z">
        <w:r w:rsidRPr="00682C7E">
          <w:rPr>
            <w:rFonts w:ascii="Times New Roman" w:hAnsi="Times New Roman" w:cs="Times New Roman"/>
          </w:rPr>
          <w:t xml:space="preserve">Peng, Z., Yusupov, V., Rakhuba, M., &amp; Frolov, E. (2025). </w:t>
        </w:r>
        <w:r w:rsidRPr="00682C7E">
          <w:rPr>
            <w:rFonts w:ascii="Times New Roman" w:hAnsi="Times New Roman" w:cs="Times New Roman"/>
            <w:i/>
            <w:iCs/>
          </w:rPr>
          <w:t>Geometric insights in hyperbolic triplet loss</w:t>
        </w:r>
        <w:r w:rsidRPr="00682C7E">
          <w:rPr>
            <w:rFonts w:ascii="Times New Roman" w:hAnsi="Times New Roman" w:cs="Times New Roman"/>
          </w:rPr>
          <w:t xml:space="preserve"> (arXiv:2508.11978v1). </w:t>
        </w:r>
        <w:proofErr w:type="spellStart"/>
        <w:r w:rsidRPr="00682C7E">
          <w:rPr>
            <w:rFonts w:ascii="Times New Roman" w:hAnsi="Times New Roman" w:cs="Times New Roman"/>
          </w:rPr>
          <w:t>arXiv</w:t>
        </w:r>
        <w:proofErr w:type="spellEnd"/>
        <w:r w:rsidRPr="00682C7E">
          <w:rPr>
            <w:rFonts w:ascii="Times New Roman" w:hAnsi="Times New Roman" w:cs="Times New Roman"/>
          </w:rPr>
          <w:t xml:space="preserve">. </w:t>
        </w:r>
      </w:ins>
      <w:ins w:id="2939" w:author="Valcin, Vieux" w:date="2025-10-24T13:17:00Z" w16du:dateUtc="2025-10-24T17:17:00Z">
        <w:r>
          <w:rPr>
            <w:rFonts w:ascii="Times New Roman" w:hAnsi="Times New Roman" w:cs="Times New Roman"/>
          </w:rPr>
          <w:fldChar w:fldCharType="begin"/>
        </w:r>
        <w:r>
          <w:rPr>
            <w:rFonts w:ascii="Times New Roman" w:hAnsi="Times New Roman" w:cs="Times New Roman"/>
          </w:rPr>
          <w:instrText>HYPERLINK "</w:instrText>
        </w:r>
      </w:ins>
      <w:ins w:id="2940" w:author="Valcin, Vieux" w:date="2025-10-24T13:17:00Z">
        <w:r w:rsidRPr="00682C7E">
          <w:rPr>
            <w:rFonts w:ascii="Times New Roman" w:hAnsi="Times New Roman" w:cs="Times New Roman"/>
          </w:rPr>
          <w:instrText>https://arxiv.org/abs/2508.11978v1</w:instrText>
        </w:r>
      </w:ins>
      <w:ins w:id="2941" w:author="Valcin, Vieux" w:date="2025-10-24T13:17:00Z" w16du:dateUtc="2025-10-24T17:17:00Z">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ins>
      <w:ins w:id="2942" w:author="Valcin, Vieux" w:date="2025-10-24T13:17:00Z">
        <w:r w:rsidRPr="001E31F3">
          <w:rPr>
            <w:rStyle w:val="Hyperlink"/>
            <w:rFonts w:ascii="Times New Roman" w:hAnsi="Times New Roman" w:cs="Times New Roman"/>
          </w:rPr>
          <w:t>https://arxiv.org/abs/2508.11978v1</w:t>
        </w:r>
      </w:ins>
      <w:ins w:id="2943" w:author="Valcin, Vieux" w:date="2025-10-24T13:17:00Z" w16du:dateUtc="2025-10-24T17:17:00Z">
        <w:r>
          <w:rPr>
            <w:rFonts w:ascii="Times New Roman" w:hAnsi="Times New Roman" w:cs="Times New Roman"/>
          </w:rPr>
          <w:fldChar w:fldCharType="end"/>
        </w:r>
      </w:ins>
    </w:p>
    <w:p w14:paraId="5FE023B2" w14:textId="62BB31B0" w:rsidR="009F5C05" w:rsidRDefault="009F5C05" w:rsidP="00682C7E">
      <w:pPr>
        <w:numPr>
          <w:ilvl w:val="0"/>
          <w:numId w:val="9"/>
        </w:numPr>
        <w:rPr>
          <w:ins w:id="2944" w:author="Valcin, Vieux" w:date="2025-10-24T14:03:00Z" w16du:dateUtc="2025-10-24T18:03:00Z"/>
          <w:rFonts w:ascii="Times New Roman" w:hAnsi="Times New Roman" w:cs="Times New Roman"/>
        </w:rPr>
      </w:pPr>
      <w:proofErr w:type="spellStart"/>
      <w:ins w:id="2945" w:author="Valcin, Vieux" w:date="2025-10-24T14:03:00Z">
        <w:r w:rsidRPr="009F5C05">
          <w:rPr>
            <w:rFonts w:ascii="Times New Roman" w:hAnsi="Times New Roman" w:cs="Times New Roman"/>
          </w:rPr>
          <w:t>Puchhammer</w:t>
        </w:r>
        <w:proofErr w:type="spellEnd"/>
        <w:r w:rsidRPr="009F5C05">
          <w:rPr>
            <w:rFonts w:ascii="Times New Roman" w:hAnsi="Times New Roman" w:cs="Times New Roman"/>
          </w:rPr>
          <w:t xml:space="preserve">, P., &amp; </w:t>
        </w:r>
        <w:proofErr w:type="spellStart"/>
        <w:r w:rsidRPr="009F5C05">
          <w:rPr>
            <w:rFonts w:ascii="Times New Roman" w:hAnsi="Times New Roman" w:cs="Times New Roman"/>
          </w:rPr>
          <w:t>Filzmoser</w:t>
        </w:r>
        <w:proofErr w:type="spellEnd"/>
        <w:r w:rsidRPr="009F5C05">
          <w:rPr>
            <w:rFonts w:ascii="Times New Roman" w:hAnsi="Times New Roman" w:cs="Times New Roman"/>
          </w:rPr>
          <w:t xml:space="preserve">, P. (2023). Spatially smoothed robust covariance estimation for local outlier detection. </w:t>
        </w:r>
        <w:r w:rsidRPr="009F5C05">
          <w:rPr>
            <w:rFonts w:ascii="Times New Roman" w:hAnsi="Times New Roman" w:cs="Times New Roman"/>
            <w:i/>
            <w:iCs/>
          </w:rPr>
          <w:t>[Preprint]</w:t>
        </w:r>
        <w:r w:rsidRPr="009F5C05">
          <w:rPr>
            <w:rFonts w:ascii="Times New Roman" w:hAnsi="Times New Roman" w:cs="Times New Roman"/>
          </w:rPr>
          <w:t xml:space="preserve">. </w:t>
        </w:r>
        <w:r w:rsidRPr="009F5C05">
          <w:rPr>
            <w:rFonts w:ascii="Times New Roman" w:hAnsi="Times New Roman" w:cs="Times New Roman"/>
          </w:rPr>
          <w:fldChar w:fldCharType="begin"/>
        </w:r>
        <w:r w:rsidRPr="009F5C05">
          <w:rPr>
            <w:rFonts w:ascii="Times New Roman" w:hAnsi="Times New Roman" w:cs="Times New Roman"/>
          </w:rPr>
          <w:instrText>HYPERLINK "https://arxiv.org/abs/2305.05371?utm_source=chatgpt.com" \t "_new"</w:instrText>
        </w:r>
        <w:r w:rsidRPr="009F5C05">
          <w:rPr>
            <w:rFonts w:ascii="Times New Roman" w:hAnsi="Times New Roman" w:cs="Times New Roman"/>
          </w:rPr>
        </w:r>
        <w:r w:rsidRPr="009F5C05">
          <w:rPr>
            <w:rFonts w:ascii="Times New Roman" w:hAnsi="Times New Roman" w:cs="Times New Roman"/>
          </w:rPr>
          <w:fldChar w:fldCharType="separate"/>
        </w:r>
        <w:r w:rsidRPr="009F5C05">
          <w:rPr>
            <w:rStyle w:val="Hyperlink"/>
            <w:rFonts w:ascii="Times New Roman" w:hAnsi="Times New Roman" w:cs="Times New Roman"/>
          </w:rPr>
          <w:t>https://arxiv.org/abs/2305.05371</w:t>
        </w:r>
      </w:ins>
      <w:ins w:id="2946" w:author="Valcin, Vieux" w:date="2025-10-24T14:03:00Z" w16du:dateUtc="2025-10-24T18:03:00Z">
        <w:r w:rsidRPr="009F5C05">
          <w:rPr>
            <w:rFonts w:ascii="Times New Roman" w:hAnsi="Times New Roman" w:cs="Times New Roman"/>
          </w:rPr>
          <w:fldChar w:fldCharType="end"/>
        </w:r>
      </w:ins>
    </w:p>
    <w:p w14:paraId="0B680037" w14:textId="07C30694" w:rsidR="0038236A" w:rsidRPr="00682C7E" w:rsidRDefault="0038236A" w:rsidP="00682C7E">
      <w:pPr>
        <w:numPr>
          <w:ilvl w:val="0"/>
          <w:numId w:val="9"/>
        </w:numPr>
        <w:rPr>
          <w:ins w:id="2947" w:author="Valcin, Vieux" w:date="2025-10-23T11:28:00Z" w16du:dateUtc="2025-10-23T15:28:00Z"/>
          <w:rFonts w:ascii="Times New Roman" w:hAnsi="Times New Roman" w:cs="Times New Roman"/>
        </w:rPr>
      </w:pPr>
      <w:proofErr w:type="spellStart"/>
      <w:ins w:id="2948" w:author="Valcin, Vieux" w:date="2025-10-23T11:28:00Z" w16du:dateUtc="2025-10-23T15:28:00Z">
        <w:r w:rsidRPr="00682C7E">
          <w:rPr>
            <w:rFonts w:ascii="Times New Roman" w:hAnsi="Times New Roman" w:cs="Times New Roman"/>
          </w:rPr>
          <w:t>Rousseeuw</w:t>
        </w:r>
        <w:proofErr w:type="spellEnd"/>
        <w:r w:rsidRPr="00682C7E">
          <w:rPr>
            <w:rFonts w:ascii="Times New Roman" w:hAnsi="Times New Roman" w:cs="Times New Roman"/>
          </w:rPr>
          <w:t xml:space="preserve">, P. J., &amp; Driessen, K. V. (1999). A fast algorithm for the minimum covariance determinant estimator. </w:t>
        </w:r>
        <w:proofErr w:type="spellStart"/>
        <w:r w:rsidRPr="00682C7E">
          <w:rPr>
            <w:rFonts w:ascii="Times New Roman" w:hAnsi="Times New Roman" w:cs="Times New Roman"/>
            <w:i/>
            <w:iCs/>
            <w:rPrChange w:id="2949" w:author="Valcin, Vieux" w:date="2025-10-24T13:17:00Z" w16du:dateUtc="2025-10-24T17:17:00Z">
              <w:rPr>
                <w:rFonts w:ascii="Times New Roman" w:hAnsi="Times New Roman" w:cs="Times New Roman"/>
              </w:rPr>
            </w:rPrChange>
          </w:rPr>
          <w:t>Technometrics</w:t>
        </w:r>
        <w:proofErr w:type="spellEnd"/>
        <w:r w:rsidRPr="00682C7E">
          <w:rPr>
            <w:rFonts w:ascii="Times New Roman" w:hAnsi="Times New Roman" w:cs="Times New Roman"/>
            <w:i/>
            <w:iCs/>
            <w:rPrChange w:id="2950" w:author="Valcin, Vieux" w:date="2025-10-24T13:17:00Z" w16du:dateUtc="2025-10-24T17:17:00Z">
              <w:rPr>
                <w:rFonts w:ascii="Times New Roman" w:hAnsi="Times New Roman" w:cs="Times New Roman"/>
              </w:rPr>
            </w:rPrChange>
          </w:rPr>
          <w:t>, 41</w:t>
        </w:r>
        <w:r w:rsidRPr="00682C7E">
          <w:rPr>
            <w:rFonts w:ascii="Times New Roman" w:hAnsi="Times New Roman" w:cs="Times New Roman"/>
          </w:rPr>
          <w:t>(3), 212-223.</w:t>
        </w:r>
      </w:ins>
    </w:p>
    <w:p w14:paraId="2FDD06AA" w14:textId="77777777" w:rsidR="00335A40" w:rsidRPr="003D165E" w:rsidRDefault="00335A40" w:rsidP="00BA30BB">
      <w:pPr>
        <w:numPr>
          <w:ilvl w:val="0"/>
          <w:numId w:val="9"/>
        </w:numPr>
        <w:rPr>
          <w:ins w:id="2951" w:author="Valcin, Vieux" w:date="2025-10-24T10:15:00Z" w16du:dateUtc="2025-10-24T14:15:00Z"/>
          <w:rFonts w:ascii="Times New Roman" w:hAnsi="Times New Roman" w:cs="Times New Roman"/>
        </w:rPr>
      </w:pPr>
      <w:ins w:id="2952" w:author="Valcin, Vieux" w:date="2025-10-24T10:15:00Z">
        <w:r w:rsidRPr="003D165E">
          <w:rPr>
            <w:rFonts w:ascii="Times New Roman" w:hAnsi="Times New Roman" w:cs="Times New Roman"/>
            <w:lang w:val="fr-FR"/>
            <w:rPrChange w:id="2953" w:author="Valcin, Vieux" w:date="2025-10-24T11:35:00Z" w16du:dateUtc="2025-10-24T15:35:00Z">
              <w:rPr>
                <w:rFonts w:ascii="Times New Roman" w:hAnsi="Times New Roman" w:cs="Times New Roman"/>
              </w:rPr>
            </w:rPrChange>
          </w:rPr>
          <w:lastRenderedPageBreak/>
          <w:t xml:space="preserve">Sala, F., De </w:t>
        </w:r>
        <w:proofErr w:type="spellStart"/>
        <w:r w:rsidRPr="003D165E">
          <w:rPr>
            <w:rFonts w:ascii="Times New Roman" w:hAnsi="Times New Roman" w:cs="Times New Roman"/>
            <w:lang w:val="fr-FR"/>
            <w:rPrChange w:id="2954" w:author="Valcin, Vieux" w:date="2025-10-24T11:35:00Z" w16du:dateUtc="2025-10-24T15:35:00Z">
              <w:rPr>
                <w:rFonts w:ascii="Times New Roman" w:hAnsi="Times New Roman" w:cs="Times New Roman"/>
              </w:rPr>
            </w:rPrChange>
          </w:rPr>
          <w:t>Sa</w:t>
        </w:r>
        <w:proofErr w:type="spellEnd"/>
        <w:r w:rsidRPr="003D165E">
          <w:rPr>
            <w:rFonts w:ascii="Times New Roman" w:hAnsi="Times New Roman" w:cs="Times New Roman"/>
            <w:lang w:val="fr-FR"/>
            <w:rPrChange w:id="2955" w:author="Valcin, Vieux" w:date="2025-10-24T11:35:00Z" w16du:dateUtc="2025-10-24T15:35:00Z">
              <w:rPr>
                <w:rFonts w:ascii="Times New Roman" w:hAnsi="Times New Roman" w:cs="Times New Roman"/>
              </w:rPr>
            </w:rPrChange>
          </w:rPr>
          <w:t xml:space="preserve">, C., </w:t>
        </w:r>
        <w:proofErr w:type="spellStart"/>
        <w:r w:rsidRPr="003D165E">
          <w:rPr>
            <w:rFonts w:ascii="Times New Roman" w:hAnsi="Times New Roman" w:cs="Times New Roman"/>
            <w:lang w:val="fr-FR"/>
            <w:rPrChange w:id="2956" w:author="Valcin, Vieux" w:date="2025-10-24T11:35:00Z" w16du:dateUtc="2025-10-24T15:35:00Z">
              <w:rPr>
                <w:rFonts w:ascii="Times New Roman" w:hAnsi="Times New Roman" w:cs="Times New Roman"/>
              </w:rPr>
            </w:rPrChange>
          </w:rPr>
          <w:t>Gu</w:t>
        </w:r>
        <w:proofErr w:type="spellEnd"/>
        <w:r w:rsidRPr="003D165E">
          <w:rPr>
            <w:rFonts w:ascii="Times New Roman" w:hAnsi="Times New Roman" w:cs="Times New Roman"/>
            <w:lang w:val="fr-FR"/>
            <w:rPrChange w:id="2957" w:author="Valcin, Vieux" w:date="2025-10-24T11:35:00Z" w16du:dateUtc="2025-10-24T15:35:00Z">
              <w:rPr>
                <w:rFonts w:ascii="Times New Roman" w:hAnsi="Times New Roman" w:cs="Times New Roman"/>
              </w:rPr>
            </w:rPrChange>
          </w:rPr>
          <w:t xml:space="preserve">, A., &amp; Ré, C. (2018). </w:t>
        </w:r>
        <w:r w:rsidRPr="003D165E">
          <w:rPr>
            <w:rFonts w:ascii="Times New Roman" w:hAnsi="Times New Roman" w:cs="Times New Roman"/>
            <w:i/>
            <w:iCs/>
          </w:rPr>
          <w:t>Representation tradeoffs for hyperbolic embeddings</w:t>
        </w:r>
        <w:r w:rsidRPr="003D165E">
          <w:rPr>
            <w:rFonts w:ascii="Times New Roman" w:hAnsi="Times New Roman" w:cs="Times New Roman"/>
          </w:rPr>
          <w:t xml:space="preserve">. </w:t>
        </w:r>
        <w:r w:rsidRPr="003D165E">
          <w:rPr>
            <w:rFonts w:ascii="Times New Roman" w:hAnsi="Times New Roman" w:cs="Times New Roman"/>
            <w:i/>
            <w:iCs/>
          </w:rPr>
          <w:t>Proceedings of the 35th International Conference on Machine Learning (ICML 2018)</w:t>
        </w:r>
        <w:r w:rsidRPr="003D165E">
          <w:rPr>
            <w:rFonts w:ascii="Times New Roman" w:hAnsi="Times New Roman" w:cs="Times New Roman"/>
          </w:rPr>
          <w:t xml:space="preserve">. Retrieved from </w:t>
        </w:r>
      </w:ins>
      <w:ins w:id="2958" w:author="Valcin, Vieux" w:date="2025-10-24T10:15:00Z" w16du:dateUtc="2025-10-24T14:15:00Z">
        <w:r w:rsidRPr="003D165E">
          <w:rPr>
            <w:rFonts w:ascii="Times New Roman" w:hAnsi="Times New Roman" w:cs="Times New Roman"/>
          </w:rPr>
          <w:fldChar w:fldCharType="begin"/>
        </w:r>
        <w:r w:rsidRPr="003D165E">
          <w:rPr>
            <w:rFonts w:ascii="Times New Roman" w:hAnsi="Times New Roman" w:cs="Times New Roman"/>
          </w:rPr>
          <w:instrText>HYPERLINK "</w:instrText>
        </w:r>
      </w:ins>
      <w:ins w:id="2959" w:author="Valcin, Vieux" w:date="2025-10-24T10:15:00Z">
        <w:r w:rsidRPr="003D165E">
          <w:rPr>
            <w:rFonts w:ascii="Times New Roman" w:hAnsi="Times New Roman" w:cs="Times New Roman"/>
          </w:rPr>
          <w:instrText>https://proceedings.mlr.press/v80/sala18a.html</w:instrText>
        </w:r>
      </w:ins>
      <w:ins w:id="2960" w:author="Valcin, Vieux" w:date="2025-10-24T10:15:00Z" w16du:dateUtc="2025-10-24T14:15:00Z">
        <w:r w:rsidRPr="003D165E">
          <w:rPr>
            <w:rFonts w:ascii="Times New Roman" w:hAnsi="Times New Roman" w:cs="Times New Roman"/>
          </w:rPr>
          <w:instrText>"</w:instrText>
        </w:r>
        <w:r w:rsidRPr="003D165E">
          <w:rPr>
            <w:rFonts w:ascii="Times New Roman" w:hAnsi="Times New Roman" w:cs="Times New Roman"/>
          </w:rPr>
        </w:r>
        <w:r w:rsidRPr="003D165E">
          <w:rPr>
            <w:rFonts w:ascii="Times New Roman" w:hAnsi="Times New Roman" w:cs="Times New Roman"/>
          </w:rPr>
          <w:fldChar w:fldCharType="separate"/>
        </w:r>
      </w:ins>
      <w:ins w:id="2961" w:author="Valcin, Vieux" w:date="2025-10-24T10:15:00Z">
        <w:r w:rsidRPr="003D165E">
          <w:rPr>
            <w:rStyle w:val="Hyperlink"/>
            <w:rFonts w:ascii="Times New Roman" w:hAnsi="Times New Roman" w:cs="Times New Roman"/>
            <w:color w:val="auto"/>
            <w:rPrChange w:id="2962" w:author="Valcin, Vieux" w:date="2025-10-24T11:35:00Z" w16du:dateUtc="2025-10-24T15:35:00Z">
              <w:rPr>
                <w:rStyle w:val="Hyperlink"/>
                <w:rFonts w:ascii="Times New Roman" w:hAnsi="Times New Roman" w:cs="Times New Roman"/>
              </w:rPr>
            </w:rPrChange>
          </w:rPr>
          <w:t>https://proceedings.mlr.press/v80/sala18a.html</w:t>
        </w:r>
      </w:ins>
      <w:ins w:id="2963" w:author="Valcin, Vieux" w:date="2025-10-24T10:15:00Z" w16du:dateUtc="2025-10-24T14:15:00Z">
        <w:r w:rsidRPr="003D165E">
          <w:rPr>
            <w:rFonts w:ascii="Times New Roman" w:hAnsi="Times New Roman" w:cs="Times New Roman"/>
          </w:rPr>
          <w:fldChar w:fldCharType="end"/>
        </w:r>
      </w:ins>
    </w:p>
    <w:p w14:paraId="17A5DC12" w14:textId="10FBC193" w:rsidR="00682C7E" w:rsidRDefault="00682C7E" w:rsidP="00335A40">
      <w:pPr>
        <w:numPr>
          <w:ilvl w:val="0"/>
          <w:numId w:val="9"/>
        </w:numPr>
        <w:rPr>
          <w:ins w:id="2964" w:author="Valcin, Vieux" w:date="2025-10-24T13:15:00Z" w16du:dateUtc="2025-10-24T17:15:00Z"/>
          <w:rFonts w:ascii="Times New Roman" w:hAnsi="Times New Roman" w:cs="Times New Roman"/>
        </w:rPr>
      </w:pPr>
      <w:ins w:id="2965" w:author="Valcin, Vieux" w:date="2025-10-24T13:15:00Z">
        <w:r w:rsidRPr="00682C7E">
          <w:rPr>
            <w:rFonts w:ascii="Times New Roman" w:hAnsi="Times New Roman" w:cs="Times New Roman"/>
          </w:rPr>
          <w:t xml:space="preserve">Saxena, S., Chakraborty, R., &amp; Chandra, J. (2022). HCNA: Hyperbolic contrastive learning framework for self-supervised network alignment. </w:t>
        </w:r>
        <w:r w:rsidRPr="00682C7E">
          <w:rPr>
            <w:rFonts w:ascii="Times New Roman" w:hAnsi="Times New Roman" w:cs="Times New Roman"/>
            <w:i/>
            <w:iCs/>
          </w:rPr>
          <w:t>Information Processing &amp; Management, 59</w:t>
        </w:r>
        <w:r w:rsidRPr="00682C7E">
          <w:rPr>
            <w:rFonts w:ascii="Times New Roman" w:hAnsi="Times New Roman" w:cs="Times New Roman"/>
          </w:rPr>
          <w:t xml:space="preserve">(5). </w:t>
        </w:r>
      </w:ins>
      <w:ins w:id="2966" w:author="Valcin, Vieux" w:date="2025-10-24T13:15:00Z" w16du:dateUtc="2025-10-24T17:15:00Z">
        <w:r>
          <w:rPr>
            <w:rFonts w:ascii="Times New Roman" w:hAnsi="Times New Roman" w:cs="Times New Roman"/>
          </w:rPr>
          <w:fldChar w:fldCharType="begin"/>
        </w:r>
        <w:r>
          <w:rPr>
            <w:rFonts w:ascii="Times New Roman" w:hAnsi="Times New Roman" w:cs="Times New Roman"/>
          </w:rPr>
          <w:instrText>HYPERLINK "</w:instrText>
        </w:r>
      </w:ins>
      <w:ins w:id="2967" w:author="Valcin, Vieux" w:date="2025-10-24T13:15:00Z">
        <w:r w:rsidRPr="00682C7E">
          <w:rPr>
            <w:rFonts w:ascii="Times New Roman" w:hAnsi="Times New Roman" w:cs="Times New Roman"/>
          </w:rPr>
          <w:instrText>https://doi.org/10.1016/j.ipm.2022.103021</w:instrText>
        </w:r>
      </w:ins>
      <w:ins w:id="2968" w:author="Valcin, Vieux" w:date="2025-10-24T13:15:00Z" w16du:dateUtc="2025-10-24T17:15:00Z">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ins>
      <w:ins w:id="2969" w:author="Valcin, Vieux" w:date="2025-10-24T13:15:00Z">
        <w:r w:rsidRPr="001E31F3">
          <w:rPr>
            <w:rStyle w:val="Hyperlink"/>
            <w:rFonts w:ascii="Times New Roman" w:hAnsi="Times New Roman" w:cs="Times New Roman"/>
          </w:rPr>
          <w:t>https://doi.org/10.1016/j.ipm.2022.103021</w:t>
        </w:r>
      </w:ins>
      <w:ins w:id="2970" w:author="Valcin, Vieux" w:date="2025-10-24T13:15:00Z" w16du:dateUtc="2025-10-24T17:15:00Z">
        <w:r>
          <w:rPr>
            <w:rFonts w:ascii="Times New Roman" w:hAnsi="Times New Roman" w:cs="Times New Roman"/>
          </w:rPr>
          <w:fldChar w:fldCharType="end"/>
        </w:r>
      </w:ins>
    </w:p>
    <w:p w14:paraId="4D556293" w14:textId="249F8B0B" w:rsidR="00BA30BB" w:rsidRPr="00682C7E" w:rsidRDefault="00591BCA" w:rsidP="00682C7E">
      <w:pPr>
        <w:numPr>
          <w:ilvl w:val="0"/>
          <w:numId w:val="9"/>
        </w:numPr>
        <w:rPr>
          <w:ins w:id="2971" w:author="Valcin, Vieux" w:date="2025-10-24T10:11:00Z" w16du:dateUtc="2025-10-24T14:11:00Z"/>
          <w:rFonts w:ascii="Times New Roman" w:hAnsi="Times New Roman" w:cs="Times New Roman"/>
        </w:rPr>
      </w:pPr>
      <w:r w:rsidRPr="00682C7E">
        <w:rPr>
          <w:rFonts w:ascii="Times New Roman" w:hAnsi="Times New Roman" w:cs="Times New Roman"/>
        </w:rPr>
        <w:t xml:space="preserve">Van der </w:t>
      </w:r>
      <w:proofErr w:type="spellStart"/>
      <w:r w:rsidRPr="00682C7E">
        <w:rPr>
          <w:rFonts w:ascii="Times New Roman" w:hAnsi="Times New Roman" w:cs="Times New Roman"/>
        </w:rPr>
        <w:t>Maaten</w:t>
      </w:r>
      <w:proofErr w:type="spellEnd"/>
      <w:r w:rsidRPr="00682C7E">
        <w:rPr>
          <w:rFonts w:ascii="Times New Roman" w:hAnsi="Times New Roman" w:cs="Times New Roman"/>
        </w:rPr>
        <w:t xml:space="preserve">, L., &amp; Hinton, G. (2008). Visualizing data using t-SNE. </w:t>
      </w:r>
      <w:r w:rsidRPr="00682C7E">
        <w:rPr>
          <w:rFonts w:ascii="Times New Roman" w:hAnsi="Times New Roman" w:cs="Times New Roman"/>
          <w:i/>
        </w:rPr>
        <w:t>Journal of Machine Learning Research</w:t>
      </w:r>
      <w:r w:rsidRPr="00682C7E">
        <w:rPr>
          <w:rFonts w:ascii="Times New Roman" w:hAnsi="Times New Roman" w:cs="Times New Roman"/>
        </w:rPr>
        <w:t>, 9(11), 2579-2605.</w:t>
      </w:r>
      <w:bookmarkStart w:id="2972" w:name="appendix-a-implementation-details"/>
      <w:bookmarkStart w:id="2973" w:name="_Toc211774030"/>
    </w:p>
    <w:p w14:paraId="5FB391CB" w14:textId="3879D3A3" w:rsidR="00500EBD" w:rsidRPr="00682C7E" w:rsidDel="00682C7E" w:rsidRDefault="00682C7E">
      <w:pPr>
        <w:pStyle w:val="ListParagraph"/>
        <w:numPr>
          <w:ilvl w:val="0"/>
          <w:numId w:val="9"/>
        </w:numPr>
        <w:ind w:leftChars="0"/>
        <w:rPr>
          <w:del w:id="2974" w:author="Valcin, Vieux" w:date="2025-10-24T13:03:00Z" w16du:dateUtc="2025-10-24T17:03:00Z"/>
          <w:rFonts w:ascii="Times New Roman" w:hAnsi="Times New Roman" w:cs="Times New Roman"/>
          <w:rPrChange w:id="2975" w:author="Valcin, Vieux" w:date="2025-10-24T13:15:00Z" w16du:dateUtc="2025-10-24T17:15:00Z">
            <w:rPr>
              <w:del w:id="2976" w:author="Valcin, Vieux" w:date="2025-10-24T13:03:00Z" w16du:dateUtc="2025-10-24T17:03:00Z"/>
            </w:rPr>
          </w:rPrChange>
        </w:rPr>
        <w:pPrChange w:id="2977" w:author="Valcin, Vieux" w:date="2025-10-24T13:15:00Z" w16du:dateUtc="2025-10-24T17:15:00Z">
          <w:pPr/>
        </w:pPrChange>
      </w:pPr>
      <w:ins w:id="2978" w:author="Valcin, Vieux" w:date="2025-10-24T13:15:00Z">
        <w:r w:rsidRPr="00682C7E">
          <w:rPr>
            <w:rFonts w:ascii="Times New Roman" w:hAnsi="Times New Roman" w:cs="Times New Roman"/>
            <w:rPrChange w:id="2979" w:author="Valcin, Vieux" w:date="2025-10-24T13:15:00Z" w16du:dateUtc="2025-10-24T17:15:00Z">
              <w:rPr/>
            </w:rPrChange>
          </w:rPr>
          <w:t xml:space="preserve">Yusupov, V., Rakhuba, M., &amp; Frolov, E. (2025). Leveraging geometric insights in hyperbolic triplet loss for improved recommendations (arXiv:2508.11978v1). </w:t>
        </w:r>
        <w:proofErr w:type="spellStart"/>
        <w:r w:rsidRPr="00682C7E">
          <w:rPr>
            <w:rFonts w:ascii="Times New Roman" w:hAnsi="Times New Roman" w:cs="Times New Roman"/>
            <w:rPrChange w:id="2980" w:author="Valcin, Vieux" w:date="2025-10-24T13:15:00Z" w16du:dateUtc="2025-10-24T17:15:00Z">
              <w:rPr/>
            </w:rPrChange>
          </w:rPr>
          <w:t>arXiv</w:t>
        </w:r>
        <w:proofErr w:type="spellEnd"/>
        <w:r w:rsidRPr="00682C7E">
          <w:rPr>
            <w:rFonts w:ascii="Times New Roman" w:hAnsi="Times New Roman" w:cs="Times New Roman"/>
            <w:rPrChange w:id="2981" w:author="Valcin, Vieux" w:date="2025-10-24T13:15:00Z" w16du:dateUtc="2025-10-24T17:15:00Z">
              <w:rPr/>
            </w:rPrChange>
          </w:rPr>
          <w:t xml:space="preserve">. </w:t>
        </w:r>
      </w:ins>
      <w:ins w:id="2982" w:author="Valcin, Vieux" w:date="2025-10-24T13:15:00Z" w16du:dateUtc="2025-10-24T17:15:00Z">
        <w:r w:rsidRPr="00682C7E">
          <w:rPr>
            <w:rFonts w:ascii="Times New Roman" w:hAnsi="Times New Roman" w:cs="Times New Roman"/>
            <w:rPrChange w:id="2983" w:author="Valcin, Vieux" w:date="2025-10-24T13:15:00Z" w16du:dateUtc="2025-10-24T17:15:00Z">
              <w:rPr/>
            </w:rPrChange>
          </w:rPr>
          <w:fldChar w:fldCharType="begin"/>
        </w:r>
        <w:r w:rsidRPr="00682C7E">
          <w:rPr>
            <w:rFonts w:ascii="Times New Roman" w:hAnsi="Times New Roman" w:cs="Times New Roman"/>
            <w:rPrChange w:id="2984" w:author="Valcin, Vieux" w:date="2025-10-24T13:15:00Z" w16du:dateUtc="2025-10-24T17:15:00Z">
              <w:rPr/>
            </w:rPrChange>
          </w:rPr>
          <w:instrText>HYPERLINK "</w:instrText>
        </w:r>
      </w:ins>
      <w:ins w:id="2985" w:author="Valcin, Vieux" w:date="2025-10-24T13:15:00Z">
        <w:r w:rsidRPr="00682C7E">
          <w:rPr>
            <w:rFonts w:ascii="Times New Roman" w:hAnsi="Times New Roman" w:cs="Times New Roman"/>
            <w:rPrChange w:id="2986" w:author="Valcin, Vieux" w:date="2025-10-24T13:15:00Z" w16du:dateUtc="2025-10-24T17:15:00Z">
              <w:rPr/>
            </w:rPrChange>
          </w:rPr>
          <w:instrText>https://arxiv.org/abs/2508.11978v1</w:instrText>
        </w:r>
      </w:ins>
      <w:ins w:id="2987" w:author="Valcin, Vieux" w:date="2025-10-24T13:15:00Z" w16du:dateUtc="2025-10-24T17:15:00Z">
        <w:r w:rsidRPr="00682C7E">
          <w:rPr>
            <w:rFonts w:ascii="Times New Roman" w:hAnsi="Times New Roman" w:cs="Times New Roman"/>
            <w:rPrChange w:id="2988" w:author="Valcin, Vieux" w:date="2025-10-24T13:15:00Z" w16du:dateUtc="2025-10-24T17:15:00Z">
              <w:rPr/>
            </w:rPrChange>
          </w:rPr>
          <w:instrText>"</w:instrText>
        </w:r>
        <w:r w:rsidRPr="00013E59">
          <w:rPr>
            <w:rFonts w:ascii="Times New Roman" w:hAnsi="Times New Roman" w:cs="Times New Roman"/>
          </w:rPr>
        </w:r>
        <w:r w:rsidRPr="00682C7E">
          <w:rPr>
            <w:rFonts w:ascii="Times New Roman" w:hAnsi="Times New Roman" w:cs="Times New Roman"/>
            <w:rPrChange w:id="2989" w:author="Valcin, Vieux" w:date="2025-10-24T13:15:00Z" w16du:dateUtc="2025-10-24T17:15:00Z">
              <w:rPr/>
            </w:rPrChange>
          </w:rPr>
          <w:fldChar w:fldCharType="separate"/>
        </w:r>
      </w:ins>
      <w:ins w:id="2990" w:author="Valcin, Vieux" w:date="2025-10-24T13:15:00Z">
        <w:r w:rsidRPr="00682C7E">
          <w:rPr>
            <w:rStyle w:val="Hyperlink"/>
            <w:rFonts w:ascii="Times New Roman" w:hAnsi="Times New Roman" w:cs="Times New Roman"/>
          </w:rPr>
          <w:t>https://arxiv.org/abs/2508.11978v1</w:t>
        </w:r>
      </w:ins>
      <w:ins w:id="2991" w:author="Valcin, Vieux" w:date="2025-10-24T13:15:00Z" w16du:dateUtc="2025-10-24T17:15:00Z">
        <w:r w:rsidRPr="00682C7E">
          <w:rPr>
            <w:rFonts w:ascii="Times New Roman" w:hAnsi="Times New Roman" w:cs="Times New Roman"/>
            <w:rPrChange w:id="2992" w:author="Valcin, Vieux" w:date="2025-10-24T13:15:00Z" w16du:dateUtc="2025-10-24T17:15:00Z">
              <w:rPr/>
            </w:rPrChange>
          </w:rPr>
          <w:fldChar w:fldCharType="end"/>
        </w:r>
      </w:ins>
    </w:p>
    <w:p w14:paraId="06ED0446" w14:textId="7B90CE28" w:rsidR="00500EBD" w:rsidDel="009F5C05" w:rsidRDefault="00000000" w:rsidP="009F5C05">
      <w:pPr>
        <w:pStyle w:val="ListParagraph"/>
        <w:ind w:left="960"/>
        <w:rPr>
          <w:del w:id="2993" w:author="Valcin, Vieux" w:date="2025-10-24T13:03:00Z" w16du:dateUtc="2025-10-24T17:03:00Z"/>
          <w:lang w:val="fr-FR"/>
        </w:rPr>
      </w:pPr>
      <w:del w:id="2994" w:author="Valcin, Vieux" w:date="2025-10-24T13:03:00Z" w16du:dateUtc="2025-10-24T17:03:00Z">
        <w:r w:rsidRPr="009F5C05" w:rsidDel="00F77CD3">
          <w:rPr>
            <w:lang w:val="fr-FR"/>
            <w:rPrChange w:id="2995" w:author="Valcin, Vieux" w:date="2025-10-24T14:03:00Z" w16du:dateUtc="2025-10-24T18:03:00Z">
              <w:rPr/>
            </w:rPrChange>
          </w:rPr>
          <w:delText xml:space="preserve">Bu, Y., Li, S., &amp; Zhang, M. (2025). </w:delText>
        </w:r>
        <w:r w:rsidRPr="00682C7E" w:rsidDel="00F77CD3">
          <w:delText>Boundary-aware optimization for hyperbolic neural networks. In Proceedings of the International Conference on Learning Representations (ICLR 2025).</w:delText>
        </w:r>
      </w:del>
    </w:p>
    <w:p w14:paraId="15477F7E" w14:textId="77777777" w:rsidR="009F5C05" w:rsidRPr="00682C7E" w:rsidRDefault="009F5C05">
      <w:pPr>
        <w:pStyle w:val="ListParagraph"/>
        <w:numPr>
          <w:ilvl w:val="0"/>
          <w:numId w:val="9"/>
        </w:numPr>
        <w:ind w:leftChars="0"/>
        <w:rPr>
          <w:ins w:id="2996" w:author="Valcin, Vieux" w:date="2025-10-24T14:03:00Z" w16du:dateUtc="2025-10-24T18:03:00Z"/>
        </w:rPr>
        <w:pPrChange w:id="2997" w:author="Valcin, Vieux" w:date="2025-10-24T14:03:00Z" w16du:dateUtc="2025-10-24T18:03:00Z">
          <w:pPr/>
        </w:pPrChange>
      </w:pPr>
    </w:p>
    <w:p w14:paraId="4DC997A5" w14:textId="0EF86B21" w:rsidR="00500EBD" w:rsidRPr="00682C7E" w:rsidDel="00F77CD3" w:rsidRDefault="00500EBD">
      <w:pPr>
        <w:pStyle w:val="ListParagraph"/>
        <w:numPr>
          <w:ilvl w:val="0"/>
          <w:numId w:val="9"/>
        </w:numPr>
        <w:ind w:leftChars="0"/>
        <w:rPr>
          <w:del w:id="2998" w:author="Valcin, Vieux" w:date="2025-10-24T13:03:00Z" w16du:dateUtc="2025-10-24T17:03:00Z"/>
        </w:rPr>
        <w:pPrChange w:id="2999" w:author="Valcin, Vieux" w:date="2025-10-24T14:03:00Z" w16du:dateUtc="2025-10-24T18:03:00Z">
          <w:pPr/>
        </w:pPrChange>
      </w:pPr>
    </w:p>
    <w:p w14:paraId="49CB60D8" w14:textId="36B97FCC" w:rsidR="00500EBD" w:rsidRPr="00682C7E" w:rsidDel="00F77CD3" w:rsidRDefault="00000000">
      <w:pPr>
        <w:pStyle w:val="ListParagraph"/>
        <w:numPr>
          <w:ilvl w:val="0"/>
          <w:numId w:val="9"/>
        </w:numPr>
        <w:ind w:leftChars="0"/>
        <w:rPr>
          <w:del w:id="3000" w:author="Valcin, Vieux" w:date="2025-10-24T13:03:00Z" w16du:dateUtc="2025-10-24T17:03:00Z"/>
        </w:rPr>
        <w:pPrChange w:id="3001" w:author="Valcin, Vieux" w:date="2025-10-24T14:03:00Z" w16du:dateUtc="2025-10-24T18:03:00Z">
          <w:pPr/>
        </w:pPrChange>
      </w:pPr>
      <w:del w:id="3002" w:author="Valcin, Vieux" w:date="2025-10-24T13:03:00Z" w16du:dateUtc="2025-10-24T17:03:00Z">
        <w:r w:rsidRPr="00682C7E" w:rsidDel="00F77CD3">
          <w:delText>Chami, I., Abu-El-Haija, S., Perozzi, B., &amp; Ré, C. (2020). Machine learning on hyperbolic spaces: Concepts and applications. Advances in Neural Information Processing Systems, 33, 8731–8746.</w:delText>
        </w:r>
      </w:del>
    </w:p>
    <w:p w14:paraId="1A4F1863" w14:textId="77777777" w:rsidR="00500EBD" w:rsidRPr="00682C7E" w:rsidDel="00F77CD3" w:rsidRDefault="00500EBD">
      <w:pPr>
        <w:pStyle w:val="ListParagraph"/>
        <w:numPr>
          <w:ilvl w:val="0"/>
          <w:numId w:val="9"/>
        </w:numPr>
        <w:ind w:leftChars="0"/>
        <w:rPr>
          <w:del w:id="3003" w:author="Valcin, Vieux" w:date="2025-10-24T13:04:00Z" w16du:dateUtc="2025-10-24T17:04:00Z"/>
        </w:rPr>
        <w:pPrChange w:id="3004" w:author="Valcin, Vieux" w:date="2025-10-24T14:03:00Z" w16du:dateUtc="2025-10-24T18:03:00Z">
          <w:pPr/>
        </w:pPrChange>
      </w:pPr>
    </w:p>
    <w:p w14:paraId="6767403D" w14:textId="0116BE81" w:rsidR="00500EBD" w:rsidRPr="00682C7E" w:rsidDel="00F77CD3" w:rsidRDefault="00000000">
      <w:pPr>
        <w:pStyle w:val="ListParagraph"/>
        <w:numPr>
          <w:ilvl w:val="0"/>
          <w:numId w:val="9"/>
        </w:numPr>
        <w:ind w:leftChars="0"/>
        <w:rPr>
          <w:del w:id="3005" w:author="Valcin, Vieux" w:date="2025-10-24T13:04:00Z" w16du:dateUtc="2025-10-24T17:04:00Z"/>
        </w:rPr>
        <w:pPrChange w:id="3006" w:author="Valcin, Vieux" w:date="2025-10-24T14:03:00Z" w16du:dateUtc="2025-10-24T18:03:00Z">
          <w:pPr/>
        </w:pPrChange>
      </w:pPr>
      <w:del w:id="3007" w:author="Valcin, Vieux" w:date="2025-10-24T13:04:00Z" w16du:dateUtc="2025-10-24T17:04:00Z">
        <w:r w:rsidRPr="00682C7E" w:rsidDel="00F77CD3">
          <w:delText>Davidson, T. R., Falorsi, L., De Haan, P., Forré, P., &amp; De Boer, P.-T. (2018). Hyperspherical variational auto-encoders. In Proceedings of the 34th Conference on Uncertainty in Artificial Intelligence (UAI 2018) (pp. 856–865).</w:delText>
        </w:r>
      </w:del>
    </w:p>
    <w:p w14:paraId="7F185FCA" w14:textId="77777777" w:rsidR="00500EBD" w:rsidRPr="00F77CD3" w:rsidDel="00F77CD3" w:rsidRDefault="00500EBD">
      <w:pPr>
        <w:pStyle w:val="ListParagraph"/>
        <w:numPr>
          <w:ilvl w:val="0"/>
          <w:numId w:val="9"/>
        </w:numPr>
        <w:ind w:leftChars="0"/>
        <w:rPr>
          <w:del w:id="3008" w:author="Valcin, Vieux" w:date="2025-10-24T13:04:00Z" w16du:dateUtc="2025-10-24T17:04:00Z"/>
        </w:rPr>
        <w:pPrChange w:id="3009" w:author="Valcin, Vieux" w:date="2025-10-24T14:03:00Z" w16du:dateUtc="2025-10-24T18:03:00Z">
          <w:pPr/>
        </w:pPrChange>
      </w:pPr>
    </w:p>
    <w:p w14:paraId="651FBD58" w14:textId="3F089A45" w:rsidR="00500EBD" w:rsidDel="00F77CD3" w:rsidRDefault="00000000">
      <w:pPr>
        <w:pStyle w:val="ListParagraph"/>
        <w:numPr>
          <w:ilvl w:val="0"/>
          <w:numId w:val="9"/>
        </w:numPr>
        <w:ind w:leftChars="0"/>
        <w:rPr>
          <w:del w:id="3010" w:author="Valcin, Vieux" w:date="2025-10-24T13:04:00Z" w16du:dateUtc="2025-10-24T17:04:00Z"/>
        </w:rPr>
        <w:pPrChange w:id="3011" w:author="Valcin, Vieux" w:date="2025-10-24T14:03:00Z" w16du:dateUtc="2025-10-24T18:03:00Z">
          <w:pPr/>
        </w:pPrChange>
      </w:pPr>
      <w:del w:id="3012" w:author="Valcin, Vieux" w:date="2025-10-24T13:04:00Z" w16du:dateUtc="2025-10-24T17:04:00Z">
        <w:r w:rsidRPr="00F77CD3" w:rsidDel="00F77CD3">
          <w:delText>Ganea, O.-E., Bécigneul, G., &amp; Hofmann, T. (2018). Hyperbolic neural networks. Advances in Neural Information Processing Systems, 31.</w:delText>
        </w:r>
      </w:del>
    </w:p>
    <w:p w14:paraId="0DAFC7A4" w14:textId="77777777" w:rsidR="00500EBD" w:rsidRPr="00F77CD3" w:rsidDel="00F77CD3" w:rsidRDefault="00500EBD">
      <w:pPr>
        <w:pStyle w:val="ListParagraph"/>
        <w:numPr>
          <w:ilvl w:val="0"/>
          <w:numId w:val="9"/>
        </w:numPr>
        <w:ind w:leftChars="0"/>
        <w:rPr>
          <w:del w:id="3013" w:author="Valcin, Vieux" w:date="2025-10-24T13:05:00Z" w16du:dateUtc="2025-10-24T17:05:00Z"/>
        </w:rPr>
        <w:pPrChange w:id="3014" w:author="Valcin, Vieux" w:date="2025-10-24T14:03:00Z" w16du:dateUtc="2025-10-24T18:03:00Z">
          <w:pPr/>
        </w:pPrChange>
      </w:pPr>
    </w:p>
    <w:p w14:paraId="2B8A9CEC" w14:textId="03D5F563" w:rsidR="00500EBD" w:rsidRPr="00F77CD3" w:rsidDel="00F77CD3" w:rsidRDefault="00000000">
      <w:pPr>
        <w:pStyle w:val="ListParagraph"/>
        <w:numPr>
          <w:ilvl w:val="0"/>
          <w:numId w:val="9"/>
        </w:numPr>
        <w:ind w:leftChars="0"/>
        <w:rPr>
          <w:del w:id="3015" w:author="Valcin, Vieux" w:date="2025-10-24T13:05:00Z" w16du:dateUtc="2025-10-24T17:05:00Z"/>
        </w:rPr>
        <w:pPrChange w:id="3016" w:author="Valcin, Vieux" w:date="2025-10-24T14:03:00Z" w16du:dateUtc="2025-10-24T18:03:00Z">
          <w:pPr/>
        </w:pPrChange>
      </w:pPr>
      <w:del w:id="3017" w:author="Valcin, Vieux" w:date="2025-10-24T13:05:00Z" w16du:dateUtc="2025-10-24T17:05:00Z">
        <w:r w:rsidRPr="00F77CD3" w:rsidDel="00F77CD3">
          <w:delText>Sala, F., De Sa, C., Gu, A., &amp; Ré, C. (2018). Representation tradeoffs for hyperbolic embeddings. In Proceedings of the 35th International Conference on Machine Learning (ICML 2018) (pp. 4460–4469).</w:delText>
        </w:r>
      </w:del>
    </w:p>
    <w:p w14:paraId="7FB2C201" w14:textId="77777777" w:rsidR="000E5AC4" w:rsidRPr="003D165E" w:rsidDel="00682C7E" w:rsidRDefault="000E5AC4">
      <w:pPr>
        <w:pStyle w:val="ListParagraph"/>
        <w:numPr>
          <w:ilvl w:val="0"/>
          <w:numId w:val="9"/>
        </w:numPr>
        <w:ind w:leftChars="0"/>
        <w:rPr>
          <w:del w:id="3018" w:author="Valcin, Vieux" w:date="2025-10-24T13:21:00Z" w16du:dateUtc="2025-10-24T17:21:00Z"/>
        </w:rPr>
        <w:pPrChange w:id="3019" w:author="Valcin, Vieux" w:date="2025-10-24T14:03:00Z" w16du:dateUtc="2025-10-24T18:03:00Z">
          <w:pPr>
            <w:numPr>
              <w:numId w:val="9"/>
            </w:numPr>
            <w:tabs>
              <w:tab w:val="num" w:pos="426"/>
            </w:tabs>
            <w:ind w:left="906" w:hanging="480"/>
          </w:pPr>
        </w:pPrChange>
      </w:pPr>
      <w:ins w:id="3020" w:author="Valcin, Vieux" w:date="2025-10-24T10:11:00Z">
        <w:r w:rsidRPr="003D165E">
          <w:t xml:space="preserve">Zhang, S., &amp; Li, Y. (2025). </w:t>
        </w:r>
        <w:proofErr w:type="spellStart"/>
        <w:r w:rsidRPr="003D165E">
          <w:rPr>
            <w:i/>
            <w:iCs/>
          </w:rPr>
          <w:t>GGBall</w:t>
        </w:r>
        <w:proofErr w:type="spellEnd"/>
        <w:r w:rsidRPr="003D165E">
          <w:rPr>
            <w:i/>
            <w:iCs/>
          </w:rPr>
          <w:t xml:space="preserve">: Graph generative model on </w:t>
        </w:r>
        <w:proofErr w:type="spellStart"/>
        <w:r w:rsidRPr="003D165E">
          <w:rPr>
            <w:i/>
            <w:iCs/>
          </w:rPr>
          <w:t>Poincaré</w:t>
        </w:r>
        <w:proofErr w:type="spellEnd"/>
        <w:r w:rsidRPr="003D165E">
          <w:rPr>
            <w:i/>
            <w:iCs/>
          </w:rPr>
          <w:t xml:space="preserve"> ball</w:t>
        </w:r>
        <w:r w:rsidRPr="003D165E">
          <w:t xml:space="preserve">. </w:t>
        </w:r>
        <w:proofErr w:type="spellStart"/>
        <w:r w:rsidRPr="003D165E">
          <w:t>arXiv</w:t>
        </w:r>
        <w:proofErr w:type="spellEnd"/>
        <w:r w:rsidRPr="003D165E">
          <w:t xml:space="preserve">. </w:t>
        </w:r>
        <w:r w:rsidRPr="003D165E">
          <w:fldChar w:fldCharType="begin"/>
        </w:r>
        <w:r w:rsidRPr="003D165E">
          <w:instrText>HYPERLINK "https://arxiv.org/html/2506.07198v1" \t "_new"</w:instrText>
        </w:r>
        <w:r w:rsidRPr="003D165E">
          <w:fldChar w:fldCharType="separate"/>
        </w:r>
        <w:r w:rsidRPr="00F77CD3">
          <w:rPr>
            <w:rStyle w:val="Hyperlink"/>
            <w:rFonts w:ascii="Times New Roman" w:hAnsi="Times New Roman" w:cs="Times New Roman"/>
            <w:color w:val="auto"/>
          </w:rPr>
          <w:t>https://arxiv.org/html/2506.07198v1</w:t>
        </w:r>
      </w:ins>
      <w:ins w:id="3021" w:author="Valcin, Vieux" w:date="2025-10-24T10:11:00Z" w16du:dateUtc="2025-10-24T14:11:00Z">
        <w:r w:rsidRPr="003D165E">
          <w:fldChar w:fldCharType="end"/>
        </w:r>
      </w:ins>
    </w:p>
    <w:p w14:paraId="07C98A04" w14:textId="77777777" w:rsidR="00BA30BB" w:rsidRPr="00682C7E" w:rsidRDefault="00BA30BB">
      <w:pPr>
        <w:pStyle w:val="ListParagraph"/>
        <w:numPr>
          <w:ilvl w:val="0"/>
          <w:numId w:val="9"/>
        </w:numPr>
        <w:ind w:leftChars="0"/>
        <w:rPr>
          <w:rFonts w:ascii="Times New Roman" w:eastAsiaTheme="majorEastAsia" w:hAnsi="Times New Roman" w:cs="Times New Roman"/>
          <w:b/>
          <w:bCs/>
          <w:sz w:val="28"/>
          <w:szCs w:val="28"/>
          <w:rPrChange w:id="3022" w:author="Valcin, Vieux" w:date="2025-10-24T13:21:00Z" w16du:dateUtc="2025-10-24T17:21:00Z">
            <w:rPr>
              <w:rFonts w:eastAsiaTheme="majorEastAsia"/>
              <w:sz w:val="28"/>
              <w:szCs w:val="28"/>
            </w:rPr>
          </w:rPrChange>
        </w:rPr>
        <w:pPrChange w:id="3023" w:author="Valcin, Vieux" w:date="2025-10-24T14:03:00Z" w16du:dateUtc="2025-10-24T18:03:00Z">
          <w:pPr/>
        </w:pPrChange>
      </w:pPr>
      <w:del w:id="3024" w:author="Valcin, Vieux" w:date="2025-10-24T13:21:00Z" w16du:dateUtc="2025-10-24T17:21:00Z">
        <w:r w:rsidRPr="00682C7E" w:rsidDel="00682C7E">
          <w:rPr>
            <w:rFonts w:ascii="Times New Roman" w:hAnsi="Times New Roman" w:cs="Times New Roman"/>
            <w:rPrChange w:id="3025" w:author="Valcin, Vieux" w:date="2025-10-24T13:21:00Z" w16du:dateUtc="2025-10-24T17:21:00Z">
              <w:rPr/>
            </w:rPrChange>
          </w:rPr>
          <w:br w:type="page"/>
        </w:r>
      </w:del>
    </w:p>
    <w:p w14:paraId="73166C12" w14:textId="77777777" w:rsidR="009F5C05" w:rsidRDefault="009F5C05">
      <w:pPr>
        <w:rPr>
          <w:ins w:id="3026" w:author="Valcin, Vieux" w:date="2025-10-24T14:03:00Z" w16du:dateUtc="2025-10-24T18:03:00Z"/>
          <w:rFonts w:ascii="Times New Roman" w:eastAsiaTheme="majorEastAsia" w:hAnsi="Times New Roman" w:cs="Times New Roman"/>
          <w:b/>
          <w:bCs/>
          <w:sz w:val="28"/>
          <w:szCs w:val="28"/>
        </w:rPr>
      </w:pPr>
      <w:ins w:id="3027" w:author="Valcin, Vieux" w:date="2025-10-24T14:03:00Z" w16du:dateUtc="2025-10-24T18:03:00Z">
        <w:r>
          <w:rPr>
            <w:rFonts w:ascii="Times New Roman" w:hAnsi="Times New Roman" w:cs="Times New Roman"/>
          </w:rPr>
          <w:br w:type="page"/>
        </w:r>
      </w:ins>
    </w:p>
    <w:p w14:paraId="59C0736C" w14:textId="4987A01E" w:rsidR="00EF1988" w:rsidRPr="003D165E" w:rsidRDefault="00591BCA">
      <w:pPr>
        <w:pStyle w:val="Heading2"/>
        <w:rPr>
          <w:rFonts w:ascii="Times New Roman" w:hAnsi="Times New Roman" w:cs="Times New Roman"/>
          <w:color w:val="auto"/>
        </w:rPr>
      </w:pPr>
      <w:r w:rsidRPr="003D165E">
        <w:rPr>
          <w:rFonts w:ascii="Times New Roman" w:hAnsi="Times New Roman" w:cs="Times New Roman"/>
          <w:color w:val="auto"/>
        </w:rPr>
        <w:lastRenderedPageBreak/>
        <w:t>Appendix A: Implementation Details</w:t>
      </w:r>
      <w:bookmarkEnd w:id="2972"/>
      <w:bookmarkEnd w:id="2973"/>
    </w:p>
    <w:p w14:paraId="4718EA60" w14:textId="77777777" w:rsidR="00EF1988" w:rsidRPr="003D165E" w:rsidRDefault="00591BCA">
      <w:pPr>
        <w:pStyle w:val="Heading3"/>
        <w:rPr>
          <w:rFonts w:ascii="Times New Roman" w:hAnsi="Times New Roman" w:cs="Times New Roman"/>
          <w:color w:val="auto"/>
        </w:rPr>
      </w:pPr>
      <w:bookmarkStart w:id="3028" w:name="a.1-hyperparameters"/>
      <w:bookmarkStart w:id="3029" w:name="_Toc211774031"/>
      <w:r w:rsidRPr="003D165E">
        <w:rPr>
          <w:rFonts w:ascii="Times New Roman" w:hAnsi="Times New Roman" w:cs="Times New Roman"/>
          <w:color w:val="auto"/>
        </w:rPr>
        <w:t>A.1 Hyperparameters</w:t>
      </w:r>
      <w:bookmarkEnd w:id="3028"/>
      <w:bookmarkEnd w:id="3029"/>
    </w:p>
    <w:tbl>
      <w:tblPr>
        <w:tblStyle w:val="Table"/>
        <w:tblW w:w="3447" w:type="pct"/>
        <w:tblLook w:val="07E0" w:firstRow="1" w:lastRow="1" w:firstColumn="1" w:lastColumn="1" w:noHBand="1" w:noVBand="1"/>
      </w:tblPr>
      <w:tblGrid>
        <w:gridCol w:w="1625"/>
        <w:gridCol w:w="790"/>
        <w:gridCol w:w="4187"/>
      </w:tblGrid>
      <w:tr w:rsidR="003D165E" w:rsidRPr="003D165E" w14:paraId="11B51DBB" w14:textId="77777777" w:rsidTr="00A84493">
        <w:tc>
          <w:tcPr>
            <w:tcW w:w="1231" w:type="pct"/>
            <w:tcBorders>
              <w:bottom w:val="single" w:sz="0" w:space="0" w:color="auto"/>
            </w:tcBorders>
            <w:vAlign w:val="bottom"/>
          </w:tcPr>
          <w:p w14:paraId="21E42D2F"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Parameter</w:t>
            </w:r>
          </w:p>
        </w:tc>
        <w:tc>
          <w:tcPr>
            <w:tcW w:w="598" w:type="pct"/>
            <w:tcBorders>
              <w:bottom w:val="single" w:sz="0" w:space="0" w:color="auto"/>
            </w:tcBorders>
            <w:vAlign w:val="bottom"/>
          </w:tcPr>
          <w:p w14:paraId="49A6226A"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Value</w:t>
            </w:r>
          </w:p>
        </w:tc>
        <w:tc>
          <w:tcPr>
            <w:tcW w:w="3171" w:type="pct"/>
            <w:tcBorders>
              <w:bottom w:val="single" w:sz="0" w:space="0" w:color="auto"/>
            </w:tcBorders>
            <w:vAlign w:val="bottom"/>
          </w:tcPr>
          <w:p w14:paraId="05831B25"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Description</w:t>
            </w:r>
          </w:p>
        </w:tc>
      </w:tr>
      <w:tr w:rsidR="003D165E" w:rsidRPr="003D165E" w14:paraId="1F2FBB6A" w14:textId="77777777" w:rsidTr="00A84493">
        <w:tc>
          <w:tcPr>
            <w:tcW w:w="1231" w:type="pct"/>
          </w:tcPr>
          <w:p w14:paraId="6C4246C1" w14:textId="77777777" w:rsidR="00EF1988" w:rsidRPr="003D165E" w:rsidRDefault="00000000">
            <w:pPr>
              <w:pStyle w:val="Compact"/>
              <w:rPr>
                <w:rFonts w:ascii="Times New Roman" w:hAnsi="Times New Roman" w:cs="Times New Roman"/>
              </w:rPr>
            </w:pPr>
            <m:oMathPara>
              <m:oMath>
                <m:sSub>
                  <m:sSubPr>
                    <m:ctrlPr>
                      <w:ins w:id="3030"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text</m:t>
                    </m:r>
                  </m:sub>
                </m:sSub>
              </m:oMath>
            </m:oMathPara>
          </w:p>
        </w:tc>
        <w:tc>
          <w:tcPr>
            <w:tcW w:w="598" w:type="pct"/>
          </w:tcPr>
          <w:p w14:paraId="45A14051"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384</w:t>
            </w:r>
          </w:p>
        </w:tc>
        <w:tc>
          <w:tcPr>
            <w:tcW w:w="3171" w:type="pct"/>
          </w:tcPr>
          <w:p w14:paraId="562D33F9"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Text embedding dimension (Sentence-BERT)</w:t>
            </w:r>
          </w:p>
        </w:tc>
      </w:tr>
      <w:tr w:rsidR="003D165E" w:rsidRPr="003D165E" w14:paraId="34EB34A3" w14:textId="77777777" w:rsidTr="00A84493">
        <w:tc>
          <w:tcPr>
            <w:tcW w:w="1231" w:type="pct"/>
          </w:tcPr>
          <w:p w14:paraId="053590D3" w14:textId="77777777" w:rsidR="00EF1988" w:rsidRPr="003D165E" w:rsidRDefault="00000000">
            <w:pPr>
              <w:pStyle w:val="Compact"/>
              <w:rPr>
                <w:rFonts w:ascii="Times New Roman" w:hAnsi="Times New Roman" w:cs="Times New Roman"/>
              </w:rPr>
            </w:pPr>
            <m:oMathPara>
              <m:oMath>
                <m:sSub>
                  <m:sSubPr>
                    <m:ctrlPr>
                      <w:ins w:id="3031"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image</m:t>
                    </m:r>
                  </m:sub>
                </m:sSub>
              </m:oMath>
            </m:oMathPara>
          </w:p>
        </w:tc>
        <w:tc>
          <w:tcPr>
            <w:tcW w:w="598" w:type="pct"/>
          </w:tcPr>
          <w:p w14:paraId="7301B4C8"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512</w:t>
            </w:r>
          </w:p>
        </w:tc>
        <w:tc>
          <w:tcPr>
            <w:tcW w:w="3171" w:type="pct"/>
          </w:tcPr>
          <w:p w14:paraId="23815D76"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Image embedding dimension (CLIP)</w:t>
            </w:r>
          </w:p>
        </w:tc>
      </w:tr>
      <w:tr w:rsidR="003D165E" w:rsidRPr="003D165E" w14:paraId="7FAB6B4B" w14:textId="77777777" w:rsidTr="00A84493">
        <w:tc>
          <w:tcPr>
            <w:tcW w:w="1231" w:type="pct"/>
          </w:tcPr>
          <w:p w14:paraId="3E4F109B" w14:textId="77777777" w:rsidR="00EF1988" w:rsidRPr="003D165E" w:rsidRDefault="00000000">
            <w:pPr>
              <w:pStyle w:val="Compact"/>
              <w:rPr>
                <w:rFonts w:ascii="Times New Roman" w:hAnsi="Times New Roman" w:cs="Times New Roman"/>
              </w:rPr>
            </w:pPr>
            <m:oMathPara>
              <m:oMath>
                <m:sSub>
                  <m:sSubPr>
                    <m:ctrlPr>
                      <w:ins w:id="3032"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network</m:t>
                    </m:r>
                  </m:sub>
                </m:sSub>
              </m:oMath>
            </m:oMathPara>
          </w:p>
        </w:tc>
        <w:tc>
          <w:tcPr>
            <w:tcW w:w="598" w:type="pct"/>
          </w:tcPr>
          <w:p w14:paraId="7A3CD768"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128</w:t>
            </w:r>
          </w:p>
        </w:tc>
        <w:tc>
          <w:tcPr>
            <w:tcW w:w="3171" w:type="pct"/>
          </w:tcPr>
          <w:p w14:paraId="0B20AD77"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Network embedding dimension (Node2Vec)</w:t>
            </w:r>
          </w:p>
        </w:tc>
      </w:tr>
      <w:tr w:rsidR="003D165E" w:rsidRPr="003D165E" w14:paraId="05AA495B" w14:textId="77777777" w:rsidTr="00A84493">
        <w:tc>
          <w:tcPr>
            <w:tcW w:w="1231" w:type="pct"/>
          </w:tcPr>
          <w:p w14:paraId="6E401DDF" w14:textId="77777777" w:rsidR="0017407B" w:rsidRPr="003D165E" w:rsidRDefault="00000000">
            <w:pPr>
              <w:pStyle w:val="Compact"/>
              <w:rPr>
                <w:rFonts w:ascii="Times New Roman" w:eastAsia="MS Mincho" w:hAnsi="Times New Roman" w:cs="Times New Roman"/>
                <w:rPrChange w:id="3033" w:author="Valcin, Vieux" w:date="2025-10-24T11:35:00Z" w16du:dateUtc="2025-10-24T15:35:00Z">
                  <w:rPr>
                    <w:rFonts w:ascii="Cambria" w:eastAsia="MS Mincho" w:hAnsi="Cambria" w:cs="Times New Roman"/>
                  </w:rPr>
                </w:rPrChange>
              </w:rPr>
            </w:pPr>
            <m:oMathPara>
              <m:oMath>
                <m:sSub>
                  <m:sSubPr>
                    <m:ctrlPr>
                      <w:ins w:id="3034"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engagement</m:t>
                    </m:r>
                  </m:sub>
                </m:sSub>
              </m:oMath>
            </m:oMathPara>
          </w:p>
        </w:tc>
        <w:tc>
          <w:tcPr>
            <w:tcW w:w="598" w:type="pct"/>
          </w:tcPr>
          <w:p w14:paraId="2CC6D725" w14:textId="77777777" w:rsidR="0017407B" w:rsidRPr="003D165E" w:rsidRDefault="0017407B">
            <w:pPr>
              <w:pStyle w:val="Compact"/>
              <w:rPr>
                <w:rFonts w:ascii="Times New Roman" w:hAnsi="Times New Roman" w:cs="Times New Roman"/>
              </w:rPr>
            </w:pPr>
            <w:r w:rsidRPr="003D165E">
              <w:rPr>
                <w:rFonts w:ascii="Times New Roman" w:hAnsi="Times New Roman" w:cs="Times New Roman"/>
              </w:rPr>
              <w:t>32</w:t>
            </w:r>
          </w:p>
        </w:tc>
        <w:tc>
          <w:tcPr>
            <w:tcW w:w="3171" w:type="pct"/>
          </w:tcPr>
          <w:p w14:paraId="633865E7" w14:textId="77777777" w:rsidR="0017407B" w:rsidRPr="003D165E" w:rsidRDefault="0047587A">
            <w:pPr>
              <w:pStyle w:val="Compact"/>
              <w:rPr>
                <w:rFonts w:ascii="Times New Roman" w:hAnsi="Times New Roman" w:cs="Times New Roman"/>
              </w:rPr>
            </w:pPr>
            <w:r w:rsidRPr="003D165E">
              <w:rPr>
                <w:rFonts w:ascii="Times New Roman" w:hAnsi="Times New Roman" w:cs="Times New Roman"/>
              </w:rPr>
              <w:t>Engagement</w:t>
            </w:r>
            <w:r w:rsidR="0017407B" w:rsidRPr="003D165E">
              <w:rPr>
                <w:rFonts w:ascii="Times New Roman" w:hAnsi="Times New Roman" w:cs="Times New Roman"/>
              </w:rPr>
              <w:t xml:space="preserve"> embedding dimension</w:t>
            </w:r>
          </w:p>
        </w:tc>
      </w:tr>
      <w:tr w:rsidR="003D165E" w:rsidRPr="003D165E" w14:paraId="233398AC" w14:textId="77777777" w:rsidTr="00A84493">
        <w:tc>
          <w:tcPr>
            <w:tcW w:w="1231" w:type="pct"/>
          </w:tcPr>
          <w:p w14:paraId="70CCD3E4" w14:textId="77777777" w:rsidR="00EF1988" w:rsidRPr="003D165E" w:rsidRDefault="00591BCA">
            <w:pPr>
              <w:pStyle w:val="Compact"/>
              <w:rPr>
                <w:rFonts w:ascii="Times New Roman" w:hAnsi="Times New Roman" w:cs="Times New Roman"/>
              </w:rPr>
            </w:pPr>
            <m:oMathPara>
              <m:oMath>
                <m:r>
                  <w:rPr>
                    <w:rFonts w:ascii="Cambria Math" w:hAnsi="Cambria Math" w:cs="Times New Roman"/>
                  </w:rPr>
                  <m:t>d</m:t>
                </m:r>
              </m:oMath>
            </m:oMathPara>
          </w:p>
        </w:tc>
        <w:tc>
          <w:tcPr>
            <w:tcW w:w="598" w:type="pct"/>
          </w:tcPr>
          <w:p w14:paraId="7CE9B5A1"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32</w:t>
            </w:r>
          </w:p>
        </w:tc>
        <w:tc>
          <w:tcPr>
            <w:tcW w:w="3171" w:type="pct"/>
          </w:tcPr>
          <w:p w14:paraId="2CE9DF98"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Target low-dimensional dimension</w:t>
            </w:r>
          </w:p>
        </w:tc>
      </w:tr>
      <w:tr w:rsidR="003D165E" w:rsidRPr="003D165E" w14:paraId="265F67DC" w14:textId="77777777" w:rsidTr="00A84493">
        <w:tc>
          <w:tcPr>
            <w:tcW w:w="1231" w:type="pct"/>
          </w:tcPr>
          <w:p w14:paraId="0D74B8C8" w14:textId="77777777" w:rsidR="00EF1988" w:rsidRPr="003D165E" w:rsidRDefault="00000000">
            <w:pPr>
              <w:pStyle w:val="Compact"/>
              <w:rPr>
                <w:rFonts w:ascii="Times New Roman" w:hAnsi="Times New Roman" w:cs="Times New Roman"/>
              </w:rPr>
            </w:pPr>
            <m:oMathPara>
              <m:oMath>
                <m:sSub>
                  <m:sSubPr>
                    <m:ctrlPr>
                      <w:ins w:id="3035"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text</m:t>
                    </m:r>
                  </m:sub>
                </m:sSub>
              </m:oMath>
            </m:oMathPara>
          </w:p>
        </w:tc>
        <w:tc>
          <w:tcPr>
            <w:tcW w:w="598" w:type="pct"/>
          </w:tcPr>
          <w:p w14:paraId="51E19045"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0.</w:t>
            </w:r>
            <w:r w:rsidR="005F7388" w:rsidRPr="003D165E">
              <w:rPr>
                <w:rFonts w:ascii="Times New Roman" w:hAnsi="Times New Roman" w:cs="Times New Roman"/>
              </w:rPr>
              <w:t>54</w:t>
            </w:r>
          </w:p>
        </w:tc>
        <w:tc>
          <w:tcPr>
            <w:tcW w:w="3171" w:type="pct"/>
          </w:tcPr>
          <w:p w14:paraId="55688912"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Text modality weight</w:t>
            </w:r>
          </w:p>
        </w:tc>
      </w:tr>
      <w:tr w:rsidR="003D165E" w:rsidRPr="003D165E" w14:paraId="07002897" w14:textId="77777777" w:rsidTr="00A84493">
        <w:tc>
          <w:tcPr>
            <w:tcW w:w="1231" w:type="pct"/>
          </w:tcPr>
          <w:p w14:paraId="3520211D" w14:textId="77777777" w:rsidR="00EF1988" w:rsidRPr="003D165E" w:rsidRDefault="00000000">
            <w:pPr>
              <w:pStyle w:val="Compact"/>
              <w:rPr>
                <w:rFonts w:ascii="Times New Roman" w:hAnsi="Times New Roman" w:cs="Times New Roman"/>
              </w:rPr>
            </w:pPr>
            <m:oMathPara>
              <m:oMath>
                <m:sSub>
                  <m:sSubPr>
                    <m:ctrlPr>
                      <w:ins w:id="3036"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image</m:t>
                    </m:r>
                  </m:sub>
                </m:sSub>
              </m:oMath>
            </m:oMathPara>
          </w:p>
        </w:tc>
        <w:tc>
          <w:tcPr>
            <w:tcW w:w="598" w:type="pct"/>
          </w:tcPr>
          <w:p w14:paraId="2CA3263C"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0.</w:t>
            </w:r>
            <w:r w:rsidR="005F7388" w:rsidRPr="003D165E">
              <w:rPr>
                <w:rFonts w:ascii="Times New Roman" w:hAnsi="Times New Roman" w:cs="Times New Roman"/>
              </w:rPr>
              <w:t>18</w:t>
            </w:r>
          </w:p>
        </w:tc>
        <w:tc>
          <w:tcPr>
            <w:tcW w:w="3171" w:type="pct"/>
          </w:tcPr>
          <w:p w14:paraId="09FE9754"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Image modality weight</w:t>
            </w:r>
          </w:p>
        </w:tc>
      </w:tr>
      <w:tr w:rsidR="003D165E" w:rsidRPr="003D165E" w14:paraId="133D15C8" w14:textId="77777777" w:rsidTr="00A84493">
        <w:tc>
          <w:tcPr>
            <w:tcW w:w="1231" w:type="pct"/>
          </w:tcPr>
          <w:p w14:paraId="2C21EFBD" w14:textId="77777777" w:rsidR="00EF1988" w:rsidRPr="003D165E" w:rsidRDefault="00000000">
            <w:pPr>
              <w:pStyle w:val="Compact"/>
              <w:rPr>
                <w:rFonts w:ascii="Times New Roman" w:hAnsi="Times New Roman" w:cs="Times New Roman"/>
              </w:rPr>
            </w:pPr>
            <m:oMathPara>
              <m:oMath>
                <m:sSub>
                  <m:sSubPr>
                    <m:ctrlPr>
                      <w:ins w:id="3037"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network</m:t>
                    </m:r>
                  </m:sub>
                </m:sSub>
              </m:oMath>
            </m:oMathPara>
          </w:p>
        </w:tc>
        <w:tc>
          <w:tcPr>
            <w:tcW w:w="598" w:type="pct"/>
          </w:tcPr>
          <w:p w14:paraId="2CF6F90F"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0.</w:t>
            </w:r>
            <w:r w:rsidR="0017407B" w:rsidRPr="003D165E">
              <w:rPr>
                <w:rFonts w:ascii="Times New Roman" w:hAnsi="Times New Roman" w:cs="Times New Roman"/>
              </w:rPr>
              <w:t>1</w:t>
            </w:r>
            <w:r w:rsidR="005F7388" w:rsidRPr="003D165E">
              <w:rPr>
                <w:rFonts w:ascii="Times New Roman" w:hAnsi="Times New Roman" w:cs="Times New Roman"/>
              </w:rPr>
              <w:t>8</w:t>
            </w:r>
          </w:p>
        </w:tc>
        <w:tc>
          <w:tcPr>
            <w:tcW w:w="3171" w:type="pct"/>
          </w:tcPr>
          <w:p w14:paraId="19BD6E4C"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Network modality weight</w:t>
            </w:r>
          </w:p>
        </w:tc>
      </w:tr>
      <w:tr w:rsidR="003D165E" w:rsidRPr="003D165E" w14:paraId="24116E77" w14:textId="77777777" w:rsidTr="00A84493">
        <w:tc>
          <w:tcPr>
            <w:tcW w:w="1231" w:type="pct"/>
          </w:tcPr>
          <w:p w14:paraId="297947AA" w14:textId="77777777" w:rsidR="0017407B" w:rsidRPr="003D165E" w:rsidRDefault="00000000">
            <w:pPr>
              <w:pStyle w:val="Compact"/>
              <w:rPr>
                <w:rFonts w:ascii="Times New Roman" w:eastAsia="MS Mincho" w:hAnsi="Times New Roman" w:cs="Times New Roman"/>
                <w:rPrChange w:id="3038" w:author="Valcin, Vieux" w:date="2025-10-24T11:35:00Z" w16du:dateUtc="2025-10-24T15:35:00Z">
                  <w:rPr>
                    <w:rFonts w:ascii="Cambria" w:eastAsia="MS Mincho" w:hAnsi="Cambria" w:cs="Times New Roman"/>
                  </w:rPr>
                </w:rPrChange>
              </w:rPr>
            </w:pPr>
            <m:oMathPara>
              <m:oMath>
                <m:sSub>
                  <m:sSubPr>
                    <m:ctrlPr>
                      <w:ins w:id="3039" w:author="Valcin, Vieux" w:date="2025-10-24T11:34:00Z" w16du:dateUtc="2025-10-24T15:34:00Z">
                        <w:rPr>
                          <w:rFonts w:ascii="Cambria Math" w:hAnsi="Cambria Math" w:cs="Times New Roman"/>
                        </w:rPr>
                      </w:ins>
                    </m:ctrlPr>
                  </m:sSubPr>
                  <m:e>
                    <m:r>
                      <w:rPr>
                        <w:rFonts w:ascii="Cambria Math" w:hAnsi="Cambria Math" w:cs="Times New Roman"/>
                      </w:rPr>
                      <m:t>α</m:t>
                    </m:r>
                  </m:e>
                  <m:sub>
                    <m:r>
                      <w:rPr>
                        <w:rFonts w:ascii="Cambria Math" w:hAnsi="Cambria Math" w:cs="Times New Roman"/>
                      </w:rPr>
                      <m:t>engagement</m:t>
                    </m:r>
                  </m:sub>
                </m:sSub>
              </m:oMath>
            </m:oMathPara>
          </w:p>
        </w:tc>
        <w:tc>
          <w:tcPr>
            <w:tcW w:w="598" w:type="pct"/>
          </w:tcPr>
          <w:p w14:paraId="2CBF0C77" w14:textId="77777777" w:rsidR="0017407B" w:rsidRPr="003D165E" w:rsidRDefault="0017407B">
            <w:pPr>
              <w:pStyle w:val="Compact"/>
              <w:rPr>
                <w:rFonts w:ascii="Times New Roman" w:hAnsi="Times New Roman" w:cs="Times New Roman"/>
              </w:rPr>
            </w:pPr>
            <w:r w:rsidRPr="003D165E">
              <w:rPr>
                <w:rFonts w:ascii="Times New Roman" w:hAnsi="Times New Roman" w:cs="Times New Roman"/>
              </w:rPr>
              <w:t>0.1</w:t>
            </w:r>
            <w:r w:rsidR="005F7388" w:rsidRPr="003D165E">
              <w:rPr>
                <w:rFonts w:ascii="Times New Roman" w:hAnsi="Times New Roman" w:cs="Times New Roman"/>
              </w:rPr>
              <w:t>0</w:t>
            </w:r>
          </w:p>
        </w:tc>
        <w:tc>
          <w:tcPr>
            <w:tcW w:w="3171" w:type="pct"/>
          </w:tcPr>
          <w:p w14:paraId="384E048D" w14:textId="77777777" w:rsidR="0017407B" w:rsidRPr="003D165E" w:rsidRDefault="0047587A">
            <w:pPr>
              <w:pStyle w:val="Compact"/>
              <w:rPr>
                <w:rFonts w:ascii="Times New Roman" w:hAnsi="Times New Roman" w:cs="Times New Roman"/>
              </w:rPr>
            </w:pPr>
            <w:r w:rsidRPr="003D165E">
              <w:rPr>
                <w:rFonts w:ascii="Times New Roman" w:hAnsi="Times New Roman" w:cs="Times New Roman"/>
              </w:rPr>
              <w:t>Engagement</w:t>
            </w:r>
            <w:r w:rsidR="0017407B" w:rsidRPr="003D165E">
              <w:rPr>
                <w:rFonts w:ascii="Times New Roman" w:hAnsi="Times New Roman" w:cs="Times New Roman"/>
              </w:rPr>
              <w:t xml:space="preserve"> modality weight</w:t>
            </w:r>
          </w:p>
        </w:tc>
      </w:tr>
      <w:tr w:rsidR="003D165E" w:rsidRPr="003D165E" w14:paraId="4B38AFCF" w14:textId="77777777" w:rsidTr="00A84493">
        <w:tc>
          <w:tcPr>
            <w:tcW w:w="1231" w:type="pct"/>
          </w:tcPr>
          <w:p w14:paraId="4BC78B85" w14:textId="77777777" w:rsidR="00A84493" w:rsidRPr="003D165E" w:rsidRDefault="00000000">
            <w:pPr>
              <w:pStyle w:val="Compact"/>
              <w:rPr>
                <w:rFonts w:ascii="Times New Roman" w:eastAsia="MS Mincho" w:hAnsi="Times New Roman" w:cs="Times New Roman"/>
                <w:rPrChange w:id="3040" w:author="Valcin, Vieux" w:date="2025-10-24T11:35:00Z" w16du:dateUtc="2025-10-24T15:35:00Z">
                  <w:rPr>
                    <w:rFonts w:ascii="Cambria" w:eastAsia="MS Mincho" w:hAnsi="Cambria" w:cs="Times New Roman"/>
                  </w:rPr>
                </w:rPrChange>
              </w:rPr>
            </w:pPr>
            <m:oMathPara>
              <m:oMath>
                <m:sSub>
                  <m:sSubPr>
                    <m:ctrlPr>
                      <w:ins w:id="3041" w:author="Valcin, Vieux" w:date="2025-10-24T11:34:00Z" w16du:dateUtc="2025-10-24T15:34:00Z">
                        <w:rPr>
                          <w:rFonts w:ascii="Cambria Math" w:eastAsia="MS Mincho" w:hAnsi="Cambria Math" w:cs="Times New Roman"/>
                          <w:i/>
                        </w:rPr>
                      </w:ins>
                    </m:ctrlPr>
                  </m:sSubPr>
                  <m:e>
                    <m:r>
                      <w:rPr>
                        <w:rFonts w:ascii="Cambria Math" w:eastAsia="MS Mincho" w:hAnsi="Cambria Math" w:cs="Times New Roman"/>
                      </w:rPr>
                      <m:t>β</m:t>
                    </m:r>
                  </m:e>
                  <m:sub>
                    <m:r>
                      <w:rPr>
                        <w:rFonts w:ascii="Cambria Math" w:eastAsia="MS Mincho" w:hAnsi="Cambria Math" w:cs="Times New Roman"/>
                      </w:rPr>
                      <m:t>views</m:t>
                    </m:r>
                  </m:sub>
                </m:sSub>
              </m:oMath>
            </m:oMathPara>
          </w:p>
        </w:tc>
        <w:tc>
          <w:tcPr>
            <w:tcW w:w="598" w:type="pct"/>
          </w:tcPr>
          <w:p w14:paraId="41404150" w14:textId="77777777" w:rsidR="00A84493" w:rsidRPr="003D165E" w:rsidRDefault="00A42A9A">
            <w:pPr>
              <w:pStyle w:val="Compact"/>
              <w:rPr>
                <w:rFonts w:ascii="Times New Roman" w:hAnsi="Times New Roman" w:cs="Times New Roman"/>
              </w:rPr>
            </w:pPr>
            <w:r w:rsidRPr="003D165E">
              <w:rPr>
                <w:rFonts w:ascii="Times New Roman" w:hAnsi="Times New Roman" w:cs="Times New Roman"/>
              </w:rPr>
              <w:t>0.35</w:t>
            </w:r>
          </w:p>
        </w:tc>
        <w:tc>
          <w:tcPr>
            <w:tcW w:w="3171" w:type="pct"/>
          </w:tcPr>
          <w:p w14:paraId="5916654A" w14:textId="77777777" w:rsidR="00A84493" w:rsidRPr="003D165E" w:rsidRDefault="00A42A9A">
            <w:pPr>
              <w:pStyle w:val="Compact"/>
              <w:rPr>
                <w:rFonts w:ascii="Times New Roman" w:hAnsi="Times New Roman" w:cs="Times New Roman"/>
              </w:rPr>
            </w:pPr>
            <w:r w:rsidRPr="003D165E">
              <w:rPr>
                <w:rFonts w:ascii="Times New Roman" w:hAnsi="Times New Roman" w:cs="Times New Roman"/>
              </w:rPr>
              <w:t xml:space="preserve">Views </w:t>
            </w:r>
            <w:proofErr w:type="spellStart"/>
            <w:r w:rsidRPr="003D165E">
              <w:rPr>
                <w:rFonts w:ascii="Times New Roman" w:hAnsi="Times New Roman" w:cs="Times New Roman"/>
              </w:rPr>
              <w:t>subweight</w:t>
            </w:r>
            <w:proofErr w:type="spellEnd"/>
            <w:r w:rsidRPr="003D165E">
              <w:rPr>
                <w:rFonts w:ascii="Times New Roman" w:hAnsi="Times New Roman" w:cs="Times New Roman"/>
              </w:rPr>
              <w:t xml:space="preserve"> [Engagement]</w:t>
            </w:r>
          </w:p>
        </w:tc>
      </w:tr>
      <w:tr w:rsidR="003D165E" w:rsidRPr="003D165E" w14:paraId="1C5FEF1B" w14:textId="77777777" w:rsidTr="00A84493">
        <w:tc>
          <w:tcPr>
            <w:tcW w:w="1231" w:type="pct"/>
          </w:tcPr>
          <w:p w14:paraId="58BD6F90" w14:textId="77777777" w:rsidR="00A84493" w:rsidRPr="003D165E" w:rsidRDefault="00000000">
            <w:pPr>
              <w:pStyle w:val="Compact"/>
              <w:rPr>
                <w:rFonts w:ascii="Times New Roman" w:eastAsia="MS Mincho" w:hAnsi="Times New Roman" w:cs="Times New Roman"/>
                <w:rPrChange w:id="3042" w:author="Valcin, Vieux" w:date="2025-10-24T11:35:00Z" w16du:dateUtc="2025-10-24T15:35:00Z">
                  <w:rPr>
                    <w:rFonts w:ascii="Cambria" w:eastAsia="MS Mincho" w:hAnsi="Cambria" w:cs="Times New Roman"/>
                  </w:rPr>
                </w:rPrChange>
              </w:rPr>
            </w:pPr>
            <m:oMathPara>
              <m:oMath>
                <m:sSub>
                  <m:sSubPr>
                    <m:ctrlPr>
                      <w:ins w:id="3043" w:author="Valcin, Vieux" w:date="2025-10-24T11:34:00Z" w16du:dateUtc="2025-10-24T15:34:00Z">
                        <w:rPr>
                          <w:rFonts w:ascii="Cambria Math" w:eastAsia="MS Mincho" w:hAnsi="Cambria Math" w:cs="Times New Roman"/>
                          <w:i/>
                        </w:rPr>
                      </w:ins>
                    </m:ctrlPr>
                  </m:sSubPr>
                  <m:e>
                    <m:r>
                      <w:rPr>
                        <w:rFonts w:ascii="Cambria Math" w:eastAsia="MS Mincho" w:hAnsi="Cambria Math" w:cs="Times New Roman"/>
                      </w:rPr>
                      <m:t>β</m:t>
                    </m:r>
                  </m:e>
                  <m:sub>
                    <m:r>
                      <w:rPr>
                        <w:rFonts w:ascii="Cambria Math" w:eastAsia="MS Mincho" w:hAnsi="Cambria Math" w:cs="Times New Roman"/>
                      </w:rPr>
                      <m:t>comments</m:t>
                    </m:r>
                  </m:sub>
                </m:sSub>
              </m:oMath>
            </m:oMathPara>
          </w:p>
        </w:tc>
        <w:tc>
          <w:tcPr>
            <w:tcW w:w="598" w:type="pct"/>
          </w:tcPr>
          <w:p w14:paraId="766DDF92" w14:textId="77777777" w:rsidR="00A84493" w:rsidRPr="003D165E" w:rsidRDefault="00A42A9A">
            <w:pPr>
              <w:pStyle w:val="Compact"/>
              <w:rPr>
                <w:rFonts w:ascii="Times New Roman" w:hAnsi="Times New Roman" w:cs="Times New Roman"/>
              </w:rPr>
            </w:pPr>
            <w:r w:rsidRPr="003D165E">
              <w:rPr>
                <w:rFonts w:ascii="Times New Roman" w:hAnsi="Times New Roman" w:cs="Times New Roman"/>
              </w:rPr>
              <w:t>0.30</w:t>
            </w:r>
          </w:p>
        </w:tc>
        <w:tc>
          <w:tcPr>
            <w:tcW w:w="3171" w:type="pct"/>
          </w:tcPr>
          <w:p w14:paraId="7026D255" w14:textId="77777777" w:rsidR="00A84493" w:rsidRPr="003D165E" w:rsidRDefault="00A42A9A">
            <w:pPr>
              <w:pStyle w:val="Compact"/>
              <w:rPr>
                <w:rFonts w:ascii="Times New Roman" w:hAnsi="Times New Roman" w:cs="Times New Roman"/>
              </w:rPr>
            </w:pPr>
            <w:r w:rsidRPr="003D165E">
              <w:rPr>
                <w:rFonts w:ascii="Times New Roman" w:hAnsi="Times New Roman" w:cs="Times New Roman"/>
              </w:rPr>
              <w:t xml:space="preserve">Comments </w:t>
            </w:r>
            <w:proofErr w:type="spellStart"/>
            <w:r w:rsidRPr="003D165E">
              <w:rPr>
                <w:rFonts w:ascii="Times New Roman" w:hAnsi="Times New Roman" w:cs="Times New Roman"/>
              </w:rPr>
              <w:t>subweight</w:t>
            </w:r>
            <w:proofErr w:type="spellEnd"/>
            <w:r w:rsidRPr="003D165E">
              <w:rPr>
                <w:rFonts w:ascii="Times New Roman" w:hAnsi="Times New Roman" w:cs="Times New Roman"/>
              </w:rPr>
              <w:t xml:space="preserve"> [Engagement]</w:t>
            </w:r>
          </w:p>
        </w:tc>
      </w:tr>
      <w:tr w:rsidR="003D165E" w:rsidRPr="003D165E" w14:paraId="0CF2A3F8" w14:textId="77777777" w:rsidTr="00A84493">
        <w:tc>
          <w:tcPr>
            <w:tcW w:w="1231" w:type="pct"/>
          </w:tcPr>
          <w:p w14:paraId="2764ABC3" w14:textId="77777777" w:rsidR="00A84493" w:rsidRPr="003D165E" w:rsidRDefault="00000000">
            <w:pPr>
              <w:pStyle w:val="Compact"/>
              <w:rPr>
                <w:rFonts w:ascii="Times New Roman" w:eastAsia="MS Mincho" w:hAnsi="Times New Roman" w:cs="Times New Roman"/>
                <w:rPrChange w:id="3044" w:author="Valcin, Vieux" w:date="2025-10-24T11:35:00Z" w16du:dateUtc="2025-10-24T15:35:00Z">
                  <w:rPr>
                    <w:rFonts w:ascii="Cambria" w:eastAsia="MS Mincho" w:hAnsi="Cambria" w:cs="Times New Roman"/>
                  </w:rPr>
                </w:rPrChange>
              </w:rPr>
            </w:pPr>
            <m:oMathPara>
              <m:oMath>
                <m:sSub>
                  <m:sSubPr>
                    <m:ctrlPr>
                      <w:ins w:id="3045" w:author="Valcin, Vieux" w:date="2025-10-24T11:34:00Z" w16du:dateUtc="2025-10-24T15:34:00Z">
                        <w:rPr>
                          <w:rFonts w:ascii="Cambria Math" w:eastAsia="MS Mincho" w:hAnsi="Cambria Math" w:cs="Times New Roman"/>
                          <w:i/>
                        </w:rPr>
                      </w:ins>
                    </m:ctrlPr>
                  </m:sSubPr>
                  <m:e>
                    <m:r>
                      <w:rPr>
                        <w:rFonts w:ascii="Cambria Math" w:eastAsia="MS Mincho" w:hAnsi="Cambria Math" w:cs="Times New Roman"/>
                      </w:rPr>
                      <m:t>β</m:t>
                    </m:r>
                  </m:e>
                  <m:sub>
                    <m:r>
                      <w:rPr>
                        <w:rFonts w:ascii="Cambria Math" w:eastAsia="MS Mincho" w:hAnsi="Cambria Math" w:cs="Times New Roman"/>
                      </w:rPr>
                      <m:t>hashtags</m:t>
                    </m:r>
                  </m:sub>
                </m:sSub>
              </m:oMath>
            </m:oMathPara>
          </w:p>
        </w:tc>
        <w:tc>
          <w:tcPr>
            <w:tcW w:w="598" w:type="pct"/>
          </w:tcPr>
          <w:p w14:paraId="5C1E2038" w14:textId="77777777" w:rsidR="00A84493" w:rsidRPr="003D165E" w:rsidRDefault="00A42A9A">
            <w:pPr>
              <w:pStyle w:val="Compact"/>
              <w:rPr>
                <w:rFonts w:ascii="Times New Roman" w:hAnsi="Times New Roman" w:cs="Times New Roman"/>
              </w:rPr>
            </w:pPr>
            <w:r w:rsidRPr="003D165E">
              <w:rPr>
                <w:rFonts w:ascii="Times New Roman" w:hAnsi="Times New Roman" w:cs="Times New Roman"/>
              </w:rPr>
              <w:t>0.20</w:t>
            </w:r>
          </w:p>
        </w:tc>
        <w:tc>
          <w:tcPr>
            <w:tcW w:w="3171" w:type="pct"/>
          </w:tcPr>
          <w:p w14:paraId="0AC6F005" w14:textId="77777777" w:rsidR="00A84493" w:rsidRPr="003D165E" w:rsidRDefault="00A42A9A">
            <w:pPr>
              <w:pStyle w:val="Compact"/>
              <w:rPr>
                <w:rFonts w:ascii="Times New Roman" w:hAnsi="Times New Roman" w:cs="Times New Roman"/>
              </w:rPr>
            </w:pPr>
            <w:r w:rsidRPr="003D165E">
              <w:rPr>
                <w:rFonts w:ascii="Times New Roman" w:hAnsi="Times New Roman" w:cs="Times New Roman"/>
              </w:rPr>
              <w:t xml:space="preserve">Hashtags </w:t>
            </w:r>
            <w:proofErr w:type="spellStart"/>
            <w:r w:rsidRPr="003D165E">
              <w:rPr>
                <w:rFonts w:ascii="Times New Roman" w:hAnsi="Times New Roman" w:cs="Times New Roman"/>
              </w:rPr>
              <w:t>subweight</w:t>
            </w:r>
            <w:proofErr w:type="spellEnd"/>
            <w:r w:rsidRPr="003D165E">
              <w:rPr>
                <w:rFonts w:ascii="Times New Roman" w:hAnsi="Times New Roman" w:cs="Times New Roman"/>
              </w:rPr>
              <w:t xml:space="preserve"> [Engagement]</w:t>
            </w:r>
          </w:p>
        </w:tc>
      </w:tr>
      <w:tr w:rsidR="003D165E" w:rsidRPr="003D165E" w14:paraId="24A65E40" w14:textId="77777777" w:rsidTr="00A84493">
        <w:tc>
          <w:tcPr>
            <w:tcW w:w="1231" w:type="pct"/>
          </w:tcPr>
          <w:p w14:paraId="538924C1" w14:textId="77777777" w:rsidR="00A84493" w:rsidRPr="003D165E" w:rsidRDefault="00000000">
            <w:pPr>
              <w:pStyle w:val="Compact"/>
              <w:rPr>
                <w:rFonts w:ascii="Times New Roman" w:eastAsia="MS Mincho" w:hAnsi="Times New Roman" w:cs="Times New Roman"/>
                <w:rPrChange w:id="3046" w:author="Valcin, Vieux" w:date="2025-10-24T11:35:00Z" w16du:dateUtc="2025-10-24T15:35:00Z">
                  <w:rPr>
                    <w:rFonts w:ascii="Cambria" w:eastAsia="MS Mincho" w:hAnsi="Cambria" w:cs="Times New Roman"/>
                  </w:rPr>
                </w:rPrChange>
              </w:rPr>
            </w:pPr>
            <m:oMathPara>
              <m:oMath>
                <m:sSub>
                  <m:sSubPr>
                    <m:ctrlPr>
                      <w:ins w:id="3047" w:author="Valcin, Vieux" w:date="2025-10-24T11:34:00Z" w16du:dateUtc="2025-10-24T15:34:00Z">
                        <w:rPr>
                          <w:rFonts w:ascii="Cambria Math" w:eastAsia="MS Mincho" w:hAnsi="Cambria Math" w:cs="Times New Roman"/>
                          <w:i/>
                        </w:rPr>
                      </w:ins>
                    </m:ctrlPr>
                  </m:sSubPr>
                  <m:e>
                    <m:r>
                      <w:rPr>
                        <w:rFonts w:ascii="Cambria Math" w:eastAsia="MS Mincho" w:hAnsi="Cambria Math" w:cs="Times New Roman"/>
                      </w:rPr>
                      <m:t>β</m:t>
                    </m:r>
                  </m:e>
                  <m:sub>
                    <m:r>
                      <w:rPr>
                        <w:rFonts w:ascii="Cambria Math" w:eastAsia="MS Mincho" w:hAnsi="Cambria Math" w:cs="Times New Roman"/>
                      </w:rPr>
                      <m:t>likes</m:t>
                    </m:r>
                  </m:sub>
                </m:sSub>
              </m:oMath>
            </m:oMathPara>
          </w:p>
        </w:tc>
        <w:tc>
          <w:tcPr>
            <w:tcW w:w="598" w:type="pct"/>
          </w:tcPr>
          <w:p w14:paraId="4F53DAC7" w14:textId="77777777" w:rsidR="00A84493" w:rsidRPr="003D165E" w:rsidRDefault="00A42A9A">
            <w:pPr>
              <w:pStyle w:val="Compact"/>
              <w:rPr>
                <w:rFonts w:ascii="Times New Roman" w:hAnsi="Times New Roman" w:cs="Times New Roman"/>
              </w:rPr>
            </w:pPr>
            <w:r w:rsidRPr="003D165E">
              <w:rPr>
                <w:rFonts w:ascii="Times New Roman" w:hAnsi="Times New Roman" w:cs="Times New Roman"/>
              </w:rPr>
              <w:t>0.10</w:t>
            </w:r>
          </w:p>
        </w:tc>
        <w:tc>
          <w:tcPr>
            <w:tcW w:w="3171" w:type="pct"/>
          </w:tcPr>
          <w:p w14:paraId="5EFCD5E3" w14:textId="77777777" w:rsidR="00A84493" w:rsidRPr="003D165E" w:rsidRDefault="00A42A9A">
            <w:pPr>
              <w:pStyle w:val="Compact"/>
              <w:rPr>
                <w:rFonts w:ascii="Times New Roman" w:hAnsi="Times New Roman" w:cs="Times New Roman"/>
              </w:rPr>
            </w:pPr>
            <w:r w:rsidRPr="003D165E">
              <w:rPr>
                <w:rFonts w:ascii="Times New Roman" w:hAnsi="Times New Roman" w:cs="Times New Roman"/>
              </w:rPr>
              <w:t xml:space="preserve">Likes </w:t>
            </w:r>
            <w:proofErr w:type="spellStart"/>
            <w:r w:rsidRPr="003D165E">
              <w:rPr>
                <w:rFonts w:ascii="Times New Roman" w:hAnsi="Times New Roman" w:cs="Times New Roman"/>
              </w:rPr>
              <w:t>subweight</w:t>
            </w:r>
            <w:proofErr w:type="spellEnd"/>
            <w:r w:rsidRPr="003D165E">
              <w:rPr>
                <w:rFonts w:ascii="Times New Roman" w:hAnsi="Times New Roman" w:cs="Times New Roman"/>
              </w:rPr>
              <w:t xml:space="preserve"> [Engagement]</w:t>
            </w:r>
          </w:p>
        </w:tc>
      </w:tr>
      <w:tr w:rsidR="003D165E" w:rsidRPr="003D165E" w14:paraId="01C1D2C7" w14:textId="77777777" w:rsidTr="00A84493">
        <w:tc>
          <w:tcPr>
            <w:tcW w:w="1231" w:type="pct"/>
          </w:tcPr>
          <w:p w14:paraId="1D7A8F99" w14:textId="77777777" w:rsidR="00276C6B" w:rsidRPr="003D165E" w:rsidRDefault="00000000">
            <w:pPr>
              <w:pStyle w:val="Compact"/>
              <w:rPr>
                <w:rFonts w:ascii="Times New Roman" w:eastAsia="MS Mincho" w:hAnsi="Times New Roman" w:cs="Times New Roman"/>
                <w:rPrChange w:id="3048" w:author="Valcin, Vieux" w:date="2025-10-24T11:35:00Z" w16du:dateUtc="2025-10-24T15:35:00Z">
                  <w:rPr>
                    <w:rFonts w:ascii="Cambria" w:eastAsia="MS Mincho" w:hAnsi="Cambria" w:cs="Times New Roman"/>
                  </w:rPr>
                </w:rPrChange>
              </w:rPr>
            </w:pPr>
            <m:oMathPara>
              <m:oMath>
                <m:sSub>
                  <m:sSubPr>
                    <m:ctrlPr>
                      <w:ins w:id="3049" w:author="Valcin, Vieux" w:date="2025-10-24T11:34:00Z" w16du:dateUtc="2025-10-24T15:34:00Z">
                        <w:rPr>
                          <w:rFonts w:ascii="Cambria Math" w:eastAsia="MS Mincho" w:hAnsi="Cambria Math" w:cs="Times New Roman"/>
                          <w:i/>
                        </w:rPr>
                      </w:ins>
                    </m:ctrlPr>
                  </m:sSubPr>
                  <m:e>
                    <m:r>
                      <w:rPr>
                        <w:rFonts w:ascii="Cambria Math" w:eastAsia="MS Mincho" w:hAnsi="Cambria Math" w:cs="Times New Roman"/>
                      </w:rPr>
                      <m:t>β</m:t>
                    </m:r>
                  </m:e>
                  <m:sub>
                    <m:r>
                      <w:rPr>
                        <w:rFonts w:ascii="Cambria Math" w:eastAsia="MS Mincho" w:hAnsi="Cambria Math" w:cs="Times New Roman"/>
                      </w:rPr>
                      <m:t>saves</m:t>
                    </m:r>
                  </m:sub>
                </m:sSub>
              </m:oMath>
            </m:oMathPara>
          </w:p>
        </w:tc>
        <w:tc>
          <w:tcPr>
            <w:tcW w:w="598" w:type="pct"/>
          </w:tcPr>
          <w:p w14:paraId="01E3ABF7" w14:textId="77777777" w:rsidR="00276C6B" w:rsidRPr="003D165E" w:rsidRDefault="00A42A9A">
            <w:pPr>
              <w:pStyle w:val="Compact"/>
              <w:rPr>
                <w:rFonts w:ascii="Times New Roman" w:hAnsi="Times New Roman" w:cs="Times New Roman"/>
              </w:rPr>
            </w:pPr>
            <w:r w:rsidRPr="003D165E">
              <w:rPr>
                <w:rFonts w:ascii="Times New Roman" w:hAnsi="Times New Roman" w:cs="Times New Roman"/>
              </w:rPr>
              <w:t>0.05</w:t>
            </w:r>
          </w:p>
        </w:tc>
        <w:tc>
          <w:tcPr>
            <w:tcW w:w="3171" w:type="pct"/>
          </w:tcPr>
          <w:p w14:paraId="1648CBDE" w14:textId="77777777" w:rsidR="00276C6B" w:rsidRPr="003D165E" w:rsidRDefault="00A42A9A">
            <w:pPr>
              <w:pStyle w:val="Compact"/>
              <w:rPr>
                <w:rFonts w:ascii="Times New Roman" w:hAnsi="Times New Roman" w:cs="Times New Roman"/>
              </w:rPr>
            </w:pPr>
            <w:r w:rsidRPr="003D165E">
              <w:rPr>
                <w:rFonts w:ascii="Times New Roman" w:hAnsi="Times New Roman" w:cs="Times New Roman"/>
              </w:rPr>
              <w:t xml:space="preserve">Saves </w:t>
            </w:r>
            <w:proofErr w:type="spellStart"/>
            <w:r w:rsidRPr="003D165E">
              <w:rPr>
                <w:rFonts w:ascii="Times New Roman" w:hAnsi="Times New Roman" w:cs="Times New Roman"/>
              </w:rPr>
              <w:t>subweight</w:t>
            </w:r>
            <w:proofErr w:type="spellEnd"/>
            <w:r w:rsidRPr="003D165E">
              <w:rPr>
                <w:rFonts w:ascii="Times New Roman" w:hAnsi="Times New Roman" w:cs="Times New Roman"/>
              </w:rPr>
              <w:t xml:space="preserve"> [Engagement]</w:t>
            </w:r>
          </w:p>
        </w:tc>
      </w:tr>
      <w:tr w:rsidR="003D165E" w:rsidRPr="003D165E" w14:paraId="79F56997" w14:textId="77777777" w:rsidTr="00A84493">
        <w:tc>
          <w:tcPr>
            <w:tcW w:w="1231" w:type="pct"/>
          </w:tcPr>
          <w:p w14:paraId="03BFDF95" w14:textId="77777777" w:rsidR="00EF1988" w:rsidRPr="003D165E" w:rsidRDefault="00591BCA">
            <w:pPr>
              <w:pStyle w:val="Compact"/>
              <w:rPr>
                <w:rFonts w:ascii="Times New Roman" w:hAnsi="Times New Roman" w:cs="Times New Roman"/>
              </w:rPr>
            </w:pPr>
            <m:oMathPara>
              <m:oMath>
                <m:r>
                  <w:rPr>
                    <w:rFonts w:ascii="Cambria Math" w:hAnsi="Cambria Math" w:cs="Times New Roman"/>
                  </w:rPr>
                  <m:t>k</m:t>
                </m:r>
              </m:oMath>
            </m:oMathPara>
          </w:p>
        </w:tc>
        <w:tc>
          <w:tcPr>
            <w:tcW w:w="598" w:type="pct"/>
          </w:tcPr>
          <w:p w14:paraId="72F10EF3"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15</w:t>
            </w:r>
          </w:p>
        </w:tc>
        <w:tc>
          <w:tcPr>
            <w:tcW w:w="3171" w:type="pct"/>
          </w:tcPr>
          <w:p w14:paraId="24D77D7A"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Number of neighbors</w:t>
            </w:r>
          </w:p>
        </w:tc>
      </w:tr>
      <w:tr w:rsidR="003D165E" w:rsidRPr="003D165E" w14:paraId="117C58A5" w14:textId="77777777" w:rsidTr="00A84493">
        <w:tc>
          <w:tcPr>
            <w:tcW w:w="1231" w:type="pct"/>
          </w:tcPr>
          <w:p w14:paraId="56E0AF81" w14:textId="77777777" w:rsidR="00EF1988" w:rsidRPr="003D165E" w:rsidRDefault="00591BCA">
            <w:pPr>
              <w:pStyle w:val="Compact"/>
              <w:rPr>
                <w:rFonts w:ascii="Times New Roman" w:hAnsi="Times New Roman" w:cs="Times New Roman"/>
              </w:rPr>
            </w:pPr>
            <m:oMathPara>
              <m:oMath>
                <m:r>
                  <w:rPr>
                    <w:rFonts w:ascii="Cambria Math" w:hAnsi="Cambria Math" w:cs="Times New Roman"/>
                  </w:rPr>
                  <m:t>E</m:t>
                </m:r>
              </m:oMath>
            </m:oMathPara>
          </w:p>
        </w:tc>
        <w:tc>
          <w:tcPr>
            <w:tcW w:w="598" w:type="pct"/>
          </w:tcPr>
          <w:p w14:paraId="04B9C634"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200</w:t>
            </w:r>
          </w:p>
        </w:tc>
        <w:tc>
          <w:tcPr>
            <w:tcW w:w="3171" w:type="pct"/>
          </w:tcPr>
          <w:p w14:paraId="65F5604D"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Optimization epochs</w:t>
            </w:r>
          </w:p>
        </w:tc>
      </w:tr>
      <w:tr w:rsidR="003D165E" w:rsidRPr="003D165E" w14:paraId="7ABA3C16" w14:textId="77777777" w:rsidTr="00A84493">
        <w:tc>
          <w:tcPr>
            <w:tcW w:w="1231" w:type="pct"/>
          </w:tcPr>
          <w:p w14:paraId="6A617048" w14:textId="77777777" w:rsidR="00EF1988" w:rsidRPr="003D165E" w:rsidRDefault="00591BCA">
            <w:pPr>
              <w:pStyle w:val="Compact"/>
              <w:rPr>
                <w:rFonts w:ascii="Times New Roman" w:hAnsi="Times New Roman" w:cs="Times New Roman"/>
              </w:rPr>
            </w:pPr>
            <m:oMathPara>
              <m:oMath>
                <m:r>
                  <w:rPr>
                    <w:rFonts w:ascii="Cambria Math" w:hAnsi="Cambria Math" w:cs="Times New Roman"/>
                  </w:rPr>
                  <m:t>η</m:t>
                </m:r>
              </m:oMath>
            </m:oMathPara>
          </w:p>
        </w:tc>
        <w:tc>
          <w:tcPr>
            <w:tcW w:w="598" w:type="pct"/>
          </w:tcPr>
          <w:p w14:paraId="371D58CB"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0.01</w:t>
            </w:r>
          </w:p>
        </w:tc>
        <w:tc>
          <w:tcPr>
            <w:tcW w:w="3171" w:type="pct"/>
          </w:tcPr>
          <w:p w14:paraId="7BE42707"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Learning rate</w:t>
            </w:r>
          </w:p>
        </w:tc>
      </w:tr>
      <w:tr w:rsidR="003D165E" w:rsidRPr="003D165E" w14:paraId="702D3020" w14:textId="77777777" w:rsidTr="00A84493">
        <w:tc>
          <w:tcPr>
            <w:tcW w:w="1231" w:type="pct"/>
          </w:tcPr>
          <w:p w14:paraId="55A024A2" w14:textId="77777777" w:rsidR="00EF1988" w:rsidRPr="003D165E" w:rsidRDefault="00591BCA">
            <w:pPr>
              <w:pStyle w:val="Compact"/>
              <w:rPr>
                <w:rFonts w:ascii="Times New Roman" w:hAnsi="Times New Roman" w:cs="Times New Roman"/>
              </w:rPr>
            </w:pPr>
            <m:oMathPara>
              <m:oMath>
                <m:r>
                  <w:rPr>
                    <w:rFonts w:ascii="Cambria Math" w:hAnsi="Cambria Math" w:cs="Times New Roman"/>
                  </w:rPr>
                  <m:t>γ</m:t>
                </m:r>
              </m:oMath>
            </m:oMathPara>
          </w:p>
        </w:tc>
        <w:tc>
          <w:tcPr>
            <w:tcW w:w="598" w:type="pct"/>
          </w:tcPr>
          <w:p w14:paraId="7BAA3270"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2.0</w:t>
            </w:r>
          </w:p>
        </w:tc>
        <w:tc>
          <w:tcPr>
            <w:tcW w:w="3171" w:type="pct"/>
          </w:tcPr>
          <w:p w14:paraId="4B5DFFDA"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Contrastive margin</w:t>
            </w:r>
          </w:p>
        </w:tc>
      </w:tr>
      <w:tr w:rsidR="003D165E" w:rsidRPr="003D165E" w14:paraId="66554CAD" w14:textId="77777777" w:rsidTr="00A84493">
        <w:tc>
          <w:tcPr>
            <w:tcW w:w="1231" w:type="pct"/>
          </w:tcPr>
          <w:p w14:paraId="109C24FA" w14:textId="77777777" w:rsidR="00EF1988" w:rsidRPr="003D165E" w:rsidRDefault="00000000">
            <w:pPr>
              <w:pStyle w:val="Compact"/>
              <w:rPr>
                <w:rFonts w:ascii="Times New Roman" w:hAnsi="Times New Roman" w:cs="Times New Roman"/>
              </w:rPr>
            </w:pPr>
            <m:oMathPara>
              <m:oMath>
                <m:sSub>
                  <m:sSubPr>
                    <m:ctrlPr>
                      <w:ins w:id="3050" w:author="Valcin, Vieux" w:date="2025-10-24T11:34:00Z" w16du:dateUtc="2025-10-24T15:34:00Z">
                        <w:rPr>
                          <w:rFonts w:ascii="Cambria Math" w:hAnsi="Cambria Math" w:cs="Times New Roman"/>
                        </w:rPr>
                      </w:ins>
                    </m:ctrlPr>
                  </m:sSubPr>
                  <m:e>
                    <m:r>
                      <w:rPr>
                        <w:rFonts w:ascii="Cambria Math" w:hAnsi="Cambria Math" w:cs="Times New Roman"/>
                      </w:rPr>
                      <m:t>λ</m:t>
                    </m:r>
                  </m:e>
                  <m:sub>
                    <m:r>
                      <w:rPr>
                        <w:rFonts w:ascii="Cambria Math" w:hAnsi="Cambria Math" w:cs="Times New Roman"/>
                      </w:rPr>
                      <m:t>contrast</m:t>
                    </m:r>
                  </m:sub>
                </m:sSub>
              </m:oMath>
            </m:oMathPara>
          </w:p>
        </w:tc>
        <w:tc>
          <w:tcPr>
            <w:tcW w:w="598" w:type="pct"/>
          </w:tcPr>
          <w:p w14:paraId="51434D48"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0.1</w:t>
            </w:r>
          </w:p>
        </w:tc>
        <w:tc>
          <w:tcPr>
            <w:tcW w:w="3171" w:type="pct"/>
          </w:tcPr>
          <w:p w14:paraId="1DF8A16B"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Contrastive loss weight</w:t>
            </w:r>
          </w:p>
        </w:tc>
      </w:tr>
      <w:tr w:rsidR="003D165E" w:rsidRPr="003D165E" w14:paraId="53B6DC6E" w14:textId="77777777" w:rsidTr="00A84493">
        <w:tc>
          <w:tcPr>
            <w:tcW w:w="1231" w:type="pct"/>
          </w:tcPr>
          <w:p w14:paraId="716B7BA3" w14:textId="77777777" w:rsidR="00EF1988" w:rsidRPr="003D165E" w:rsidRDefault="00000000">
            <w:pPr>
              <w:pStyle w:val="Compact"/>
              <w:rPr>
                <w:rFonts w:ascii="Times New Roman" w:hAnsi="Times New Roman" w:cs="Times New Roman"/>
              </w:rPr>
            </w:pPr>
            <m:oMathPara>
              <m:oMath>
                <m:sSub>
                  <m:sSubPr>
                    <m:ctrlPr>
                      <w:ins w:id="3051" w:author="Valcin, Vieux" w:date="2025-10-24T11:34:00Z" w16du:dateUtc="2025-10-24T15:34:00Z">
                        <w:rPr>
                          <w:rFonts w:ascii="Cambria Math" w:hAnsi="Cambria Math" w:cs="Times New Roman"/>
                        </w:rPr>
                      </w:ins>
                    </m:ctrlPr>
                  </m:sSubPr>
                  <m:e>
                    <m:r>
                      <w:rPr>
                        <w:rFonts w:ascii="Cambria Math" w:hAnsi="Cambria Math" w:cs="Times New Roman"/>
                      </w:rPr>
                      <m:t>λ</m:t>
                    </m:r>
                  </m:e>
                  <m:sub>
                    <m:r>
                      <w:rPr>
                        <w:rFonts w:ascii="Cambria Math" w:hAnsi="Cambria Math" w:cs="Times New Roman"/>
                      </w:rPr>
                      <m:t>boundary</m:t>
                    </m:r>
                  </m:sub>
                </m:sSub>
              </m:oMath>
            </m:oMathPara>
          </w:p>
        </w:tc>
        <w:tc>
          <w:tcPr>
            <w:tcW w:w="598" w:type="pct"/>
          </w:tcPr>
          <w:p w14:paraId="4373008B"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0.01</w:t>
            </w:r>
          </w:p>
        </w:tc>
        <w:tc>
          <w:tcPr>
            <w:tcW w:w="3171" w:type="pct"/>
          </w:tcPr>
          <w:p w14:paraId="2DE8B6BA"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Boundary regularization weight</w:t>
            </w:r>
          </w:p>
        </w:tc>
      </w:tr>
      <w:tr w:rsidR="003D165E" w:rsidRPr="003D165E" w14:paraId="3EFDC825" w14:textId="77777777" w:rsidTr="00A84493">
        <w:tc>
          <w:tcPr>
            <w:tcW w:w="1231" w:type="pct"/>
          </w:tcPr>
          <w:p w14:paraId="29334027" w14:textId="77777777" w:rsidR="00EF1988" w:rsidRPr="003D165E" w:rsidRDefault="00591BCA">
            <w:pPr>
              <w:pStyle w:val="Compact"/>
              <w:rPr>
                <w:rFonts w:ascii="Times New Roman" w:hAnsi="Times New Roman" w:cs="Times New Roman"/>
              </w:rPr>
            </w:pPr>
            <m:oMathPara>
              <m:oMath>
                <m:r>
                  <w:rPr>
                    <w:rFonts w:ascii="Cambria Math" w:hAnsi="Cambria Math" w:cs="Times New Roman"/>
                  </w:rPr>
                  <m:t>τ</m:t>
                </m:r>
              </m:oMath>
            </m:oMathPara>
          </w:p>
        </w:tc>
        <w:tc>
          <w:tcPr>
            <w:tcW w:w="598" w:type="pct"/>
          </w:tcPr>
          <w:p w14:paraId="2E30E9FE"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0.95</w:t>
            </w:r>
          </w:p>
        </w:tc>
        <w:tc>
          <w:tcPr>
            <w:tcW w:w="3171" w:type="pct"/>
          </w:tcPr>
          <w:p w14:paraId="258D763D"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Boundary threshold</w:t>
            </w:r>
          </w:p>
        </w:tc>
      </w:tr>
      <w:tr w:rsidR="003D165E" w:rsidRPr="003D165E" w14:paraId="5499F9EA" w14:textId="77777777" w:rsidTr="00A84493">
        <w:tc>
          <w:tcPr>
            <w:tcW w:w="1231" w:type="pct"/>
          </w:tcPr>
          <w:p w14:paraId="28F3FFF2" w14:textId="77777777" w:rsidR="00EF1988" w:rsidRPr="003D165E" w:rsidRDefault="00000000">
            <w:pPr>
              <w:pStyle w:val="Compact"/>
              <w:rPr>
                <w:rFonts w:ascii="Times New Roman" w:hAnsi="Times New Roman" w:cs="Times New Roman"/>
              </w:rPr>
            </w:pPr>
            <m:oMathPara>
              <m:oMath>
                <m:sSub>
                  <m:sSubPr>
                    <m:ctrlPr>
                      <w:ins w:id="3052"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h</m:t>
                    </m:r>
                  </m:sub>
                </m:sSub>
              </m:oMath>
            </m:oMathPara>
          </w:p>
        </w:tc>
        <w:tc>
          <w:tcPr>
            <w:tcW w:w="598" w:type="pct"/>
          </w:tcPr>
          <w:p w14:paraId="33AEABD9"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128</w:t>
            </w:r>
          </w:p>
        </w:tc>
        <w:tc>
          <w:tcPr>
            <w:tcW w:w="3171" w:type="pct"/>
          </w:tcPr>
          <w:p w14:paraId="4F0381DE"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Siamese hidden dimension</w:t>
            </w:r>
          </w:p>
        </w:tc>
      </w:tr>
      <w:tr w:rsidR="003D165E" w:rsidRPr="003D165E" w14:paraId="01284014" w14:textId="77777777" w:rsidTr="00A84493">
        <w:tc>
          <w:tcPr>
            <w:tcW w:w="1231" w:type="pct"/>
          </w:tcPr>
          <w:p w14:paraId="32155ECD" w14:textId="77777777" w:rsidR="00EF1988" w:rsidRPr="003D165E" w:rsidRDefault="00000000">
            <w:pPr>
              <w:pStyle w:val="Compact"/>
              <w:rPr>
                <w:rFonts w:ascii="Times New Roman" w:hAnsi="Times New Roman" w:cs="Times New Roman"/>
              </w:rPr>
            </w:pPr>
            <m:oMathPara>
              <m:oMath>
                <m:sSub>
                  <m:sSubPr>
                    <m:ctrlPr>
                      <w:ins w:id="3053"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o</m:t>
                    </m:r>
                  </m:sub>
                </m:sSub>
              </m:oMath>
            </m:oMathPara>
          </w:p>
        </w:tc>
        <w:tc>
          <w:tcPr>
            <w:tcW w:w="598" w:type="pct"/>
          </w:tcPr>
          <w:p w14:paraId="78E29B50"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32</w:t>
            </w:r>
          </w:p>
        </w:tc>
        <w:tc>
          <w:tcPr>
            <w:tcW w:w="3171" w:type="pct"/>
          </w:tcPr>
          <w:p w14:paraId="286D38C9"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Siamese output dimension</w:t>
            </w:r>
          </w:p>
        </w:tc>
      </w:tr>
      <w:tr w:rsidR="003D165E" w:rsidRPr="003D165E" w14:paraId="29438BAF" w14:textId="77777777" w:rsidTr="00A84493">
        <w:tc>
          <w:tcPr>
            <w:tcW w:w="1231" w:type="pct"/>
          </w:tcPr>
          <w:p w14:paraId="002EF691" w14:textId="77777777" w:rsidR="00EF1988" w:rsidRPr="003D165E" w:rsidRDefault="00000000">
            <w:pPr>
              <w:pStyle w:val="Compact"/>
              <w:rPr>
                <w:rFonts w:ascii="Times New Roman" w:hAnsi="Times New Roman" w:cs="Times New Roman"/>
              </w:rPr>
            </w:pPr>
            <m:oMathPara>
              <m:oMath>
                <m:sSub>
                  <m:sSubPr>
                    <m:ctrlPr>
                      <w:ins w:id="3054" w:author="Valcin, Vieux" w:date="2025-10-24T11:34:00Z" w16du:dateUtc="2025-10-24T15:34:00Z">
                        <w:rPr>
                          <w:rFonts w:ascii="Cambria Math" w:hAnsi="Cambria Math" w:cs="Times New Roman"/>
                        </w:rPr>
                      </w:ins>
                    </m:ctrlPr>
                  </m:sSubPr>
                  <m:e>
                    <m:r>
                      <w:rPr>
                        <w:rFonts w:ascii="Cambria Math" w:hAnsi="Cambria Math" w:cs="Times New Roman"/>
                      </w:rPr>
                      <m:t>d</m:t>
                    </m:r>
                  </m:e>
                  <m:sub>
                    <m:r>
                      <w:rPr>
                        <w:rFonts w:ascii="Cambria Math" w:hAnsi="Cambria Math" w:cs="Times New Roman"/>
                      </w:rPr>
                      <m:t>c</m:t>
                    </m:r>
                  </m:sub>
                </m:sSub>
              </m:oMath>
            </m:oMathPara>
          </w:p>
        </w:tc>
        <w:tc>
          <w:tcPr>
            <w:tcW w:w="598" w:type="pct"/>
          </w:tcPr>
          <w:p w14:paraId="24B5CE1A"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20</w:t>
            </w:r>
          </w:p>
        </w:tc>
        <w:tc>
          <w:tcPr>
            <w:tcW w:w="3171" w:type="pct"/>
          </w:tcPr>
          <w:p w14:paraId="6DB08DF9" w14:textId="77777777" w:rsidR="00EF1988" w:rsidRPr="003D165E" w:rsidRDefault="00591BCA">
            <w:pPr>
              <w:pStyle w:val="Compact"/>
              <w:rPr>
                <w:rFonts w:ascii="Times New Roman" w:hAnsi="Times New Roman" w:cs="Times New Roman"/>
              </w:rPr>
            </w:pPr>
            <w:r w:rsidRPr="003D165E">
              <w:rPr>
                <w:rFonts w:ascii="Times New Roman" w:hAnsi="Times New Roman" w:cs="Times New Roman"/>
              </w:rPr>
              <w:t>Context dimension</w:t>
            </w:r>
          </w:p>
        </w:tc>
      </w:tr>
    </w:tbl>
    <w:p w14:paraId="1F5286BA" w14:textId="77777777" w:rsidR="00EF1988" w:rsidRPr="003D165E" w:rsidRDefault="00591BCA">
      <w:pPr>
        <w:pStyle w:val="Heading3"/>
        <w:rPr>
          <w:rFonts w:ascii="Times New Roman" w:hAnsi="Times New Roman" w:cs="Times New Roman"/>
          <w:color w:val="auto"/>
        </w:rPr>
      </w:pPr>
      <w:bookmarkStart w:id="3055" w:name="a.2-computational-requirements"/>
      <w:bookmarkStart w:id="3056" w:name="_Toc211774032"/>
      <w:r w:rsidRPr="003D165E">
        <w:rPr>
          <w:rFonts w:ascii="Times New Roman" w:hAnsi="Times New Roman" w:cs="Times New Roman"/>
          <w:color w:val="auto"/>
        </w:rPr>
        <w:t>A.2 Computational Requirements</w:t>
      </w:r>
      <w:bookmarkEnd w:id="3055"/>
      <w:bookmarkEnd w:id="3056"/>
    </w:p>
    <w:p w14:paraId="3C07525B" w14:textId="77777777" w:rsidR="00EF1988" w:rsidRPr="003D165E" w:rsidRDefault="00591BCA">
      <w:pPr>
        <w:pStyle w:val="FirstParagraph"/>
        <w:rPr>
          <w:rFonts w:ascii="Times New Roman" w:hAnsi="Times New Roman" w:cs="Times New Roman"/>
        </w:rPr>
      </w:pPr>
      <w:r w:rsidRPr="003D165E">
        <w:rPr>
          <w:rFonts w:ascii="Times New Roman" w:hAnsi="Times New Roman" w:cs="Times New Roman"/>
          <w:b/>
        </w:rPr>
        <w:t>Minimum:</w:t>
      </w:r>
      <w:r w:rsidRPr="003D165E">
        <w:rPr>
          <w:rFonts w:ascii="Times New Roman" w:hAnsi="Times New Roman" w:cs="Times New Roman"/>
        </w:rPr>
        <w:t xml:space="preserve"> - CPU: 2 cores - RAM: 8 GB - Storage: 2 GB</w:t>
      </w:r>
    </w:p>
    <w:p w14:paraId="7FEF3D27"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Recommended:</w:t>
      </w:r>
      <w:r w:rsidRPr="003D165E">
        <w:rPr>
          <w:rFonts w:ascii="Times New Roman" w:hAnsi="Times New Roman" w:cs="Times New Roman"/>
        </w:rPr>
        <w:t xml:space="preserve"> - CPU: 4+ cores - RAM: 16 GB - GPU: NVIDIA with CUDA - Storage: 10 GB</w:t>
      </w:r>
    </w:p>
    <w:p w14:paraId="180A080B" w14:textId="77777777" w:rsidR="00EF1988" w:rsidRPr="003D165E" w:rsidRDefault="00591BCA">
      <w:pPr>
        <w:pStyle w:val="BodyText"/>
        <w:rPr>
          <w:rFonts w:ascii="Times New Roman" w:hAnsi="Times New Roman" w:cs="Times New Roman"/>
        </w:rPr>
      </w:pPr>
      <w:r w:rsidRPr="003D165E">
        <w:rPr>
          <w:rFonts w:ascii="Times New Roman" w:hAnsi="Times New Roman" w:cs="Times New Roman"/>
          <w:b/>
        </w:rPr>
        <w:t>Optimal (Production):</w:t>
      </w:r>
      <w:r w:rsidRPr="003D165E">
        <w:rPr>
          <w:rFonts w:ascii="Times New Roman" w:hAnsi="Times New Roman" w:cs="Times New Roman"/>
        </w:rPr>
        <w:t xml:space="preserve"> - CPU: 8+ cores - RAM: 32 GB - GPU: NVIDIA V100/A100 - Storage: 50 GB SSD</w:t>
      </w:r>
    </w:p>
    <w:p w14:paraId="53E33FAC" w14:textId="77777777" w:rsidR="00E97D05" w:rsidRPr="003D165E" w:rsidRDefault="00E97D05">
      <w:pPr>
        <w:rPr>
          <w:rFonts w:ascii="Times New Roman" w:hAnsi="Times New Roman" w:cs="Times New Roman"/>
        </w:rPr>
      </w:pPr>
      <w:r w:rsidRPr="003D165E">
        <w:rPr>
          <w:rFonts w:ascii="Times New Roman" w:hAnsi="Times New Roman" w:cs="Times New Roman"/>
        </w:rPr>
        <w:br w:type="page"/>
      </w:r>
    </w:p>
    <w:p w14:paraId="500E93BB" w14:textId="77777777" w:rsidR="00500EBD" w:rsidRPr="003D165E" w:rsidRDefault="00500EBD">
      <w:pPr>
        <w:pStyle w:val="BodyText"/>
        <w:rPr>
          <w:rFonts w:ascii="Times New Roman" w:hAnsi="Times New Roman" w:cs="Times New Roman"/>
          <w:rPrChange w:id="3057" w:author="Valcin, Vieux" w:date="2025-10-24T11:35:00Z" w16du:dateUtc="2025-10-24T15:35:00Z">
            <w:rPr/>
          </w:rPrChange>
        </w:rPr>
      </w:pPr>
    </w:p>
    <w:p w14:paraId="5A465C80" w14:textId="77777777" w:rsidR="00500EBD" w:rsidRPr="003D165E" w:rsidRDefault="00000000">
      <w:pPr>
        <w:pStyle w:val="Heading3"/>
        <w:rPr>
          <w:rFonts w:ascii="Times New Roman" w:hAnsi="Times New Roman" w:cs="Times New Roman"/>
          <w:color w:val="auto"/>
          <w:rPrChange w:id="3058" w:author="Valcin, Vieux" w:date="2025-10-24T11:35:00Z" w16du:dateUtc="2025-10-24T15:35:00Z">
            <w:rPr/>
          </w:rPrChange>
        </w:rPr>
      </w:pPr>
      <w:r w:rsidRPr="003D165E">
        <w:rPr>
          <w:rFonts w:ascii="Times New Roman" w:hAnsi="Times New Roman" w:cs="Times New Roman"/>
          <w:color w:val="auto"/>
          <w:rPrChange w:id="3059" w:author="Valcin, Vieux" w:date="2025-10-24T11:35:00Z" w16du:dateUtc="2025-10-24T15:35:00Z">
            <w:rPr/>
          </w:rPrChange>
        </w:rPr>
        <w:t>A.3 Integrated Objective Hyperparameters</w:t>
      </w:r>
    </w:p>
    <w:p w14:paraId="58578619" w14:textId="6932740C" w:rsidR="00500EBD" w:rsidRPr="003D165E" w:rsidRDefault="00000000">
      <w:pPr>
        <w:pStyle w:val="BodyText"/>
        <w:rPr>
          <w:rFonts w:ascii="Times New Roman" w:hAnsi="Times New Roman" w:cs="Times New Roman"/>
          <w:rPrChange w:id="3060" w:author="Valcin, Vieux" w:date="2025-10-24T11:35:00Z" w16du:dateUtc="2025-10-24T15:35:00Z">
            <w:rPr/>
          </w:rPrChange>
        </w:rPr>
      </w:pPr>
      <w:r w:rsidRPr="003D165E">
        <w:rPr>
          <w:rFonts w:ascii="Times New Roman" w:hAnsi="Times New Roman" w:cs="Times New Roman"/>
          <w:rPrChange w:id="3061" w:author="Valcin, Vieux" w:date="2025-10-24T11:35:00Z" w16du:dateUtc="2025-10-24T15:35:00Z">
            <w:rPr/>
          </w:rPrChange>
        </w:rPr>
        <w:t>Regularization weights for the integrated objective</w:t>
      </w:r>
      <w:del w:id="3062" w:author="Valcin, Vieux" w:date="2025-10-24T12:04:00Z" w16du:dateUtc="2025-10-24T16:04:00Z">
        <w:r w:rsidRPr="003D165E" w:rsidDel="006F650F">
          <w:rPr>
            <w:rFonts w:ascii="Times New Roman" w:hAnsi="Times New Roman" w:cs="Times New Roman"/>
            <w:rPrChange w:id="3063" w:author="Valcin, Vieux" w:date="2025-10-24T11:35:00Z" w16du:dateUtc="2025-10-24T15:35:00Z">
              <w:rPr/>
            </w:rPrChange>
          </w:rPr>
          <w:delText xml:space="preserve"> (Eq. 18)</w:delText>
        </w:r>
      </w:del>
      <w:r w:rsidRPr="003D165E">
        <w:rPr>
          <w:rFonts w:ascii="Times New Roman" w:hAnsi="Times New Roman" w:cs="Times New Roman"/>
          <w:rPrChange w:id="3064" w:author="Valcin, Vieux" w:date="2025-10-24T11:35:00Z" w16du:dateUtc="2025-10-24T15:35:00Z">
            <w:rPr/>
          </w:rPrChange>
        </w:rPr>
        <w:t xml:space="preserve">: </w:t>
      </w:r>
      <m:oMath>
        <m:r>
          <w:rPr>
            <w:rFonts w:ascii="Cambria Math" w:hAnsi="Cambria Math" w:cs="Times New Roman"/>
          </w:rPr>
          <m:t>α</m:t>
        </m:r>
      </m:oMath>
      <w:r w:rsidRPr="003D165E">
        <w:rPr>
          <w:rFonts w:ascii="Times New Roman" w:hAnsi="Times New Roman" w:cs="Times New Roman"/>
          <w:rPrChange w:id="3065" w:author="Valcin, Vieux" w:date="2025-10-24T11:35:00Z" w16du:dateUtc="2025-10-24T15:35:00Z">
            <w:rPr/>
          </w:rPrChange>
        </w:rPr>
        <w:t xml:space="preserve"> = 0.5 [0.3, 0.7] (Chami et al., 2019), </w:t>
      </w:r>
      <m:oMath>
        <m:r>
          <w:rPr>
            <w:rFonts w:ascii="Cambria Math" w:hAnsi="Cambria Math" w:cs="Times New Roman"/>
          </w:rPr>
          <m:t>β</m:t>
        </m:r>
      </m:oMath>
      <w:r w:rsidRPr="003D165E">
        <w:rPr>
          <w:rFonts w:ascii="Times New Roman" w:hAnsi="Times New Roman" w:cs="Times New Roman"/>
          <w:rPrChange w:id="3066" w:author="Valcin, Vieux" w:date="2025-10-24T11:35:00Z" w16du:dateUtc="2025-10-24T15:35:00Z">
            <w:rPr/>
          </w:rPrChange>
        </w:rPr>
        <w:t xml:space="preserve"> = 0.3 [0.1, 0.5] (Nickel &amp; Kiela, 2017), </w:t>
      </w:r>
      <m:oMath>
        <m:r>
          <w:rPr>
            <w:rFonts w:ascii="Cambria Math" w:hAnsi="Cambria Math" w:cs="Times New Roman"/>
          </w:rPr>
          <m:t>γ</m:t>
        </m:r>
      </m:oMath>
      <w:r w:rsidRPr="003D165E">
        <w:rPr>
          <w:rFonts w:ascii="Times New Roman" w:hAnsi="Times New Roman" w:cs="Times New Roman"/>
          <w:rPrChange w:id="3067" w:author="Valcin, Vieux" w:date="2025-10-24T11:35:00Z" w16du:dateUtc="2025-10-24T15:35:00Z">
            <w:rPr/>
          </w:rPrChange>
        </w:rPr>
        <w:t xml:space="preserve"> = 0.1 [0.05, 0.2] (empirical), </w:t>
      </w:r>
      <m:oMath>
        <m:sSub>
          <m:sSubPr>
            <m:ctrlPr>
              <w:ins w:id="3068" w:author="Valcin, Vieux" w:date="2025-10-24T12:04:00Z" w16du:dateUtc="2025-10-24T16:04:00Z">
                <w:rPr>
                  <w:rFonts w:ascii="Cambria Math" w:hAnsi="Cambria Math" w:cs="Times New Roman"/>
                  <w:i/>
                </w:rPr>
              </w:ins>
            </m:ctrlPr>
          </m:sSubPr>
          <m:e>
            <m:r>
              <w:ins w:id="3069" w:author="Valcin, Vieux" w:date="2025-10-24T12:04:00Z" w16du:dateUtc="2025-10-24T16:04:00Z">
                <w:rPr>
                  <w:rFonts w:ascii="Cambria Math" w:hAnsi="Cambria Math" w:cs="Times New Roman"/>
                </w:rPr>
                <m:t>w</m:t>
              </w:ins>
            </m:r>
          </m:e>
          <m:sub>
            <m:r>
              <w:ins w:id="3070" w:author="Valcin, Vieux" w:date="2025-10-24T12:04:00Z" w16du:dateUtc="2025-10-24T16:04:00Z">
                <w:rPr>
                  <w:rFonts w:ascii="Cambria Math" w:hAnsi="Cambria Math" w:cs="Times New Roman"/>
                </w:rPr>
                <m:t>curv</m:t>
              </w:ins>
            </m:r>
          </m:sub>
        </m:sSub>
        <m:r>
          <w:del w:id="3071" w:author="Valcin, Vieux" w:date="2025-10-24T12:04:00Z" w16du:dateUtc="2025-10-24T16:04:00Z">
            <w:rPr>
              <w:rFonts w:ascii="Cambria Math" w:hAnsi="Cambria Math" w:cs="Times New Roman"/>
            </w:rPr>
            <m:t>w</m:t>
          </w:del>
        </m:r>
      </m:oMath>
      <w:del w:id="3072" w:author="Valcin, Vieux" w:date="2025-10-24T12:05:00Z" w16du:dateUtc="2025-10-24T16:05:00Z">
        <w:r w:rsidRPr="003D165E" w:rsidDel="006F650F">
          <w:rPr>
            <w:rFonts w:ascii="Times New Roman" w:hAnsi="Times New Roman" w:cs="Times New Roman"/>
            <w:rPrChange w:id="3073" w:author="Valcin, Vieux" w:date="2025-10-24T11:35:00Z" w16du:dateUtc="2025-10-24T15:35:00Z">
              <w:rPr/>
            </w:rPrChange>
          </w:rPr>
          <w:delText>_curv</w:delText>
        </w:r>
      </w:del>
      <w:r w:rsidRPr="003D165E">
        <w:rPr>
          <w:rFonts w:ascii="Times New Roman" w:hAnsi="Times New Roman" w:cs="Times New Roman"/>
          <w:rPrChange w:id="3074" w:author="Valcin, Vieux" w:date="2025-10-24T11:35:00Z" w16du:dateUtc="2025-10-24T15:35:00Z">
            <w:rPr/>
          </w:rPrChange>
        </w:rPr>
        <w:t xml:space="preserve"> = 0.3 [0.2, 0.4] (Chami et al., 2019), </w:t>
      </w:r>
      <m:oMath>
        <m:sSub>
          <m:sSubPr>
            <m:ctrlPr>
              <w:ins w:id="3075" w:author="Valcin, Vieux" w:date="2025-10-24T12:05:00Z" w16du:dateUtc="2025-10-24T16:05:00Z">
                <w:rPr>
                  <w:rFonts w:ascii="Cambria Math" w:hAnsi="Cambria Math" w:cs="Times New Roman"/>
                  <w:i/>
                </w:rPr>
              </w:ins>
            </m:ctrlPr>
          </m:sSubPr>
          <m:e>
            <m:r>
              <w:ins w:id="3076" w:author="Valcin, Vieux" w:date="2025-10-24T12:05:00Z" w16du:dateUtc="2025-10-24T16:05:00Z">
                <w:rPr>
                  <w:rFonts w:ascii="Cambria Math" w:hAnsi="Cambria Math" w:cs="Times New Roman"/>
                </w:rPr>
                <m:t>w</m:t>
              </w:ins>
            </m:r>
          </m:e>
          <m:sub>
            <m:r>
              <w:ins w:id="3077" w:author="Valcin, Vieux" w:date="2025-10-24T12:05:00Z" w16du:dateUtc="2025-10-24T16:05:00Z">
                <w:rPr>
                  <w:rFonts w:ascii="Cambria Math" w:hAnsi="Cambria Math" w:cs="Times New Roman"/>
                </w:rPr>
                <m:t>jac</m:t>
              </w:ins>
            </m:r>
          </m:sub>
        </m:sSub>
      </m:oMath>
      <w:del w:id="3078" w:author="Valcin, Vieux" w:date="2025-10-24T12:05:00Z" w16du:dateUtc="2025-10-24T16:05:00Z">
        <w:r w:rsidRPr="003D165E" w:rsidDel="006F650F">
          <w:rPr>
            <w:rFonts w:ascii="Times New Roman" w:hAnsi="Times New Roman" w:cs="Times New Roman"/>
            <w:rPrChange w:id="3079" w:author="Valcin, Vieux" w:date="2025-10-24T11:35:00Z" w16du:dateUtc="2025-10-24T15:35:00Z">
              <w:rPr/>
            </w:rPrChange>
          </w:rPr>
          <w:delText>w_jac</w:delText>
        </w:r>
      </w:del>
      <w:r w:rsidRPr="003D165E">
        <w:rPr>
          <w:rFonts w:ascii="Times New Roman" w:hAnsi="Times New Roman" w:cs="Times New Roman"/>
          <w:rPrChange w:id="3080" w:author="Valcin, Vieux" w:date="2025-10-24T11:35:00Z" w16du:dateUtc="2025-10-24T15:35:00Z">
            <w:rPr/>
          </w:rPrChange>
        </w:rPr>
        <w:t xml:space="preserve"> = 0.25 [0.15, 0.35] (Bu et al., 2025), </w:t>
      </w:r>
      <m:oMath>
        <m:sSub>
          <m:sSubPr>
            <m:ctrlPr>
              <w:ins w:id="3081" w:author="Valcin, Vieux" w:date="2025-10-24T12:05:00Z" w16du:dateUtc="2025-10-24T16:05:00Z">
                <w:rPr>
                  <w:rFonts w:ascii="Cambria Math" w:hAnsi="Cambria Math" w:cs="Times New Roman"/>
                  <w:i/>
                </w:rPr>
              </w:ins>
            </m:ctrlPr>
          </m:sSubPr>
          <m:e>
            <m:r>
              <w:ins w:id="3082" w:author="Valcin, Vieux" w:date="2025-10-24T12:05:00Z" w16du:dateUtc="2025-10-24T16:05:00Z">
                <w:rPr>
                  <w:rFonts w:ascii="Cambria Math" w:hAnsi="Cambria Math" w:cs="Times New Roman"/>
                </w:rPr>
                <m:t>w</m:t>
              </w:ins>
            </m:r>
          </m:e>
          <m:sub>
            <m:r>
              <w:ins w:id="3083" w:author="Valcin, Vieux" w:date="2025-10-24T12:05:00Z" w16du:dateUtc="2025-10-24T16:05:00Z">
                <w:rPr>
                  <w:rFonts w:ascii="Cambria Math" w:hAnsi="Cambria Math" w:cs="Times New Roman"/>
                </w:rPr>
                <m:t>conf</m:t>
              </w:ins>
            </m:r>
          </m:sub>
        </m:sSub>
      </m:oMath>
      <w:del w:id="3084" w:author="Valcin, Vieux" w:date="2025-10-24T12:05:00Z" w16du:dateUtc="2025-10-24T16:05:00Z">
        <w:r w:rsidRPr="003D165E" w:rsidDel="006F650F">
          <w:rPr>
            <w:rFonts w:ascii="Times New Roman" w:hAnsi="Times New Roman" w:cs="Times New Roman"/>
            <w:rPrChange w:id="3085" w:author="Valcin, Vieux" w:date="2025-10-24T11:35:00Z" w16du:dateUtc="2025-10-24T15:35:00Z">
              <w:rPr/>
            </w:rPrChange>
          </w:rPr>
          <w:delText>w_conf</w:delText>
        </w:r>
      </w:del>
      <w:r w:rsidRPr="003D165E">
        <w:rPr>
          <w:rFonts w:ascii="Times New Roman" w:hAnsi="Times New Roman" w:cs="Times New Roman"/>
          <w:rPrChange w:id="3086" w:author="Valcin, Vieux" w:date="2025-10-24T11:35:00Z" w16du:dateUtc="2025-10-24T15:35:00Z">
            <w:rPr/>
          </w:rPrChange>
        </w:rPr>
        <w:t xml:space="preserve"> = 0.2 [0.1, 0.3] (Ganea et al., 2018), </w:t>
      </w:r>
      <m:oMath>
        <m:sSub>
          <m:sSubPr>
            <m:ctrlPr>
              <w:ins w:id="3087" w:author="Valcin, Vieux" w:date="2025-10-24T12:05:00Z" w16du:dateUtc="2025-10-24T16:05:00Z">
                <w:rPr>
                  <w:rFonts w:ascii="Cambria Math" w:hAnsi="Cambria Math" w:cs="Times New Roman"/>
                  <w:i/>
                </w:rPr>
              </w:ins>
            </m:ctrlPr>
          </m:sSubPr>
          <m:e>
            <m:r>
              <w:ins w:id="3088" w:author="Valcin, Vieux" w:date="2025-10-24T12:05:00Z" w16du:dateUtc="2025-10-24T16:05:00Z">
                <w:rPr>
                  <w:rFonts w:ascii="Cambria Math" w:hAnsi="Cambria Math" w:cs="Times New Roman"/>
                </w:rPr>
                <m:t>w</m:t>
              </w:ins>
            </m:r>
          </m:e>
          <m:sub>
            <m:r>
              <w:ins w:id="3089" w:author="Valcin, Vieux" w:date="2025-10-24T12:05:00Z" w16du:dateUtc="2025-10-24T16:05:00Z">
                <w:rPr>
                  <w:rFonts w:ascii="Cambria Math" w:hAnsi="Cambria Math" w:cs="Times New Roman"/>
                </w:rPr>
                <m:t>rad</m:t>
              </w:ins>
            </m:r>
          </m:sub>
        </m:sSub>
      </m:oMath>
      <w:del w:id="3090" w:author="Valcin, Vieux" w:date="2025-10-24T12:05:00Z" w16du:dateUtc="2025-10-24T16:05:00Z">
        <w:r w:rsidRPr="003D165E" w:rsidDel="006F650F">
          <w:rPr>
            <w:rFonts w:ascii="Times New Roman" w:hAnsi="Times New Roman" w:cs="Times New Roman"/>
            <w:rPrChange w:id="3091" w:author="Valcin, Vieux" w:date="2025-10-24T11:35:00Z" w16du:dateUtc="2025-10-24T15:35:00Z">
              <w:rPr/>
            </w:rPrChange>
          </w:rPr>
          <w:delText>w_rad</w:delText>
        </w:r>
      </w:del>
      <w:r w:rsidRPr="003D165E">
        <w:rPr>
          <w:rFonts w:ascii="Times New Roman" w:hAnsi="Times New Roman" w:cs="Times New Roman"/>
          <w:rPrChange w:id="3092" w:author="Valcin, Vieux" w:date="2025-10-24T11:35:00Z" w16du:dateUtc="2025-10-24T15:35:00Z">
            <w:rPr/>
          </w:rPrChange>
        </w:rPr>
        <w:t xml:space="preserve"> = 0.15 [0.05, 0.25] (Chami et al., 2020), </w:t>
      </w:r>
      <m:oMath>
        <m:sSub>
          <m:sSubPr>
            <m:ctrlPr>
              <w:ins w:id="3093" w:author="Valcin, Vieux" w:date="2025-10-24T12:05:00Z" w16du:dateUtc="2025-10-24T16:05:00Z">
                <w:rPr>
                  <w:rFonts w:ascii="Cambria Math" w:hAnsi="Cambria Math" w:cs="Times New Roman"/>
                  <w:i/>
                </w:rPr>
              </w:ins>
            </m:ctrlPr>
          </m:sSubPr>
          <m:e>
            <m:r>
              <w:ins w:id="3094" w:author="Valcin, Vieux" w:date="2025-10-24T12:05:00Z" w16du:dateUtc="2025-10-24T16:05:00Z">
                <w:rPr>
                  <w:rFonts w:ascii="Cambria Math" w:hAnsi="Cambria Math" w:cs="Times New Roman"/>
                </w:rPr>
                <m:t>w</m:t>
              </w:ins>
            </m:r>
          </m:e>
          <m:sub>
            <m:r>
              <w:ins w:id="3095" w:author="Valcin, Vieux" w:date="2025-10-24T12:05:00Z" w16du:dateUtc="2025-10-24T16:05:00Z">
                <w:rPr>
                  <w:rFonts w:ascii="Cambria Math" w:hAnsi="Cambria Math" w:cs="Times New Roman"/>
                </w:rPr>
                <m:t>entropy</m:t>
              </w:ins>
            </m:r>
          </m:sub>
        </m:sSub>
      </m:oMath>
      <w:del w:id="3096" w:author="Valcin, Vieux" w:date="2025-10-24T12:05:00Z" w16du:dateUtc="2025-10-24T16:05:00Z">
        <w:r w:rsidRPr="003D165E" w:rsidDel="006F650F">
          <w:rPr>
            <w:rFonts w:ascii="Times New Roman" w:hAnsi="Times New Roman" w:cs="Times New Roman"/>
            <w:rPrChange w:id="3097" w:author="Valcin, Vieux" w:date="2025-10-24T11:35:00Z" w16du:dateUtc="2025-10-24T15:35:00Z">
              <w:rPr/>
            </w:rPrChange>
          </w:rPr>
          <w:delText>w_entropy</w:delText>
        </w:r>
      </w:del>
      <w:r w:rsidRPr="003D165E">
        <w:rPr>
          <w:rFonts w:ascii="Times New Roman" w:hAnsi="Times New Roman" w:cs="Times New Roman"/>
          <w:rPrChange w:id="3098" w:author="Valcin, Vieux" w:date="2025-10-24T11:35:00Z" w16du:dateUtc="2025-10-24T15:35:00Z">
            <w:rPr/>
          </w:rPrChange>
        </w:rPr>
        <w:t xml:space="preserve"> = 0.1 [0.05, 0.15] (Sala et al., 2018), </w:t>
      </w:r>
      <m:oMath>
        <m:sSub>
          <m:sSubPr>
            <m:ctrlPr>
              <w:ins w:id="3099" w:author="Valcin, Vieux" w:date="2025-10-24T12:05:00Z" w16du:dateUtc="2025-10-24T16:05:00Z">
                <w:rPr>
                  <w:rFonts w:ascii="Cambria Math" w:hAnsi="Cambria Math" w:cs="Times New Roman"/>
                  <w:i/>
                </w:rPr>
              </w:ins>
            </m:ctrlPr>
          </m:sSubPr>
          <m:e>
            <m:r>
              <w:ins w:id="3100" w:author="Valcin, Vieux" w:date="2025-10-24T12:05:00Z" w16du:dateUtc="2025-10-24T16:05:00Z">
                <w:rPr>
                  <w:rFonts w:ascii="Cambria Math" w:hAnsi="Cambria Math" w:cs="Times New Roman"/>
                </w:rPr>
                <m:t>m</m:t>
              </w:ins>
            </m:r>
          </m:e>
          <m:sub>
            <m:r>
              <w:ins w:id="3101" w:author="Valcin, Vieux" w:date="2025-10-24T12:05:00Z" w16du:dateUtc="2025-10-24T16:05:00Z">
                <w:rPr>
                  <w:rFonts w:ascii="Cambria Math" w:hAnsi="Cambria Math" w:cs="Times New Roman"/>
                </w:rPr>
                <m:t>rad</m:t>
              </w:ins>
            </m:r>
          </m:sub>
        </m:sSub>
        <m:r>
          <w:del w:id="3102" w:author="Valcin, Vieux" w:date="2025-10-24T12:05:00Z" w16du:dateUtc="2025-10-24T16:05:00Z">
            <w:rPr>
              <w:rFonts w:ascii="Cambria Math" w:hAnsi="Cambria Math" w:cs="Times New Roman"/>
            </w:rPr>
            <m:t>m</m:t>
          </w:del>
        </m:r>
        <m:r>
          <w:del w:id="3103" w:author="Valcin, Vieux" w:date="2025-10-24T12:05:00Z" w16du:dateUtc="2025-10-24T16:05:00Z">
            <m:rPr>
              <m:sty m:val="p"/>
            </m:rPr>
            <w:rPr>
              <w:rFonts w:ascii="Cambria Math" w:hAnsi="Cambria Math" w:cs="Times New Roman"/>
            </w:rPr>
            <m:t>_rad</m:t>
          </w:del>
        </m:r>
      </m:oMath>
      <w:r w:rsidRPr="003D165E">
        <w:rPr>
          <w:rFonts w:ascii="Times New Roman" w:hAnsi="Times New Roman" w:cs="Times New Roman"/>
          <w:rPrChange w:id="3104" w:author="Valcin, Vieux" w:date="2025-10-24T11:35:00Z" w16du:dateUtc="2025-10-24T15:35:00Z">
            <w:rPr/>
          </w:rPrChange>
        </w:rPr>
        <w:t xml:space="preserve"> = 0.1 [0.05, 0.2] (Chami et al., 2020). Weights within </w:t>
      </w:r>
      <m:oMath>
        <m:r>
          <w:rPr>
            <w:rFonts w:ascii="Cambria Math" w:hAnsi="Cambria Math" w:cs="Times New Roman"/>
          </w:rPr>
          <m:t>γ</m:t>
        </m:r>
      </m:oMath>
      <w:r w:rsidRPr="003D165E">
        <w:rPr>
          <w:rFonts w:ascii="Times New Roman" w:hAnsi="Times New Roman" w:cs="Times New Roman"/>
          <w:rPrChange w:id="3105" w:author="Valcin, Vieux" w:date="2025-10-24T11:35:00Z" w16du:dateUtc="2025-10-24T15:35:00Z">
            <w:rPr/>
          </w:rPrChange>
        </w:rPr>
        <w:t xml:space="preserve"> sum to 1.0. Defaults determined via grid search; ranges reflect sensitivity analysis.</w:t>
      </w:r>
    </w:p>
    <w:p w14:paraId="30C040A1" w14:textId="77777777" w:rsidR="00E97D05" w:rsidRPr="003D165E" w:rsidRDefault="00E97D05" w:rsidP="00CF7892">
      <w:pPr>
        <w:pStyle w:val="Heading2"/>
        <w:rPr>
          <w:rFonts w:ascii="Times New Roman" w:hAnsi="Times New Roman" w:cs="Times New Roman"/>
          <w:color w:val="auto"/>
        </w:rPr>
      </w:pPr>
      <w:r w:rsidRPr="003D165E">
        <w:rPr>
          <w:rFonts w:ascii="Times New Roman" w:hAnsi="Times New Roman" w:cs="Times New Roman"/>
          <w:color w:val="auto"/>
        </w:rPr>
        <w:t>Appendix B: Modalities</w:t>
      </w:r>
    </w:p>
    <w:p w14:paraId="5A7C2845" w14:textId="77777777" w:rsidR="000B0E9E" w:rsidRPr="003D165E" w:rsidRDefault="009F629D" w:rsidP="000B0E9E">
      <w:pPr>
        <w:pStyle w:val="Heading3"/>
        <w:rPr>
          <w:rFonts w:ascii="Times New Roman" w:hAnsi="Times New Roman" w:cs="Times New Roman"/>
          <w:color w:val="auto"/>
        </w:rPr>
      </w:pPr>
      <w:r w:rsidRPr="003D165E">
        <w:rPr>
          <w:rFonts w:ascii="Times New Roman" w:hAnsi="Times New Roman" w:cs="Times New Roman"/>
          <w:color w:val="auto"/>
        </w:rPr>
        <w:t xml:space="preserve">A.1 </w:t>
      </w:r>
      <w:r w:rsidR="00C44FDE" w:rsidRPr="003D165E">
        <w:rPr>
          <w:rFonts w:ascii="Times New Roman" w:hAnsi="Times New Roman" w:cs="Times New Roman"/>
          <w:color w:val="auto"/>
        </w:rPr>
        <w:t>Tex</w:t>
      </w:r>
      <w:r w:rsidR="000B0E9E" w:rsidRPr="003D165E">
        <w:rPr>
          <w:rFonts w:ascii="Times New Roman" w:hAnsi="Times New Roman" w:cs="Times New Roman"/>
          <w:color w:val="auto"/>
        </w:rPr>
        <w:t xml:space="preserve">t </w:t>
      </w:r>
      <w:r w:rsidR="000B0E9E" w:rsidRPr="003D165E">
        <w:rPr>
          <w:rFonts w:ascii="Times New Roman" w:hAnsi="Times New Roman" w:cs="Times New Roman"/>
          <w:b w:val="0"/>
          <w:bCs w:val="0"/>
          <w:color w:val="auto"/>
          <w:rPrChange w:id="3106" w:author="Valcin, Vieux" w:date="2025-10-24T11:35:00Z" w16du:dateUtc="2025-10-24T15:35:00Z">
            <w:rPr>
              <w:b w:val="0"/>
              <w:bCs w:val="0"/>
              <w:color w:val="000000" w:themeColor="text1"/>
            </w:rPr>
          </w:rPrChange>
        </w:rPr>
        <w:t>[PENDING]</w:t>
      </w:r>
    </w:p>
    <w:p w14:paraId="6821B95A" w14:textId="77777777" w:rsidR="009F629D" w:rsidRPr="003D165E" w:rsidRDefault="009F629D" w:rsidP="00CF7892">
      <w:pPr>
        <w:pStyle w:val="Heading3"/>
        <w:rPr>
          <w:rFonts w:ascii="Times New Roman" w:hAnsi="Times New Roman" w:cs="Times New Roman"/>
          <w:color w:val="auto"/>
        </w:rPr>
      </w:pPr>
      <w:r w:rsidRPr="003D165E">
        <w:rPr>
          <w:rFonts w:ascii="Times New Roman" w:hAnsi="Times New Roman" w:cs="Times New Roman"/>
          <w:color w:val="auto"/>
        </w:rPr>
        <w:t>A.2 Image</w:t>
      </w:r>
      <w:r w:rsidR="000B0E9E" w:rsidRPr="003D165E">
        <w:rPr>
          <w:rFonts w:ascii="Times New Roman" w:hAnsi="Times New Roman" w:cs="Times New Roman"/>
          <w:color w:val="auto"/>
        </w:rPr>
        <w:t xml:space="preserve"> </w:t>
      </w:r>
      <w:r w:rsidR="000B0E9E" w:rsidRPr="003D165E">
        <w:rPr>
          <w:rFonts w:ascii="Times New Roman" w:hAnsi="Times New Roman" w:cs="Times New Roman"/>
          <w:b w:val="0"/>
          <w:bCs w:val="0"/>
          <w:color w:val="auto"/>
          <w:rPrChange w:id="3107" w:author="Valcin, Vieux" w:date="2025-10-24T11:35:00Z" w16du:dateUtc="2025-10-24T15:35:00Z">
            <w:rPr>
              <w:b w:val="0"/>
              <w:bCs w:val="0"/>
              <w:color w:val="000000" w:themeColor="text1"/>
            </w:rPr>
          </w:rPrChange>
        </w:rPr>
        <w:t>[PENDING]</w:t>
      </w:r>
    </w:p>
    <w:p w14:paraId="70D0AD2D" w14:textId="77777777" w:rsidR="009F629D" w:rsidRPr="003D165E" w:rsidRDefault="009F629D" w:rsidP="00CF7892">
      <w:pPr>
        <w:pStyle w:val="Heading3"/>
        <w:rPr>
          <w:rFonts w:ascii="Times New Roman" w:hAnsi="Times New Roman" w:cs="Times New Roman"/>
          <w:color w:val="auto"/>
        </w:rPr>
      </w:pPr>
      <w:r w:rsidRPr="003D165E">
        <w:rPr>
          <w:rFonts w:ascii="Times New Roman" w:hAnsi="Times New Roman" w:cs="Times New Roman"/>
          <w:color w:val="auto"/>
        </w:rPr>
        <w:t>A.3 Network</w:t>
      </w:r>
      <w:r w:rsidR="000B0E9E" w:rsidRPr="003D165E">
        <w:rPr>
          <w:rFonts w:ascii="Times New Roman" w:hAnsi="Times New Roman" w:cs="Times New Roman"/>
          <w:color w:val="auto"/>
        </w:rPr>
        <w:t xml:space="preserve"> </w:t>
      </w:r>
      <w:r w:rsidR="000B0E9E" w:rsidRPr="003D165E">
        <w:rPr>
          <w:rFonts w:ascii="Times New Roman" w:hAnsi="Times New Roman" w:cs="Times New Roman"/>
          <w:b w:val="0"/>
          <w:bCs w:val="0"/>
          <w:color w:val="auto"/>
          <w:rPrChange w:id="3108" w:author="Valcin, Vieux" w:date="2025-10-24T11:35:00Z" w16du:dateUtc="2025-10-24T15:35:00Z">
            <w:rPr>
              <w:b w:val="0"/>
              <w:bCs w:val="0"/>
              <w:color w:val="000000" w:themeColor="text1"/>
            </w:rPr>
          </w:rPrChange>
        </w:rPr>
        <w:t>[PENDING]</w:t>
      </w:r>
    </w:p>
    <w:p w14:paraId="10907E61" w14:textId="77777777" w:rsidR="00CF7892" w:rsidRPr="003D165E" w:rsidRDefault="00CF7892" w:rsidP="00FF13F6">
      <w:pPr>
        <w:pStyle w:val="Heading3"/>
        <w:spacing w:after="240"/>
        <w:rPr>
          <w:rFonts w:ascii="Times New Roman" w:hAnsi="Times New Roman" w:cs="Times New Roman"/>
          <w:color w:val="auto"/>
        </w:rPr>
      </w:pPr>
      <w:r w:rsidRPr="003D165E">
        <w:rPr>
          <w:rFonts w:ascii="Times New Roman" w:hAnsi="Times New Roman" w:cs="Times New Roman"/>
          <w:color w:val="auto"/>
        </w:rPr>
        <w:t>A.</w:t>
      </w:r>
      <w:r w:rsidR="009F629D" w:rsidRPr="003D165E">
        <w:rPr>
          <w:rFonts w:ascii="Times New Roman" w:hAnsi="Times New Roman" w:cs="Times New Roman"/>
          <w:color w:val="auto"/>
        </w:rPr>
        <w:t>4</w:t>
      </w:r>
      <w:r w:rsidRPr="003D165E">
        <w:rPr>
          <w:rFonts w:ascii="Times New Roman" w:hAnsi="Times New Roman" w:cs="Times New Roman"/>
          <w:color w:val="auto"/>
        </w:rPr>
        <w:t xml:space="preserve"> </w:t>
      </w:r>
      <w:r w:rsidR="0047587A" w:rsidRPr="003D165E">
        <w:rPr>
          <w:rFonts w:ascii="Times New Roman" w:hAnsi="Times New Roman" w:cs="Times New Roman"/>
          <w:color w:val="auto"/>
        </w:rPr>
        <w:t>Engagement</w:t>
      </w:r>
    </w:p>
    <w:p w14:paraId="124CF96D" w14:textId="77777777" w:rsidR="00E97D05" w:rsidRPr="003D165E" w:rsidRDefault="00E97D05" w:rsidP="00FF13F6">
      <w:pPr>
        <w:spacing w:after="240"/>
        <w:rPr>
          <w:rFonts w:ascii="Times New Roman" w:hAnsi="Times New Roman" w:cs="Times New Roman"/>
        </w:rPr>
      </w:pPr>
      <w:r w:rsidRPr="003D165E">
        <w:rPr>
          <w:rFonts w:ascii="Times New Roman" w:hAnsi="Times New Roman" w:cs="Times New Roman"/>
        </w:rPr>
        <w:t>Regarding the “</w:t>
      </w:r>
      <w:r w:rsidR="0047587A" w:rsidRPr="003D165E">
        <w:rPr>
          <w:rFonts w:ascii="Times New Roman" w:hAnsi="Times New Roman" w:cs="Times New Roman"/>
        </w:rPr>
        <w:t>Engagement</w:t>
      </w:r>
      <w:r w:rsidRPr="003D165E">
        <w:rPr>
          <w:rFonts w:ascii="Times New Roman" w:hAnsi="Times New Roman" w:cs="Times New Roman"/>
        </w:rPr>
        <w:t>” Modality:</w:t>
      </w:r>
    </w:p>
    <w:p w14:paraId="2E098831" w14:textId="77777777" w:rsidR="00E5172C" w:rsidRPr="003D165E" w:rsidRDefault="003A2EE5" w:rsidP="00E97D05">
      <w:pPr>
        <w:spacing w:after="0"/>
        <w:rPr>
          <w:rFonts w:ascii="Times New Roman" w:hAnsi="Times New Roman" w:cs="Times New Roman"/>
        </w:rPr>
      </w:pPr>
      <w:r w:rsidRPr="003D165E">
        <w:rPr>
          <w:rFonts w:ascii="Times New Roman" w:hAnsi="Times New Roman" w:cs="Times New Roman"/>
        </w:rPr>
        <w:t>The Word2World platform logs five engagement event types</w:t>
      </w:r>
      <w:r w:rsidR="00E5172C" w:rsidRPr="003D165E">
        <w:rPr>
          <w:rFonts w:ascii="Times New Roman" w:hAnsi="Times New Roman" w:cs="Times New Roman"/>
        </w:rPr>
        <w:t xml:space="preserve">: </w:t>
      </w:r>
    </w:p>
    <w:p w14:paraId="3EBA7F1E" w14:textId="77777777" w:rsidR="00E5172C" w:rsidRPr="003D165E" w:rsidRDefault="00E5172C" w:rsidP="00E5172C">
      <w:pPr>
        <w:pStyle w:val="ListParagraph"/>
        <w:numPr>
          <w:ilvl w:val="1"/>
          <w:numId w:val="9"/>
        </w:numPr>
        <w:spacing w:after="0"/>
        <w:ind w:leftChars="0"/>
        <w:rPr>
          <w:rFonts w:ascii="Times New Roman" w:hAnsi="Times New Roman" w:cs="Times New Roman"/>
        </w:rPr>
      </w:pPr>
      <w:r w:rsidRPr="003D165E">
        <w:rPr>
          <w:rFonts w:ascii="Times New Roman" w:hAnsi="Times New Roman" w:cs="Times New Roman"/>
        </w:rPr>
        <w:t>Views: Tracked via intersection observer API (viewport visibility &gt; 50% for &gt; 2 seconds)</w:t>
      </w:r>
    </w:p>
    <w:p w14:paraId="13AB6809" w14:textId="77777777" w:rsidR="00E5172C" w:rsidRPr="003D165E" w:rsidRDefault="00E5172C" w:rsidP="00EE0799">
      <w:pPr>
        <w:pStyle w:val="ListParagraph"/>
        <w:numPr>
          <w:ilvl w:val="1"/>
          <w:numId w:val="9"/>
        </w:numPr>
        <w:spacing w:after="0"/>
        <w:ind w:leftChars="0"/>
        <w:rPr>
          <w:rFonts w:ascii="Times New Roman" w:hAnsi="Times New Roman" w:cs="Times New Roman"/>
        </w:rPr>
      </w:pPr>
      <w:r w:rsidRPr="003D165E">
        <w:rPr>
          <w:rFonts w:ascii="Times New Roman" w:hAnsi="Times New Roman" w:cs="Times New Roman"/>
        </w:rPr>
        <w:t>Comments</w:t>
      </w:r>
      <w:r w:rsidR="00EE0799" w:rsidRPr="003D165E">
        <w:rPr>
          <w:rFonts w:ascii="Times New Roman" w:hAnsi="Times New Roman" w:cs="Times New Roman"/>
        </w:rPr>
        <w:t xml:space="preserve">: Stored in comments table with </w:t>
      </w:r>
      <w:proofErr w:type="spellStart"/>
      <w:r w:rsidR="00EE0799" w:rsidRPr="003D165E">
        <w:rPr>
          <w:rFonts w:ascii="Times New Roman" w:hAnsi="Times New Roman" w:cs="Times New Roman"/>
        </w:rPr>
        <w:t>user_id</w:t>
      </w:r>
      <w:proofErr w:type="spellEnd"/>
      <w:r w:rsidR="00EE0799" w:rsidRPr="003D165E">
        <w:rPr>
          <w:rFonts w:ascii="Times New Roman" w:hAnsi="Times New Roman" w:cs="Times New Roman"/>
        </w:rPr>
        <w:t xml:space="preserve">, </w:t>
      </w:r>
      <w:proofErr w:type="spellStart"/>
      <w:r w:rsidR="00EE0799" w:rsidRPr="003D165E">
        <w:rPr>
          <w:rFonts w:ascii="Times New Roman" w:hAnsi="Times New Roman" w:cs="Times New Roman"/>
        </w:rPr>
        <w:t>post_id</w:t>
      </w:r>
      <w:proofErr w:type="spellEnd"/>
      <w:r w:rsidR="00EE0799" w:rsidRPr="003D165E">
        <w:rPr>
          <w:rFonts w:ascii="Times New Roman" w:hAnsi="Times New Roman" w:cs="Times New Roman"/>
        </w:rPr>
        <w:t xml:space="preserve">, timestamp, </w:t>
      </w:r>
      <w:proofErr w:type="spellStart"/>
      <w:r w:rsidR="00EE0799" w:rsidRPr="003D165E">
        <w:rPr>
          <w:rFonts w:ascii="Times New Roman" w:hAnsi="Times New Roman" w:cs="Times New Roman"/>
        </w:rPr>
        <w:t>comment_text</w:t>
      </w:r>
      <w:proofErr w:type="spellEnd"/>
    </w:p>
    <w:p w14:paraId="31C2D559" w14:textId="77777777" w:rsidR="00E5172C" w:rsidRPr="003D165E" w:rsidRDefault="00E5172C" w:rsidP="00E5172C">
      <w:pPr>
        <w:pStyle w:val="ListParagraph"/>
        <w:numPr>
          <w:ilvl w:val="1"/>
          <w:numId w:val="9"/>
        </w:numPr>
        <w:spacing w:after="0"/>
        <w:ind w:leftChars="0"/>
        <w:rPr>
          <w:rFonts w:ascii="Times New Roman" w:hAnsi="Times New Roman" w:cs="Times New Roman"/>
        </w:rPr>
      </w:pPr>
      <w:r w:rsidRPr="003D165E">
        <w:rPr>
          <w:rFonts w:ascii="Times New Roman" w:hAnsi="Times New Roman" w:cs="Times New Roman"/>
        </w:rPr>
        <w:t>Hashtags</w:t>
      </w:r>
      <w:r w:rsidR="00EE0799" w:rsidRPr="003D165E">
        <w:rPr>
          <w:rFonts w:ascii="Times New Roman" w:hAnsi="Times New Roman" w:cs="Times New Roman"/>
        </w:rPr>
        <w:t>: Extracted from post text and user profiles</w:t>
      </w:r>
    </w:p>
    <w:p w14:paraId="1A7F7407" w14:textId="77777777" w:rsidR="00E5172C" w:rsidRPr="003D165E" w:rsidRDefault="00E5172C" w:rsidP="00E5172C">
      <w:pPr>
        <w:pStyle w:val="ListParagraph"/>
        <w:numPr>
          <w:ilvl w:val="1"/>
          <w:numId w:val="9"/>
        </w:numPr>
        <w:spacing w:after="0"/>
        <w:ind w:leftChars="0"/>
        <w:rPr>
          <w:rFonts w:ascii="Times New Roman" w:hAnsi="Times New Roman" w:cs="Times New Roman"/>
        </w:rPr>
      </w:pPr>
      <w:r w:rsidRPr="003D165E">
        <w:rPr>
          <w:rFonts w:ascii="Times New Roman" w:hAnsi="Times New Roman" w:cs="Times New Roman"/>
        </w:rPr>
        <w:t>Likes</w:t>
      </w:r>
      <w:r w:rsidR="00EE0799" w:rsidRPr="003D165E">
        <w:rPr>
          <w:rFonts w:ascii="Times New Roman" w:hAnsi="Times New Roman" w:cs="Times New Roman"/>
        </w:rPr>
        <w:t>: Binary interaction stored in likes table</w:t>
      </w:r>
    </w:p>
    <w:p w14:paraId="2692E8F7" w14:textId="77777777" w:rsidR="00E5172C" w:rsidRPr="003D165E" w:rsidRDefault="00E5172C" w:rsidP="00E5172C">
      <w:pPr>
        <w:pStyle w:val="ListParagraph"/>
        <w:numPr>
          <w:ilvl w:val="1"/>
          <w:numId w:val="9"/>
        </w:numPr>
        <w:spacing w:after="0"/>
        <w:ind w:leftChars="0"/>
        <w:rPr>
          <w:rFonts w:ascii="Times New Roman" w:hAnsi="Times New Roman" w:cs="Times New Roman"/>
        </w:rPr>
      </w:pPr>
      <w:r w:rsidRPr="003D165E">
        <w:rPr>
          <w:rFonts w:ascii="Times New Roman" w:hAnsi="Times New Roman" w:cs="Times New Roman"/>
        </w:rPr>
        <w:t>Saves</w:t>
      </w:r>
      <w:r w:rsidR="00EE0799" w:rsidRPr="003D165E">
        <w:rPr>
          <w:rFonts w:ascii="Times New Roman" w:hAnsi="Times New Roman" w:cs="Times New Roman"/>
        </w:rPr>
        <w:t xml:space="preserve">: </w:t>
      </w:r>
      <w:r w:rsidR="00A14BBA" w:rsidRPr="003D165E">
        <w:rPr>
          <w:rFonts w:ascii="Times New Roman" w:hAnsi="Times New Roman" w:cs="Times New Roman"/>
        </w:rPr>
        <w:t>Bookmarked posts stored in saves table</w:t>
      </w:r>
    </w:p>
    <w:p w14:paraId="6D001CF3" w14:textId="77777777" w:rsidR="00A14BBA" w:rsidRPr="003D165E" w:rsidRDefault="00A14BBA" w:rsidP="00E97D05">
      <w:pPr>
        <w:spacing w:after="0"/>
        <w:rPr>
          <w:rFonts w:ascii="Times New Roman" w:hAnsi="Times New Roman" w:cs="Times New Roman"/>
        </w:rPr>
      </w:pPr>
    </w:p>
    <w:p w14:paraId="38639296" w14:textId="77777777" w:rsidR="00A14BBA" w:rsidRPr="003D165E" w:rsidRDefault="00A14BBA" w:rsidP="00E97D05">
      <w:pPr>
        <w:spacing w:after="0"/>
        <w:rPr>
          <w:rFonts w:ascii="Times New Roman" w:hAnsi="Times New Roman" w:cs="Times New Roman"/>
        </w:rPr>
      </w:pPr>
      <w:r w:rsidRPr="003D165E">
        <w:rPr>
          <w:rFonts w:ascii="Times New Roman" w:hAnsi="Times New Roman" w:cs="Times New Roman"/>
        </w:rPr>
        <w:t>Feature Engineering Pipeline:</w:t>
      </w:r>
    </w:p>
    <w:p w14:paraId="5EFB4527" w14:textId="77777777" w:rsidR="00A14BBA" w:rsidRPr="003D165E" w:rsidRDefault="00A14BBA" w:rsidP="00B23874">
      <w:pPr>
        <w:pStyle w:val="ListParagraph"/>
        <w:numPr>
          <w:ilvl w:val="1"/>
          <w:numId w:val="12"/>
        </w:numPr>
        <w:spacing w:after="0"/>
        <w:ind w:leftChars="0"/>
        <w:rPr>
          <w:rFonts w:ascii="Times New Roman" w:hAnsi="Times New Roman" w:cs="Times New Roman"/>
        </w:rPr>
      </w:pPr>
      <w:r w:rsidRPr="003D165E">
        <w:rPr>
          <w:rFonts w:ascii="Times New Roman" w:hAnsi="Times New Roman" w:cs="Times New Roman"/>
        </w:rPr>
        <w:t>Topic Modeling</w:t>
      </w:r>
      <w:r w:rsidR="00B23874" w:rsidRPr="003D165E">
        <w:rPr>
          <w:rFonts w:ascii="Times New Roman" w:hAnsi="Times New Roman" w:cs="Times New Roman"/>
        </w:rPr>
        <w:t xml:space="preserve">: Train LDA model (K-20 topics) on all post text </w:t>
      </w:r>
      <w:proofErr w:type="gramStart"/>
      <w:r w:rsidR="00B23874" w:rsidRPr="003D165E">
        <w:rPr>
          <w:rFonts w:ascii="Times New Roman" w:hAnsi="Times New Roman" w:cs="Times New Roman"/>
        </w:rPr>
        <w:t>corpus</w:t>
      </w:r>
      <w:proofErr w:type="gramEnd"/>
      <w:r w:rsidR="00B23874" w:rsidRPr="003D165E">
        <w:rPr>
          <w:rFonts w:ascii="Times New Roman" w:hAnsi="Times New Roman" w:cs="Times New Roman"/>
        </w:rPr>
        <w:t xml:space="preserve"> using </w:t>
      </w:r>
      <w:proofErr w:type="spellStart"/>
      <w:r w:rsidR="00B23874" w:rsidRPr="003D165E">
        <w:rPr>
          <w:rFonts w:ascii="Times New Roman" w:hAnsi="Times New Roman" w:cs="Times New Roman"/>
        </w:rPr>
        <w:t>Gensim</w:t>
      </w:r>
      <w:proofErr w:type="spellEnd"/>
    </w:p>
    <w:p w14:paraId="6898E001" w14:textId="77777777" w:rsidR="00B23874" w:rsidRPr="003D165E" w:rsidRDefault="001F6650" w:rsidP="00B23874">
      <w:pPr>
        <w:pStyle w:val="ListParagraph"/>
        <w:numPr>
          <w:ilvl w:val="1"/>
          <w:numId w:val="12"/>
        </w:numPr>
        <w:spacing w:after="0"/>
        <w:ind w:leftChars="0"/>
        <w:rPr>
          <w:rFonts w:ascii="Times New Roman" w:hAnsi="Times New Roman" w:cs="Times New Roman"/>
        </w:rPr>
      </w:pPr>
      <w:r w:rsidRPr="003D165E">
        <w:rPr>
          <w:rFonts w:ascii="Times New Roman" w:hAnsi="Times New Roman" w:cs="Times New Roman"/>
        </w:rPr>
        <w:t>Engagement Aggregation: For each user, aggregate engagement events by type</w:t>
      </w:r>
    </w:p>
    <w:p w14:paraId="4BD66359" w14:textId="77777777" w:rsidR="001F6650" w:rsidRPr="003D165E" w:rsidRDefault="001F6650" w:rsidP="00B23874">
      <w:pPr>
        <w:pStyle w:val="ListParagraph"/>
        <w:numPr>
          <w:ilvl w:val="1"/>
          <w:numId w:val="12"/>
        </w:numPr>
        <w:spacing w:after="0"/>
        <w:ind w:leftChars="0"/>
        <w:rPr>
          <w:rFonts w:ascii="Times New Roman" w:hAnsi="Times New Roman" w:cs="Times New Roman"/>
        </w:rPr>
      </w:pPr>
      <w:r w:rsidRPr="003D165E">
        <w:rPr>
          <w:rFonts w:ascii="Times New Roman" w:hAnsi="Times New Roman" w:cs="Times New Roman"/>
        </w:rPr>
        <w:t>Metric Computation: Calculate frequency, diversity (entropy), duration, and depth metrics</w:t>
      </w:r>
    </w:p>
    <w:p w14:paraId="7AAE3721" w14:textId="77777777" w:rsidR="001F6650" w:rsidRPr="003D165E" w:rsidRDefault="001F6650" w:rsidP="00B23874">
      <w:pPr>
        <w:pStyle w:val="ListParagraph"/>
        <w:numPr>
          <w:ilvl w:val="1"/>
          <w:numId w:val="12"/>
        </w:numPr>
        <w:spacing w:after="0"/>
        <w:ind w:leftChars="0"/>
        <w:rPr>
          <w:rFonts w:ascii="Times New Roman" w:hAnsi="Times New Roman" w:cs="Times New Roman"/>
        </w:rPr>
      </w:pPr>
      <w:r w:rsidRPr="003D165E">
        <w:rPr>
          <w:rFonts w:ascii="Times New Roman" w:hAnsi="Times New Roman" w:cs="Times New Roman"/>
        </w:rPr>
        <w:t>Temporal Scoring:</w:t>
      </w:r>
    </w:p>
    <w:p w14:paraId="0885D91D" w14:textId="7BC970BA" w:rsidR="001F6650" w:rsidRPr="003D165E" w:rsidRDefault="00CD0E40" w:rsidP="001F6650">
      <w:pPr>
        <w:pStyle w:val="ListParagraph"/>
        <w:numPr>
          <w:ilvl w:val="2"/>
          <w:numId w:val="12"/>
        </w:numPr>
        <w:spacing w:after="0"/>
        <w:ind w:leftChars="0"/>
        <w:rPr>
          <w:rFonts w:ascii="Times New Roman" w:hAnsi="Times New Roman" w:cs="Times New Roman"/>
        </w:rPr>
      </w:pPr>
      <w:r w:rsidRPr="003D165E">
        <w:rPr>
          <w:rFonts w:ascii="Times New Roman" w:hAnsi="Times New Roman" w:cs="Times New Roman"/>
        </w:rPr>
        <w:t>Recency:</w:t>
      </w:r>
      <w:r w:rsidR="003C685E" w:rsidRPr="003D165E">
        <w:rPr>
          <w:rFonts w:ascii="Times New Roman" w:hAnsi="Times New Roman" w:cs="Times New Roman"/>
          <w:rPrChange w:id="3109" w:author="Valcin, Vieux" w:date="2025-10-24T11:35:00Z" w16du:dateUtc="2025-10-24T15:35:00Z">
            <w:rPr/>
          </w:rPrChange>
        </w:rPr>
        <w:t xml:space="preserve"> </w:t>
      </w:r>
      <m:oMath>
        <m:sSub>
          <m:sSubPr>
            <m:ctrlPr>
              <w:ins w:id="3110" w:author="Valcin, Vieux" w:date="2025-10-24T11:34:00Z" w16du:dateUtc="2025-10-24T15:34:00Z">
                <w:rPr>
                  <w:rFonts w:ascii="Cambria Math" w:hAnsi="Cambria Math" w:cs="Times New Roman"/>
                  <w:i/>
                </w:rPr>
              </w:ins>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f>
          <m:fPr>
            <m:ctrlPr>
              <w:ins w:id="3111" w:author="Valcin, Vieux" w:date="2025-10-24T11:34:00Z" w16du:dateUtc="2025-10-24T15:34:00Z">
                <w:rPr>
                  <w:rFonts w:ascii="Cambria Math" w:hAnsi="Cambria Math" w:cs="Times New Roman"/>
                </w:rPr>
              </w:ins>
            </m:ctrlPr>
          </m:fPr>
          <m:num>
            <m:nary>
              <m:naryPr>
                <m:chr m:val="∑"/>
                <m:limLoc m:val="undOvr"/>
                <m:subHide m:val="1"/>
                <m:supHide m:val="1"/>
                <m:ctrlPr>
                  <w:ins w:id="3112" w:author="Valcin, Vieux" w:date="2025-10-24T11:34:00Z" w16du:dateUtc="2025-10-24T15:34:00Z">
                    <w:rPr>
                      <w:rFonts w:ascii="Cambria Math" w:hAnsi="Cambria Math" w:cs="Times New Roman"/>
                      <w:i/>
                    </w:rPr>
                  </w:ins>
                </m:ctrlPr>
              </m:naryPr>
              <m:sub/>
              <m:sup/>
              <m:e>
                <m:r>
                  <w:rPr>
                    <w:rFonts w:ascii="Cambria Math" w:hAnsi="Cambria Math" w:cs="Times New Roman"/>
                  </w:rPr>
                  <m:t>exp</m:t>
                </m:r>
              </m:e>
            </m:nary>
            <m:r>
              <m:rPr>
                <m:sty m:val="p"/>
              </m:rPr>
              <w:rPr>
                <w:rFonts w:ascii="Cambria Math" w:hAnsi="Cambria Math" w:cs="Times New Roman"/>
              </w:rPr>
              <m:t>(-λ·</m:t>
            </m:r>
            <m:sSub>
              <m:sSubPr>
                <m:ctrlPr>
                  <w:ins w:id="3113" w:author="Valcin, Vieux" w:date="2025-10-24T11:34:00Z" w16du:dateUtc="2025-10-24T15:34:00Z">
                    <w:rPr>
                      <w:rFonts w:ascii="Cambria Math" w:hAnsi="Cambria Math" w:cs="Times New Roman"/>
                      <w:i/>
                      <w:iCs/>
                    </w:rPr>
                  </w:ins>
                </m:ctrlPr>
              </m:sSubPr>
              <m:e>
                <m:r>
                  <w:rPr>
                    <w:rFonts w:ascii="Cambria Math" w:hAnsi="Cambria Math" w:cs="Times New Roman"/>
                  </w:rPr>
                  <m:t>t</m:t>
                </m:r>
              </m:e>
              <m:sub>
                <m:r>
                  <w:rPr>
                    <w:rFonts w:ascii="Cambria Math" w:hAnsi="Cambria Math" w:cs="Times New Roman"/>
                  </w:rPr>
                  <m:t>now</m:t>
                </m:r>
              </m:sub>
            </m:sSub>
            <m:r>
              <m:rPr>
                <m:sty m:val="p"/>
              </m:rPr>
              <w:rPr>
                <w:rFonts w:ascii="Cambria Math" w:hAnsi="Cambria Math" w:cs="Times New Roman"/>
              </w:rPr>
              <m:t>-</m:t>
            </m:r>
            <m:sSub>
              <m:sSubPr>
                <m:ctrlPr>
                  <w:ins w:id="3114" w:author="Valcin, Vieux" w:date="2025-10-24T11:34:00Z" w16du:dateUtc="2025-10-24T15:34:00Z">
                    <w:rPr>
                      <w:rFonts w:ascii="Cambria Math" w:hAnsi="Cambria Math" w:cs="Times New Roman"/>
                      <w:i/>
                      <w:iCs/>
                    </w:rPr>
                  </w:ins>
                </m:ctrlPr>
              </m:sSubPr>
              <m:e>
                <m:r>
                  <w:rPr>
                    <w:rFonts w:ascii="Cambria Math" w:hAnsi="Cambria Math" w:cs="Times New Roman"/>
                  </w:rPr>
                  <m:t>t</m:t>
                </m:r>
              </m:e>
              <m:sub>
                <m:r>
                  <w:rPr>
                    <w:rFonts w:ascii="Cambria Math" w:hAnsi="Cambria Math" w:cs="Times New Roman"/>
                  </w:rPr>
                  <m:t>event</m:t>
                </m:r>
              </m:sub>
            </m:sSub>
            <m:r>
              <m:rPr>
                <m:sty m:val="p"/>
              </m:rPr>
              <w:rPr>
                <w:rFonts w:ascii="Cambria Math" w:hAnsi="Cambria Math" w:cs="Times New Roman"/>
              </w:rPr>
              <m:t>))</m:t>
            </m:r>
          </m:num>
          <m:den>
            <m:d>
              <m:dPr>
                <m:begChr m:val="|"/>
                <m:endChr m:val="|"/>
                <m:ctrlPr>
                  <w:ins w:id="3115" w:author="Valcin, Vieux" w:date="2025-10-24T12:18:00Z" w16du:dateUtc="2025-10-24T16:18:00Z">
                    <w:rPr>
                      <w:rFonts w:ascii="Cambria Math" w:hAnsi="Cambria Math" w:cs="Times New Roman"/>
                    </w:rPr>
                  </w:ins>
                </m:ctrlPr>
              </m:dPr>
              <m:e>
                <m:r>
                  <w:rPr>
                    <w:rFonts w:ascii="Cambria Math" w:hAnsi="Cambria Math" w:cs="Times New Roman"/>
                  </w:rPr>
                  <m:t>events</m:t>
                </m:r>
              </m:e>
            </m:d>
          </m:den>
        </m:f>
      </m:oMath>
      <w:r w:rsidR="003C685E" w:rsidRPr="003D165E">
        <w:rPr>
          <w:rFonts w:ascii="Times New Roman" w:hAnsi="Times New Roman" w:cs="Times New Roman"/>
        </w:rPr>
        <w:t xml:space="preserve">, </w:t>
      </w:r>
      <w:r w:rsidR="002C3DBB" w:rsidRPr="003D165E">
        <w:rPr>
          <w:rFonts w:ascii="Times New Roman" w:hAnsi="Times New Roman" w:cs="Times New Roman"/>
        </w:rPr>
        <w:t xml:space="preserve">where </w:t>
      </w:r>
      <m:oMath>
        <m:r>
          <m:rPr>
            <m:sty m:val="p"/>
          </m:rPr>
          <w:rPr>
            <w:rFonts w:ascii="Cambria Math" w:hAnsi="Cambria Math" w:cs="Times New Roman"/>
          </w:rPr>
          <m:t>λ=</m:t>
        </m:r>
        <m:f>
          <m:fPr>
            <m:ctrlPr>
              <w:ins w:id="3116" w:author="Valcin, Vieux" w:date="2025-10-24T12:18:00Z" w16du:dateUtc="2025-10-24T16:18:00Z">
                <w:rPr>
                  <w:rFonts w:ascii="Cambria Math" w:hAnsi="Cambria Math" w:cs="Times New Roman"/>
                </w:rPr>
              </w:ins>
            </m:ctrlPr>
          </m:fPr>
          <m:num>
            <m:r>
              <m:rPr>
                <m:sty m:val="p"/>
              </m:rPr>
              <w:rPr>
                <w:rFonts w:ascii="Cambria Math" w:hAnsi="Cambria Math" w:cs="Times New Roman"/>
              </w:rPr>
              <m:t>0.1</m:t>
            </m:r>
          </m:num>
          <m:den>
            <m:r>
              <m:rPr>
                <m:sty m:val="p"/>
              </m:rPr>
              <w:rPr>
                <w:rFonts w:ascii="Cambria Math" w:hAnsi="Cambria Math" w:cs="Times New Roman"/>
              </w:rPr>
              <m:t>day</m:t>
            </m:r>
          </m:den>
        </m:f>
      </m:oMath>
      <w:r w:rsidR="003C685E" w:rsidRPr="003D165E">
        <w:rPr>
          <w:rFonts w:ascii="Times New Roman" w:hAnsi="Times New Roman" w:cs="Times New Roman"/>
        </w:rPr>
        <w:t xml:space="preserve"> </w:t>
      </w:r>
    </w:p>
    <w:p w14:paraId="11E6E536" w14:textId="6BDE8263" w:rsidR="00CD0E40" w:rsidRPr="003D165E" w:rsidRDefault="00CD0E40" w:rsidP="001F6650">
      <w:pPr>
        <w:pStyle w:val="ListParagraph"/>
        <w:numPr>
          <w:ilvl w:val="2"/>
          <w:numId w:val="12"/>
        </w:numPr>
        <w:spacing w:after="0"/>
        <w:ind w:leftChars="0"/>
        <w:rPr>
          <w:rFonts w:ascii="Times New Roman" w:hAnsi="Times New Roman" w:cs="Times New Roman"/>
        </w:rPr>
      </w:pPr>
      <w:r w:rsidRPr="003D165E">
        <w:rPr>
          <w:rFonts w:ascii="Times New Roman" w:hAnsi="Times New Roman" w:cs="Times New Roman"/>
        </w:rPr>
        <w:t>Consistency:</w:t>
      </w:r>
      <w:r w:rsidR="003C685E" w:rsidRPr="003D165E">
        <w:rPr>
          <w:rFonts w:ascii="Times New Roman" w:hAnsi="Times New Roman" w:cs="Times New Roman"/>
        </w:rPr>
        <w:t xml:space="preserve"> </w:t>
      </w:r>
      <m:oMath>
        <m:sSub>
          <m:sSubPr>
            <m:ctrlPr>
              <w:ins w:id="3117" w:author="Valcin, Vieux" w:date="2025-10-24T11:34:00Z" w16du:dateUtc="2025-10-24T15:34:00Z">
                <w:rPr>
                  <w:rFonts w:ascii="Cambria Math" w:hAnsi="Cambria Math" w:cs="Times New Roman"/>
                  <w:i/>
                </w:rPr>
              </w:ins>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=1-</m:t>
        </m:r>
        <m:f>
          <m:fPr>
            <m:ctrlPr>
              <w:ins w:id="3118" w:author="Valcin, Vieux" w:date="2025-10-24T11:34:00Z" w16du:dateUtc="2025-10-24T15:34:00Z">
                <w:rPr>
                  <w:rFonts w:ascii="Cambria Math" w:hAnsi="Cambria Math" w:cs="Times New Roman"/>
                </w:rPr>
              </w:ins>
            </m:ctrlPr>
          </m:fPr>
          <m:num>
            <m:r>
              <m:rPr>
                <m:sty m:val="p"/>
              </m:rPr>
              <w:rPr>
                <w:rFonts w:ascii="Cambria Math" w:hAnsi="Cambria Math" w:cs="Times New Roman"/>
              </w:rPr>
              <m:t>std</m:t>
            </m:r>
            <m:d>
              <m:dPr>
                <m:ctrlPr>
                  <w:ins w:id="3119" w:author="Valcin, Vieux" w:date="2025-10-24T12:18:00Z" w16du:dateUtc="2025-10-24T16:18:00Z">
                    <w:rPr>
                      <w:rFonts w:ascii="Cambria Math" w:hAnsi="Cambria Math" w:cs="Times New Roman"/>
                    </w:rPr>
                  </w:ins>
                </m:ctrlPr>
              </m:dPr>
              <m:e>
                <m:sSub>
                  <m:sSubPr>
                    <m:ctrlPr>
                      <w:ins w:id="3120" w:author="Valcin, Vieux" w:date="2025-10-24T12:18:00Z" w16du:dateUtc="2025-10-24T16:18:00Z">
                        <w:rPr>
                          <w:rFonts w:ascii="Cambria Math" w:hAnsi="Cambria Math" w:cs="Times New Roman"/>
                        </w:rPr>
                      </w:ins>
                    </m:ctrlPr>
                  </m:sSubPr>
                  <m:e>
                    <m:r>
                      <m:rPr>
                        <m:sty m:val="p"/>
                      </m:rPr>
                      <w:rPr>
                        <w:rFonts w:ascii="Cambria Math" w:hAnsi="Cambria Math" w:cs="Times New Roman"/>
                      </w:rPr>
                      <m:t>inter</m:t>
                    </m:r>
                  </m:e>
                  <m:sub>
                    <m:sSub>
                      <m:sSubPr>
                        <m:ctrlPr>
                          <w:ins w:id="3121" w:author="Valcin, Vieux" w:date="2025-10-24T12:18:00Z" w16du:dateUtc="2025-10-24T16:18:00Z">
                            <w:rPr>
                              <w:rFonts w:ascii="Cambria Math" w:hAnsi="Cambria Math" w:cs="Times New Roman"/>
                            </w:rPr>
                          </w:ins>
                        </m:ctrlPr>
                      </m:sSubPr>
                      <m:e>
                        <m:r>
                          <m:rPr>
                            <m:sty m:val="p"/>
                          </m:rPr>
                          <w:rPr>
                            <w:rFonts w:ascii="Cambria Math" w:hAnsi="Cambria Math" w:cs="Times New Roman"/>
                          </w:rPr>
                          <m:t>event</m:t>
                        </m:r>
                      </m:e>
                      <m:sub>
                        <m:r>
                          <m:rPr>
                            <m:sty m:val="p"/>
                          </m:rPr>
                          <w:rPr>
                            <w:rFonts w:ascii="Cambria Math" w:hAnsi="Cambria Math" w:cs="Times New Roman"/>
                          </w:rPr>
                          <m:t>intervals</m:t>
                        </m:r>
                      </m:sub>
                    </m:sSub>
                  </m:sub>
                </m:sSub>
              </m:e>
            </m:d>
          </m:num>
          <m:den>
            <m:r>
              <m:rPr>
                <m:sty m:val="p"/>
              </m:rPr>
              <w:rPr>
                <w:rFonts w:ascii="Cambria Math" w:hAnsi="Cambria Math" w:cs="Times New Roman"/>
              </w:rPr>
              <m:t>mean</m:t>
            </m:r>
            <m:d>
              <m:dPr>
                <m:ctrlPr>
                  <w:ins w:id="3122" w:author="Valcin, Vieux" w:date="2025-10-24T12:18:00Z" w16du:dateUtc="2025-10-24T16:18:00Z">
                    <w:rPr>
                      <w:rFonts w:ascii="Cambria Math" w:hAnsi="Cambria Math" w:cs="Times New Roman"/>
                    </w:rPr>
                  </w:ins>
                </m:ctrlPr>
              </m:dPr>
              <m:e>
                <m:r>
                  <m:rPr>
                    <m:sty m:val="p"/>
                  </m:rPr>
                  <w:rPr>
                    <w:rFonts w:ascii="Cambria Math" w:hAnsi="Cambria Math" w:cs="Times New Roman"/>
                  </w:rPr>
                  <m:t>intervals</m:t>
                </m:r>
              </m:e>
            </m:d>
          </m:den>
        </m:f>
      </m:oMath>
      <w:r w:rsidR="003C685E" w:rsidRPr="003D165E">
        <w:rPr>
          <w:rFonts w:ascii="Times New Roman" w:hAnsi="Times New Roman" w:cs="Times New Roman"/>
        </w:rPr>
        <w:t xml:space="preserve"> </w:t>
      </w:r>
    </w:p>
    <w:p w14:paraId="61F3FA85" w14:textId="77777777" w:rsidR="00CD0E40" w:rsidRPr="003D165E" w:rsidRDefault="00CD0E40" w:rsidP="00CD0E40">
      <w:pPr>
        <w:pStyle w:val="ListParagraph"/>
        <w:numPr>
          <w:ilvl w:val="1"/>
          <w:numId w:val="12"/>
        </w:numPr>
        <w:spacing w:after="0"/>
        <w:ind w:leftChars="0"/>
        <w:rPr>
          <w:rFonts w:ascii="Times New Roman" w:hAnsi="Times New Roman" w:cs="Times New Roman"/>
        </w:rPr>
      </w:pPr>
      <w:r w:rsidRPr="003D165E">
        <w:rPr>
          <w:rFonts w:ascii="Times New Roman" w:hAnsi="Times New Roman" w:cs="Times New Roman"/>
        </w:rPr>
        <w:t>Normalization: Z-score normalization across all users per feature</w:t>
      </w:r>
    </w:p>
    <w:p w14:paraId="67DE991B" w14:textId="77777777" w:rsidR="00744171" w:rsidRPr="003D165E" w:rsidRDefault="00CD0E40" w:rsidP="00744171">
      <w:pPr>
        <w:pStyle w:val="ListParagraph"/>
        <w:numPr>
          <w:ilvl w:val="1"/>
          <w:numId w:val="12"/>
        </w:numPr>
        <w:spacing w:after="0"/>
        <w:ind w:leftChars="0"/>
        <w:rPr>
          <w:rFonts w:ascii="Times New Roman" w:hAnsi="Times New Roman" w:cs="Times New Roman"/>
        </w:rPr>
      </w:pPr>
      <w:r w:rsidRPr="003D165E">
        <w:rPr>
          <w:rFonts w:ascii="Times New Roman" w:hAnsi="Times New Roman" w:cs="Times New Roman"/>
        </w:rPr>
        <w:t xml:space="preserve">Concatenation: Combine features according to dimensional allocation </w:t>
      </w:r>
    </w:p>
    <w:p w14:paraId="61A48403" w14:textId="77777777" w:rsidR="00744171" w:rsidRPr="003D165E" w:rsidRDefault="00744171" w:rsidP="00744171">
      <w:pPr>
        <w:spacing w:after="0"/>
        <w:rPr>
          <w:rFonts w:ascii="Times New Roman" w:hAnsi="Times New Roman" w:cs="Times New Roman"/>
        </w:rPr>
      </w:pPr>
    </w:p>
    <w:p w14:paraId="7F6953CF" w14:textId="77777777" w:rsidR="00744171" w:rsidRPr="003D165E" w:rsidRDefault="00744171" w:rsidP="00744171">
      <w:pPr>
        <w:spacing w:after="0"/>
        <w:rPr>
          <w:rFonts w:ascii="Times New Roman" w:hAnsi="Times New Roman" w:cs="Times New Roman"/>
        </w:rPr>
      </w:pPr>
      <w:r w:rsidRPr="003D165E">
        <w:rPr>
          <w:rFonts w:ascii="Times New Roman" w:hAnsi="Times New Roman" w:cs="Times New Roman"/>
        </w:rPr>
        <w:t>Embedding Method:</w:t>
      </w:r>
    </w:p>
    <w:p w14:paraId="06C11B8C" w14:textId="77777777" w:rsidR="00744171" w:rsidRPr="003D165E" w:rsidRDefault="00744171" w:rsidP="00744171">
      <w:pPr>
        <w:spacing w:after="0"/>
        <w:rPr>
          <w:rFonts w:ascii="Times New Roman" w:hAnsi="Times New Roman" w:cs="Times New Roman"/>
        </w:rPr>
      </w:pPr>
      <w:r w:rsidRPr="003D165E">
        <w:rPr>
          <w:rFonts w:ascii="Times New Roman" w:hAnsi="Times New Roman" w:cs="Times New Roman"/>
        </w:rPr>
        <w:t>For topic distributions, we use two approaches:</w:t>
      </w:r>
    </w:p>
    <w:p w14:paraId="394A7A57" w14:textId="77777777" w:rsidR="00744171" w:rsidRPr="003D165E" w:rsidRDefault="00744171" w:rsidP="00744171">
      <w:pPr>
        <w:pStyle w:val="Compact"/>
        <w:numPr>
          <w:ilvl w:val="1"/>
          <w:numId w:val="3"/>
        </w:numPr>
        <w:rPr>
          <w:rFonts w:ascii="Times New Roman" w:hAnsi="Times New Roman" w:cs="Times New Roman"/>
        </w:rPr>
      </w:pPr>
      <w:r w:rsidRPr="003D165E">
        <w:rPr>
          <w:rFonts w:ascii="Times New Roman" w:hAnsi="Times New Roman" w:cs="Times New Roman"/>
        </w:rPr>
        <w:lastRenderedPageBreak/>
        <w:t xml:space="preserve">LDA-based: Direct topic probability vectors from trained LDA model </w:t>
      </w:r>
    </w:p>
    <w:p w14:paraId="79442315" w14:textId="77777777" w:rsidR="003D4EDB" w:rsidRPr="003D165E" w:rsidRDefault="00512BD9" w:rsidP="003D4EDB">
      <w:pPr>
        <w:pStyle w:val="Compact"/>
        <w:numPr>
          <w:ilvl w:val="1"/>
          <w:numId w:val="3"/>
        </w:numPr>
        <w:rPr>
          <w:rFonts w:ascii="Times New Roman" w:hAnsi="Times New Roman" w:cs="Times New Roman"/>
        </w:rPr>
      </w:pPr>
      <w:r w:rsidRPr="003D165E">
        <w:rPr>
          <w:rFonts w:ascii="Times New Roman" w:hAnsi="Times New Roman" w:cs="Times New Roman"/>
        </w:rPr>
        <w:t>Aggregation-based: Weighted average of Sentence-BERT embeddings of engaged posts, projected to target dimensions via learned linear layer</w:t>
      </w:r>
    </w:p>
    <w:p w14:paraId="4602E7C5" w14:textId="77777777" w:rsidR="003D4EDB" w:rsidRPr="003D165E" w:rsidRDefault="003D4EDB" w:rsidP="003D4EDB">
      <w:pPr>
        <w:spacing w:after="0"/>
        <w:rPr>
          <w:rFonts w:ascii="Times New Roman" w:hAnsi="Times New Roman" w:cs="Times New Roman"/>
        </w:rPr>
      </w:pPr>
      <w:r w:rsidRPr="003D165E">
        <w:rPr>
          <w:rFonts w:ascii="Times New Roman" w:hAnsi="Times New Roman" w:cs="Times New Roman"/>
        </w:rPr>
        <w:t>The aggregation-based approach is used for views and comments (high-frequency signals), while LDA-based approach is used for likes, saves, and hashtags (lower-frequency signals requiring more compact representation).</w:t>
      </w:r>
    </w:p>
    <w:p w14:paraId="7882563E" w14:textId="77777777" w:rsidR="00482456" w:rsidRPr="003D165E" w:rsidRDefault="00482456" w:rsidP="003D4EDB">
      <w:pPr>
        <w:spacing w:after="0"/>
        <w:rPr>
          <w:rFonts w:ascii="Times New Roman" w:hAnsi="Times New Roman" w:cs="Times New Roman"/>
        </w:rPr>
      </w:pPr>
    </w:p>
    <w:p w14:paraId="3B337505" w14:textId="77777777" w:rsidR="00482456" w:rsidRPr="003D165E" w:rsidRDefault="00482456" w:rsidP="003D4EDB">
      <w:pPr>
        <w:spacing w:after="0"/>
        <w:rPr>
          <w:rFonts w:ascii="Times New Roman" w:hAnsi="Times New Roman" w:cs="Times New Roman"/>
        </w:rPr>
      </w:pPr>
      <w:r w:rsidRPr="003D165E">
        <w:rPr>
          <w:rFonts w:ascii="Times New Roman" w:hAnsi="Times New Roman" w:cs="Times New Roman"/>
        </w:rPr>
        <w:t>Update Frequency:</w:t>
      </w:r>
    </w:p>
    <w:p w14:paraId="401D1B41" w14:textId="77777777" w:rsidR="00482456" w:rsidRPr="003D165E" w:rsidRDefault="00482456" w:rsidP="00482456">
      <w:pPr>
        <w:pStyle w:val="Compact"/>
        <w:numPr>
          <w:ilvl w:val="1"/>
          <w:numId w:val="3"/>
        </w:numPr>
        <w:rPr>
          <w:rFonts w:ascii="Times New Roman" w:hAnsi="Times New Roman" w:cs="Times New Roman"/>
        </w:rPr>
      </w:pPr>
      <w:r w:rsidRPr="003D165E">
        <w:rPr>
          <w:rFonts w:ascii="Times New Roman" w:hAnsi="Times New Roman" w:cs="Times New Roman"/>
        </w:rPr>
        <w:t>Real-time: For active users (&gt; 10 events/day), incremental updates every 5 minutes</w:t>
      </w:r>
    </w:p>
    <w:p w14:paraId="37AB6FAB" w14:textId="77777777" w:rsidR="000B0E9E" w:rsidRPr="003D165E" w:rsidRDefault="00482456" w:rsidP="000B0E9E">
      <w:pPr>
        <w:pStyle w:val="Compact"/>
        <w:numPr>
          <w:ilvl w:val="1"/>
          <w:numId w:val="3"/>
        </w:numPr>
        <w:rPr>
          <w:rFonts w:ascii="Times New Roman" w:hAnsi="Times New Roman" w:cs="Times New Roman"/>
        </w:rPr>
      </w:pPr>
      <w:r w:rsidRPr="003D165E">
        <w:rPr>
          <w:rFonts w:ascii="Times New Roman" w:hAnsi="Times New Roman" w:cs="Times New Roman"/>
        </w:rPr>
        <w:t xml:space="preserve">Batch: For all users, full </w:t>
      </w:r>
      <w:proofErr w:type="spellStart"/>
      <w:r w:rsidRPr="003D165E">
        <w:rPr>
          <w:rFonts w:ascii="Times New Roman" w:hAnsi="Times New Roman" w:cs="Times New Roman"/>
        </w:rPr>
        <w:t>recomputation</w:t>
      </w:r>
      <w:proofErr w:type="spellEnd"/>
      <w:r w:rsidRPr="003D165E">
        <w:rPr>
          <w:rFonts w:ascii="Times New Roman" w:hAnsi="Times New Roman" w:cs="Times New Roman"/>
        </w:rPr>
        <w:t xml:space="preserve"> nightly via scheduled job</w:t>
      </w:r>
    </w:p>
    <w:p w14:paraId="46E7D1E8" w14:textId="77777777" w:rsidR="000B0E9E" w:rsidRPr="003D165E" w:rsidRDefault="000B0E9E" w:rsidP="000B0E9E">
      <w:pPr>
        <w:pStyle w:val="Compact"/>
        <w:rPr>
          <w:rFonts w:ascii="Times New Roman" w:hAnsi="Times New Roman" w:cs="Times New Roman"/>
        </w:rPr>
      </w:pPr>
      <w:r w:rsidRPr="003D165E">
        <w:rPr>
          <w:rFonts w:ascii="Times New Roman" w:hAnsi="Times New Roman" w:cs="Times New Roman"/>
        </w:rPr>
        <w:t>Storage:</w:t>
      </w:r>
    </w:p>
    <w:p w14:paraId="466C8281" w14:textId="77777777" w:rsidR="000B0E9E" w:rsidRPr="003D165E" w:rsidRDefault="000B0E9E" w:rsidP="000B0E9E">
      <w:pPr>
        <w:pStyle w:val="Compact"/>
        <w:rPr>
          <w:rFonts w:ascii="Times New Roman" w:hAnsi="Times New Roman" w:cs="Times New Roman"/>
        </w:rPr>
      </w:pPr>
      <w:r w:rsidRPr="003D165E">
        <w:rPr>
          <w:rFonts w:ascii="Times New Roman" w:hAnsi="Times New Roman" w:cs="Times New Roman"/>
        </w:rPr>
        <w:t xml:space="preserve">Engagement features stored in PostgreSQL </w:t>
      </w:r>
      <w:proofErr w:type="spellStart"/>
      <w:r w:rsidRPr="003D165E">
        <w:rPr>
          <w:rFonts w:ascii="Times New Roman" w:hAnsi="Times New Roman" w:cs="Times New Roman"/>
        </w:rPr>
        <w:t>engagement_embeddings</w:t>
      </w:r>
      <w:proofErr w:type="spellEnd"/>
      <w:r w:rsidRPr="003D165E">
        <w:rPr>
          <w:rFonts w:ascii="Times New Roman" w:hAnsi="Times New Roman" w:cs="Times New Roman"/>
        </w:rPr>
        <w:t xml:space="preserve"> table:</w:t>
      </w:r>
    </w:p>
    <w:p w14:paraId="4BD764CE" w14:textId="77777777" w:rsidR="000B0E9E" w:rsidRPr="003D165E" w:rsidRDefault="000B0E9E" w:rsidP="000B0E9E">
      <w:pPr>
        <w:pStyle w:val="Compact"/>
        <w:numPr>
          <w:ilvl w:val="1"/>
          <w:numId w:val="3"/>
        </w:numPr>
        <w:rPr>
          <w:rFonts w:ascii="Times New Roman" w:hAnsi="Times New Roman" w:cs="Times New Roman"/>
        </w:rPr>
      </w:pPr>
      <w:proofErr w:type="spellStart"/>
      <w:r w:rsidRPr="003D165E">
        <w:rPr>
          <w:rFonts w:ascii="Times New Roman" w:hAnsi="Times New Roman" w:cs="Times New Roman"/>
        </w:rPr>
        <w:t>user_id</w:t>
      </w:r>
      <w:proofErr w:type="spellEnd"/>
      <w:r w:rsidRPr="003D165E">
        <w:rPr>
          <w:rFonts w:ascii="Times New Roman" w:hAnsi="Times New Roman" w:cs="Times New Roman"/>
        </w:rPr>
        <w:t xml:space="preserve"> (primary key)</w:t>
      </w:r>
    </w:p>
    <w:p w14:paraId="214319CA" w14:textId="77777777" w:rsidR="000B0E9E" w:rsidRPr="003D165E" w:rsidRDefault="000B0E9E" w:rsidP="000B0E9E">
      <w:pPr>
        <w:pStyle w:val="Compact"/>
        <w:numPr>
          <w:ilvl w:val="1"/>
          <w:numId w:val="3"/>
        </w:numPr>
        <w:rPr>
          <w:rFonts w:ascii="Times New Roman" w:hAnsi="Times New Roman" w:cs="Times New Roman"/>
        </w:rPr>
      </w:pPr>
      <w:proofErr w:type="spellStart"/>
      <w:r w:rsidRPr="003D165E">
        <w:rPr>
          <w:rFonts w:ascii="Times New Roman" w:hAnsi="Times New Roman" w:cs="Times New Roman"/>
        </w:rPr>
        <w:t>embedding_vector</w:t>
      </w:r>
      <w:proofErr w:type="spellEnd"/>
      <w:r w:rsidRPr="003D165E">
        <w:rPr>
          <w:rFonts w:ascii="Times New Roman" w:hAnsi="Times New Roman" w:cs="Times New Roman"/>
        </w:rPr>
        <w:t xml:space="preserve"> (</w:t>
      </w:r>
      <w:proofErr w:type="gramStart"/>
      <w:r w:rsidRPr="003D165E">
        <w:rPr>
          <w:rFonts w:ascii="Times New Roman" w:hAnsi="Times New Roman" w:cs="Times New Roman"/>
        </w:rPr>
        <w:t>ARRAY[</w:t>
      </w:r>
      <w:proofErr w:type="gramEnd"/>
      <w:r w:rsidRPr="003D165E">
        <w:rPr>
          <w:rFonts w:ascii="Times New Roman" w:hAnsi="Times New Roman" w:cs="Times New Roman"/>
        </w:rPr>
        <w:t>32] or JSONB)</w:t>
      </w:r>
    </w:p>
    <w:p w14:paraId="264123E4" w14:textId="77777777" w:rsidR="000B0E9E" w:rsidRPr="003D165E" w:rsidRDefault="000B0E9E" w:rsidP="000B0E9E">
      <w:pPr>
        <w:pStyle w:val="Compact"/>
        <w:numPr>
          <w:ilvl w:val="1"/>
          <w:numId w:val="3"/>
        </w:numPr>
        <w:rPr>
          <w:rFonts w:ascii="Times New Roman" w:hAnsi="Times New Roman" w:cs="Times New Roman"/>
        </w:rPr>
      </w:pPr>
      <w:proofErr w:type="spellStart"/>
      <w:r w:rsidRPr="003D165E">
        <w:rPr>
          <w:rFonts w:ascii="Times New Roman" w:hAnsi="Times New Roman" w:cs="Times New Roman"/>
        </w:rPr>
        <w:t>last_updated</w:t>
      </w:r>
      <w:proofErr w:type="spellEnd"/>
      <w:r w:rsidRPr="003D165E">
        <w:rPr>
          <w:rFonts w:ascii="Times New Roman" w:hAnsi="Times New Roman" w:cs="Times New Roman"/>
        </w:rPr>
        <w:t xml:space="preserve"> (timestamp)</w:t>
      </w:r>
    </w:p>
    <w:p w14:paraId="2C0A9C93" w14:textId="77777777" w:rsidR="003D4EDB" w:rsidRPr="003D165E" w:rsidRDefault="000B0E9E" w:rsidP="000B0E9E">
      <w:pPr>
        <w:pStyle w:val="Compact"/>
        <w:numPr>
          <w:ilvl w:val="1"/>
          <w:numId w:val="3"/>
        </w:numPr>
        <w:rPr>
          <w:rFonts w:ascii="Times New Roman" w:hAnsi="Times New Roman" w:cs="Times New Roman"/>
        </w:rPr>
      </w:pPr>
      <w:proofErr w:type="spellStart"/>
      <w:r w:rsidRPr="003D165E">
        <w:rPr>
          <w:rFonts w:ascii="Times New Roman" w:hAnsi="Times New Roman" w:cs="Times New Roman"/>
        </w:rPr>
        <w:t>feature_metadata</w:t>
      </w:r>
      <w:proofErr w:type="spellEnd"/>
      <w:r w:rsidRPr="003D165E">
        <w:rPr>
          <w:rFonts w:ascii="Times New Roman" w:hAnsi="Times New Roman" w:cs="Times New Roman"/>
        </w:rPr>
        <w:t xml:space="preserve"> (JSONB with breakdown by engagement type)</w:t>
      </w:r>
    </w:p>
    <w:p w14:paraId="2E257677" w14:textId="77777777" w:rsidR="000B0E9E" w:rsidRPr="003D165E" w:rsidRDefault="000B0E9E" w:rsidP="003D4EDB">
      <w:pPr>
        <w:spacing w:after="0"/>
        <w:rPr>
          <w:rFonts w:ascii="Times New Roman" w:hAnsi="Times New Roman" w:cs="Times New Roman"/>
        </w:rPr>
      </w:pPr>
    </w:p>
    <w:p w14:paraId="6E3E7C82" w14:textId="77777777" w:rsidR="003D4EDB" w:rsidRPr="003D165E" w:rsidRDefault="003D4EDB" w:rsidP="003D4EDB">
      <w:pPr>
        <w:spacing w:after="0"/>
        <w:rPr>
          <w:rFonts w:ascii="Times New Roman" w:hAnsi="Times New Roman" w:cs="Times New Roman"/>
        </w:rPr>
      </w:pPr>
      <w:r w:rsidRPr="003D165E">
        <w:rPr>
          <w:rFonts w:ascii="Times New Roman" w:hAnsi="Times New Roman" w:cs="Times New Roman"/>
        </w:rPr>
        <w:t>Update Frequency:</w:t>
      </w:r>
    </w:p>
    <w:p w14:paraId="6E3B79CA" w14:textId="77777777" w:rsidR="00A14BBA" w:rsidRPr="003D165E" w:rsidRDefault="003D4EDB" w:rsidP="003D4EDB">
      <w:pPr>
        <w:spacing w:after="0"/>
        <w:rPr>
          <w:rFonts w:ascii="Times New Roman" w:hAnsi="Times New Roman" w:cs="Times New Roman"/>
        </w:rPr>
      </w:pPr>
      <w:r w:rsidRPr="003D165E">
        <w:rPr>
          <w:rFonts w:ascii="Times New Roman" w:hAnsi="Times New Roman" w:cs="Times New Roman"/>
        </w:rPr>
        <w:t>Engagement embeddings are recomputed:</w:t>
      </w:r>
    </w:p>
    <w:p w14:paraId="7ABC303E" w14:textId="7BBF68EE" w:rsidR="00E97D05" w:rsidRPr="003D165E" w:rsidRDefault="00E97D05" w:rsidP="00E97D05">
      <w:pPr>
        <w:spacing w:after="0"/>
        <w:rPr>
          <w:rFonts w:ascii="Times New Roman" w:hAnsi="Times New Roman" w:cs="Times New Roman"/>
        </w:rPr>
      </w:pPr>
      <w:r w:rsidRPr="003D165E">
        <w:rPr>
          <w:rFonts w:ascii="Times New Roman" w:hAnsi="Times New Roman" w:cs="Times New Roman"/>
        </w:rPr>
        <w:t xml:space="preserve">The </w:t>
      </w:r>
      <w:r w:rsidR="0047587A" w:rsidRPr="003D165E">
        <w:rPr>
          <w:rFonts w:ascii="Times New Roman" w:hAnsi="Times New Roman" w:cs="Times New Roman"/>
        </w:rPr>
        <w:t>engagement</w:t>
      </w:r>
      <w:r w:rsidRPr="003D165E">
        <w:rPr>
          <w:rFonts w:ascii="Times New Roman" w:hAnsi="Times New Roman" w:cs="Times New Roman"/>
        </w:rPr>
        <w:t xml:space="preserve"> embedding </w:t>
      </w:r>
      <m:oMath>
        <m:sSubSup>
          <m:sSubSupPr>
            <m:ctrlPr>
              <w:ins w:id="3123" w:author="Valcin, Vieux" w:date="2025-10-24T11:34:00Z" w16du:dateUtc="2025-10-24T15:34:00Z">
                <w:rPr>
                  <w:rFonts w:ascii="Cambria Math" w:hAnsi="Cambria Math" w:cs="Times New Roman"/>
                </w:rPr>
              </w:ins>
            </m:ctrlPr>
          </m:sSubSupPr>
          <m:e>
            <m:r>
              <w:rPr>
                <w:rFonts w:ascii="Cambria Math" w:hAnsi="Cambria Math" w:cs="Times New Roman"/>
              </w:rPr>
              <m:t>x</m:t>
            </m:r>
          </m:e>
          <m:sub>
            <m:r>
              <w:rPr>
                <w:rFonts w:ascii="Cambria Math" w:hAnsi="Cambria Math" w:cs="Times New Roman"/>
              </w:rPr>
              <m:t>i</m:t>
            </m:r>
          </m:sub>
          <m:sup>
            <m:d>
              <m:dPr>
                <m:ctrlPr>
                  <w:ins w:id="3124" w:author="Valcin, Vieux" w:date="2025-10-24T12:18:00Z" w16du:dateUtc="2025-10-24T16:18:00Z">
                    <w:rPr>
                      <w:rFonts w:ascii="Cambria Math" w:hAnsi="Cambria Math" w:cs="Times New Roman"/>
                      <w:i/>
                    </w:rPr>
                  </w:ins>
                </m:ctrlPr>
              </m:dPr>
              <m:e>
                <m:r>
                  <w:rPr>
                    <w:rFonts w:ascii="Cambria Math" w:hAnsi="Cambria Math" w:cs="Times New Roman"/>
                  </w:rPr>
                  <m:t>engagement</m:t>
                </m:r>
              </m:e>
            </m:d>
          </m:sup>
        </m:sSubSup>
        <m:r>
          <m:rPr>
            <m:sty m:val="p"/>
          </m:rPr>
          <w:rPr>
            <w:rFonts w:ascii="Cambria Math" w:hAnsi="Cambria Math" w:cs="Times New Roman" w:hint="eastAsia"/>
          </w:rPr>
          <m:t>∈</m:t>
        </m:r>
        <m:sSup>
          <m:sSupPr>
            <m:ctrlPr>
              <w:ins w:id="3125" w:author="Valcin, Vieux" w:date="2025-10-24T11:34:00Z" w16du:dateUtc="2025-10-24T15:34:00Z">
                <w:rPr>
                  <w:rFonts w:ascii="Cambria Math" w:hAnsi="Cambria Math" w:cs="Times New Roman"/>
                </w:rPr>
              </w:ins>
            </m:ctrlPr>
          </m:sSupPr>
          <m:e>
            <m:r>
              <m:rPr>
                <m:scr m:val="double-struck"/>
                <m:sty m:val="p"/>
              </m:rPr>
              <w:rPr>
                <w:rFonts w:ascii="Cambria Math" w:hAnsi="Cambria Math" w:cs="Times New Roman"/>
              </w:rPr>
              <m:t>R</m:t>
            </m:r>
          </m:e>
          <m:sup>
            <m:r>
              <w:rPr>
                <w:rFonts w:ascii="Cambria Math" w:hAnsi="Cambria Math" w:cs="Times New Roman"/>
              </w:rPr>
              <m:t>32</m:t>
            </m:r>
          </m:sup>
        </m:sSup>
      </m:oMath>
      <w:r w:rsidRPr="003D165E">
        <w:rPr>
          <w:rFonts w:ascii="Times New Roman" w:hAnsi="Times New Roman" w:cs="Times New Roman"/>
        </w:rPr>
        <w:t xml:space="preserve"> captures behavioral consumption </w:t>
      </w:r>
    </w:p>
    <w:p w14:paraId="2093B017" w14:textId="77777777" w:rsidR="00E97D05" w:rsidRPr="003D165E" w:rsidRDefault="00E97D05" w:rsidP="00E97D05">
      <w:pPr>
        <w:spacing w:after="0"/>
        <w:rPr>
          <w:rFonts w:ascii="Times New Roman" w:hAnsi="Times New Roman" w:cs="Times New Roman"/>
        </w:rPr>
      </w:pPr>
      <w:r w:rsidRPr="003D165E">
        <w:rPr>
          <w:rFonts w:ascii="Times New Roman" w:hAnsi="Times New Roman" w:cs="Times New Roman"/>
        </w:rPr>
        <w:t>patterns through:</w:t>
      </w:r>
    </w:p>
    <w:p w14:paraId="5CD715AE" w14:textId="77777777" w:rsidR="00CF7892" w:rsidRPr="003D165E" w:rsidRDefault="00E97D05" w:rsidP="00E97D05">
      <w:pPr>
        <w:pStyle w:val="ListParagraph"/>
        <w:numPr>
          <w:ilvl w:val="0"/>
          <w:numId w:val="11"/>
        </w:numPr>
        <w:spacing w:after="0"/>
        <w:ind w:leftChars="0"/>
        <w:rPr>
          <w:rFonts w:ascii="Times New Roman" w:hAnsi="Times New Roman" w:cs="Times New Roman"/>
        </w:rPr>
      </w:pPr>
      <w:r w:rsidRPr="003D165E">
        <w:rPr>
          <w:rFonts w:ascii="Times New Roman" w:hAnsi="Times New Roman" w:cs="Times New Roman"/>
        </w:rPr>
        <w:t>Topic distribution of viewed content (16 dimensions via LDA)</w:t>
      </w:r>
    </w:p>
    <w:p w14:paraId="42679E4F" w14:textId="77777777" w:rsidR="00CF7892" w:rsidRPr="003D165E" w:rsidRDefault="00E97D05" w:rsidP="00E97D05">
      <w:pPr>
        <w:pStyle w:val="ListParagraph"/>
        <w:numPr>
          <w:ilvl w:val="0"/>
          <w:numId w:val="11"/>
        </w:numPr>
        <w:spacing w:after="0"/>
        <w:ind w:leftChars="0"/>
        <w:rPr>
          <w:rFonts w:ascii="Times New Roman" w:hAnsi="Times New Roman" w:cs="Times New Roman"/>
        </w:rPr>
      </w:pPr>
      <w:r w:rsidRPr="003D165E">
        <w:rPr>
          <w:rFonts w:ascii="Times New Roman" w:hAnsi="Times New Roman" w:cs="Times New Roman"/>
        </w:rPr>
        <w:t>Engagement metrics: view duration, frequency, diversity (10 dimensions)</w:t>
      </w:r>
    </w:p>
    <w:p w14:paraId="1C311E55" w14:textId="77777777" w:rsidR="00E97D05" w:rsidRPr="003D165E" w:rsidRDefault="00E97D05" w:rsidP="00E97D05">
      <w:pPr>
        <w:pStyle w:val="ListParagraph"/>
        <w:numPr>
          <w:ilvl w:val="0"/>
          <w:numId w:val="11"/>
        </w:numPr>
        <w:spacing w:after="0"/>
        <w:ind w:leftChars="0"/>
        <w:rPr>
          <w:rFonts w:ascii="Times New Roman" w:hAnsi="Times New Roman" w:cs="Times New Roman"/>
        </w:rPr>
      </w:pPr>
      <w:r w:rsidRPr="003D165E">
        <w:rPr>
          <w:rFonts w:ascii="Times New Roman" w:hAnsi="Times New Roman" w:cs="Times New Roman"/>
        </w:rPr>
        <w:t>Temporal patterns: recency and consistency of viewing behavior (6 dimensions)</w:t>
      </w:r>
    </w:p>
    <w:p w14:paraId="2365705B" w14:textId="77777777" w:rsidR="00E97D05" w:rsidRPr="003D165E" w:rsidRDefault="00E97D05" w:rsidP="00E97D05">
      <w:pPr>
        <w:spacing w:after="0"/>
        <w:rPr>
          <w:rFonts w:ascii="Times New Roman" w:hAnsi="Times New Roman" w:cs="Times New Roman"/>
        </w:rPr>
      </w:pPr>
    </w:p>
    <w:p w14:paraId="059425DC" w14:textId="77777777" w:rsidR="00E97D05" w:rsidRPr="003D165E" w:rsidRDefault="00E97D05" w:rsidP="00E97D05">
      <w:pPr>
        <w:spacing w:after="0"/>
        <w:rPr>
          <w:rFonts w:ascii="Times New Roman" w:hAnsi="Times New Roman" w:cs="Times New Roman"/>
        </w:rPr>
      </w:pPr>
      <w:r w:rsidRPr="003D165E">
        <w:rPr>
          <w:rFonts w:ascii="Times New Roman" w:hAnsi="Times New Roman" w:cs="Times New Roman"/>
        </w:rPr>
        <w:t xml:space="preserve">This modality complements the text modality by distinguishing between </w:t>
      </w:r>
    </w:p>
    <w:p w14:paraId="1F7D1163" w14:textId="77777777" w:rsidR="00E97D05" w:rsidRPr="003D165E" w:rsidRDefault="00E97D05" w:rsidP="00E97D05">
      <w:pPr>
        <w:spacing w:after="0"/>
        <w:rPr>
          <w:rFonts w:ascii="Times New Roman" w:hAnsi="Times New Roman" w:cs="Times New Roman"/>
        </w:rPr>
      </w:pPr>
      <w:r w:rsidRPr="003D165E">
        <w:rPr>
          <w:rFonts w:ascii="Times New Roman" w:hAnsi="Times New Roman" w:cs="Times New Roman"/>
        </w:rPr>
        <w:t xml:space="preserve">content creation (what users post) and content consumption (what users view), </w:t>
      </w:r>
    </w:p>
    <w:p w14:paraId="1C10B9BD" w14:textId="77777777" w:rsidR="00EF1988" w:rsidRPr="003D165E" w:rsidRDefault="00E97D05" w:rsidP="00E97D05">
      <w:pPr>
        <w:spacing w:after="0"/>
        <w:rPr>
          <w:rFonts w:ascii="Times New Roman" w:hAnsi="Times New Roman" w:cs="Times New Roman"/>
        </w:rPr>
      </w:pPr>
      <w:r w:rsidRPr="003D165E">
        <w:rPr>
          <w:rFonts w:ascii="Times New Roman" w:hAnsi="Times New Roman" w:cs="Times New Roman"/>
        </w:rPr>
        <w:t>providing a more complete profile of user interests and ideological exposure.</w:t>
      </w:r>
    </w:p>
    <w:p w14:paraId="48B25908" w14:textId="77777777" w:rsidR="002207FB" w:rsidRPr="003D165E" w:rsidRDefault="002207FB" w:rsidP="00E97D05">
      <w:pPr>
        <w:spacing w:after="0"/>
        <w:rPr>
          <w:rFonts w:ascii="Times New Roman" w:hAnsi="Times New Roman" w:cs="Times New Roman"/>
        </w:rPr>
      </w:pPr>
    </w:p>
    <w:tbl>
      <w:tblPr>
        <w:tblStyle w:val="Table"/>
        <w:tblW w:w="3831" w:type="pct"/>
        <w:tblLook w:val="07E0" w:firstRow="1" w:lastRow="1" w:firstColumn="1" w:lastColumn="1" w:noHBand="1" w:noVBand="1"/>
      </w:tblPr>
      <w:tblGrid>
        <w:gridCol w:w="2092"/>
        <w:gridCol w:w="850"/>
        <w:gridCol w:w="4395"/>
      </w:tblGrid>
      <w:tr w:rsidR="003D165E" w:rsidRPr="003D165E" w14:paraId="42315780" w14:textId="77777777" w:rsidTr="00E851BF">
        <w:tc>
          <w:tcPr>
            <w:tcW w:w="1426" w:type="pct"/>
            <w:tcBorders>
              <w:bottom w:val="single" w:sz="0" w:space="0" w:color="auto"/>
            </w:tcBorders>
            <w:vAlign w:val="bottom"/>
          </w:tcPr>
          <w:p w14:paraId="7D0E6BC8" w14:textId="77777777" w:rsidR="00573FA1" w:rsidRPr="003D165E" w:rsidRDefault="00573FA1" w:rsidP="00BE650B">
            <w:pPr>
              <w:pStyle w:val="Compact"/>
              <w:rPr>
                <w:rFonts w:ascii="Times New Roman" w:hAnsi="Times New Roman" w:cs="Times New Roman"/>
                <w:b/>
                <w:bCs/>
              </w:rPr>
            </w:pPr>
            <w:r w:rsidRPr="003D165E">
              <w:rPr>
                <w:rFonts w:ascii="Times New Roman" w:hAnsi="Times New Roman" w:cs="Times New Roman"/>
                <w:b/>
                <w:bCs/>
              </w:rPr>
              <w:t>Engagement Type</w:t>
            </w:r>
          </w:p>
        </w:tc>
        <w:tc>
          <w:tcPr>
            <w:tcW w:w="579" w:type="pct"/>
            <w:tcBorders>
              <w:bottom w:val="single" w:sz="0" w:space="0" w:color="auto"/>
            </w:tcBorders>
            <w:vAlign w:val="bottom"/>
          </w:tcPr>
          <w:p w14:paraId="2D49DCBB" w14:textId="77777777" w:rsidR="00573FA1" w:rsidRPr="003D165E" w:rsidRDefault="00573FA1" w:rsidP="00BE650B">
            <w:pPr>
              <w:pStyle w:val="Compact"/>
              <w:rPr>
                <w:rFonts w:ascii="Times New Roman" w:hAnsi="Times New Roman" w:cs="Times New Roman"/>
                <w:b/>
                <w:bCs/>
              </w:rPr>
            </w:pPr>
            <w:r w:rsidRPr="003D165E">
              <w:rPr>
                <w:rFonts w:ascii="Times New Roman" w:hAnsi="Times New Roman" w:cs="Times New Roman"/>
                <w:b/>
                <w:bCs/>
              </w:rPr>
              <w:t>Value</w:t>
            </w:r>
          </w:p>
        </w:tc>
        <w:tc>
          <w:tcPr>
            <w:tcW w:w="2995" w:type="pct"/>
            <w:tcBorders>
              <w:bottom w:val="single" w:sz="0" w:space="0" w:color="auto"/>
            </w:tcBorders>
            <w:vAlign w:val="bottom"/>
          </w:tcPr>
          <w:p w14:paraId="05A5BC31" w14:textId="77777777" w:rsidR="00573FA1" w:rsidRPr="003D165E" w:rsidRDefault="00573FA1" w:rsidP="00BE650B">
            <w:pPr>
              <w:pStyle w:val="Compact"/>
              <w:rPr>
                <w:rFonts w:ascii="Times New Roman" w:hAnsi="Times New Roman" w:cs="Times New Roman"/>
                <w:b/>
                <w:bCs/>
              </w:rPr>
            </w:pPr>
            <w:r w:rsidRPr="003D165E">
              <w:rPr>
                <w:rFonts w:ascii="Times New Roman" w:hAnsi="Times New Roman" w:cs="Times New Roman"/>
                <w:b/>
                <w:bCs/>
              </w:rPr>
              <w:t>Description</w:t>
            </w:r>
          </w:p>
        </w:tc>
      </w:tr>
      <w:tr w:rsidR="003D165E" w:rsidRPr="003D165E" w14:paraId="4CFCA6C5" w14:textId="77777777" w:rsidTr="00E851BF">
        <w:tc>
          <w:tcPr>
            <w:tcW w:w="1426" w:type="pct"/>
          </w:tcPr>
          <w:p w14:paraId="79F6B013" w14:textId="77777777" w:rsidR="00573FA1" w:rsidRPr="003D165E" w:rsidRDefault="00573FA1" w:rsidP="00BE650B">
            <w:pPr>
              <w:pStyle w:val="Compact"/>
              <w:rPr>
                <w:rFonts w:ascii="Times New Roman" w:hAnsi="Times New Roman" w:cs="Times New Roman"/>
              </w:rPr>
            </w:pPr>
            <w:r w:rsidRPr="003D165E">
              <w:rPr>
                <w:rFonts w:ascii="Times New Roman" w:hAnsi="Times New Roman" w:cs="Times New Roman"/>
              </w:rPr>
              <w:t>Views</w:t>
            </w:r>
          </w:p>
        </w:tc>
        <w:tc>
          <w:tcPr>
            <w:tcW w:w="579" w:type="pct"/>
          </w:tcPr>
          <w:p w14:paraId="07CDBC4C" w14:textId="77777777" w:rsidR="00573FA1" w:rsidRPr="003D165E" w:rsidRDefault="007663D2" w:rsidP="00BE650B">
            <w:pPr>
              <w:pStyle w:val="Compact"/>
              <w:rPr>
                <w:rFonts w:ascii="Times New Roman" w:hAnsi="Times New Roman" w:cs="Times New Roman"/>
              </w:rPr>
            </w:pPr>
            <w:r w:rsidRPr="003D165E">
              <w:rPr>
                <w:rFonts w:ascii="Times New Roman" w:hAnsi="Times New Roman" w:cs="Times New Roman"/>
              </w:rPr>
              <w:t>0.35</w:t>
            </w:r>
          </w:p>
        </w:tc>
        <w:tc>
          <w:tcPr>
            <w:tcW w:w="2995" w:type="pct"/>
          </w:tcPr>
          <w:p w14:paraId="7ABD5898" w14:textId="77777777" w:rsidR="00573FA1" w:rsidRPr="003D165E" w:rsidRDefault="007663D2" w:rsidP="00BE650B">
            <w:pPr>
              <w:pStyle w:val="Compact"/>
              <w:rPr>
                <w:rFonts w:ascii="Times New Roman" w:hAnsi="Times New Roman" w:cs="Times New Roman"/>
              </w:rPr>
            </w:pPr>
            <w:r w:rsidRPr="003D165E">
              <w:rPr>
                <w:rFonts w:ascii="Times New Roman" w:hAnsi="Times New Roman" w:cs="Times New Roman"/>
              </w:rPr>
              <w:t>Primary Signal</w:t>
            </w:r>
          </w:p>
        </w:tc>
      </w:tr>
      <w:tr w:rsidR="003D165E" w:rsidRPr="003D165E" w14:paraId="7114E1DF" w14:textId="77777777" w:rsidTr="00E851BF">
        <w:tc>
          <w:tcPr>
            <w:tcW w:w="1426" w:type="pct"/>
          </w:tcPr>
          <w:p w14:paraId="1396AE9B" w14:textId="77777777" w:rsidR="00573FA1" w:rsidRPr="003D165E" w:rsidRDefault="00573FA1" w:rsidP="00BE650B">
            <w:pPr>
              <w:pStyle w:val="Compact"/>
              <w:rPr>
                <w:rFonts w:ascii="Times New Roman" w:hAnsi="Times New Roman" w:cs="Times New Roman"/>
              </w:rPr>
            </w:pPr>
            <w:r w:rsidRPr="003D165E">
              <w:rPr>
                <w:rFonts w:ascii="Times New Roman" w:hAnsi="Times New Roman" w:cs="Times New Roman"/>
              </w:rPr>
              <w:t>Comments</w:t>
            </w:r>
          </w:p>
        </w:tc>
        <w:tc>
          <w:tcPr>
            <w:tcW w:w="579" w:type="pct"/>
          </w:tcPr>
          <w:p w14:paraId="16B53E63" w14:textId="77777777" w:rsidR="00573FA1" w:rsidRPr="003D165E" w:rsidRDefault="007663D2" w:rsidP="00BE650B">
            <w:pPr>
              <w:pStyle w:val="Compact"/>
              <w:rPr>
                <w:rFonts w:ascii="Times New Roman" w:hAnsi="Times New Roman" w:cs="Times New Roman"/>
              </w:rPr>
            </w:pPr>
            <w:r w:rsidRPr="003D165E">
              <w:rPr>
                <w:rFonts w:ascii="Times New Roman" w:hAnsi="Times New Roman" w:cs="Times New Roman"/>
              </w:rPr>
              <w:t>0.3</w:t>
            </w:r>
            <w:r w:rsidR="002207FB" w:rsidRPr="003D165E">
              <w:rPr>
                <w:rFonts w:ascii="Times New Roman" w:hAnsi="Times New Roman" w:cs="Times New Roman"/>
              </w:rPr>
              <w:t>5</w:t>
            </w:r>
          </w:p>
        </w:tc>
        <w:tc>
          <w:tcPr>
            <w:tcW w:w="2995" w:type="pct"/>
          </w:tcPr>
          <w:p w14:paraId="422719C8" w14:textId="77777777" w:rsidR="00573FA1" w:rsidRPr="003D165E" w:rsidRDefault="007663D2" w:rsidP="00BE650B">
            <w:pPr>
              <w:pStyle w:val="Compact"/>
              <w:rPr>
                <w:rFonts w:ascii="Times New Roman" w:hAnsi="Times New Roman" w:cs="Times New Roman"/>
              </w:rPr>
            </w:pPr>
            <w:r w:rsidRPr="003D165E">
              <w:rPr>
                <w:rFonts w:ascii="Times New Roman" w:hAnsi="Times New Roman" w:cs="Times New Roman"/>
              </w:rPr>
              <w:t>Strong Signal (Interest Marker)</w:t>
            </w:r>
          </w:p>
        </w:tc>
      </w:tr>
      <w:tr w:rsidR="003D165E" w:rsidRPr="003D165E" w14:paraId="7010B7BF" w14:textId="77777777" w:rsidTr="00E851BF">
        <w:tc>
          <w:tcPr>
            <w:tcW w:w="1426" w:type="pct"/>
          </w:tcPr>
          <w:p w14:paraId="492A2E82" w14:textId="77777777" w:rsidR="00573FA1" w:rsidRPr="003D165E" w:rsidRDefault="00573FA1" w:rsidP="00BE650B">
            <w:pPr>
              <w:pStyle w:val="Compact"/>
              <w:rPr>
                <w:rFonts w:ascii="Times New Roman" w:hAnsi="Times New Roman" w:cs="Times New Roman"/>
              </w:rPr>
            </w:pPr>
            <w:r w:rsidRPr="003D165E">
              <w:rPr>
                <w:rFonts w:ascii="Times New Roman" w:hAnsi="Times New Roman" w:cs="Times New Roman"/>
              </w:rPr>
              <w:t>Hashtags</w:t>
            </w:r>
          </w:p>
        </w:tc>
        <w:tc>
          <w:tcPr>
            <w:tcW w:w="579" w:type="pct"/>
          </w:tcPr>
          <w:p w14:paraId="72470CDC" w14:textId="77777777" w:rsidR="00573FA1" w:rsidRPr="003D165E" w:rsidRDefault="007663D2" w:rsidP="00BE650B">
            <w:pPr>
              <w:pStyle w:val="Compact"/>
              <w:rPr>
                <w:rFonts w:ascii="Times New Roman" w:hAnsi="Times New Roman" w:cs="Times New Roman"/>
              </w:rPr>
            </w:pPr>
            <w:r w:rsidRPr="003D165E">
              <w:rPr>
                <w:rFonts w:ascii="Times New Roman" w:hAnsi="Times New Roman" w:cs="Times New Roman"/>
              </w:rPr>
              <w:t>0.</w:t>
            </w:r>
            <w:r w:rsidR="00276F39" w:rsidRPr="003D165E">
              <w:rPr>
                <w:rFonts w:ascii="Times New Roman" w:hAnsi="Times New Roman" w:cs="Times New Roman"/>
              </w:rPr>
              <w:t>10</w:t>
            </w:r>
          </w:p>
        </w:tc>
        <w:tc>
          <w:tcPr>
            <w:tcW w:w="2995" w:type="pct"/>
          </w:tcPr>
          <w:p w14:paraId="2AC559BF" w14:textId="77777777" w:rsidR="00573FA1" w:rsidRPr="003D165E" w:rsidRDefault="00E851BF" w:rsidP="00BE650B">
            <w:pPr>
              <w:pStyle w:val="Compact"/>
              <w:rPr>
                <w:rFonts w:ascii="Times New Roman" w:hAnsi="Times New Roman" w:cs="Times New Roman"/>
              </w:rPr>
            </w:pPr>
            <w:r w:rsidRPr="003D165E">
              <w:rPr>
                <w:rFonts w:ascii="Times New Roman" w:hAnsi="Times New Roman" w:cs="Times New Roman"/>
              </w:rPr>
              <w:t>Moderate Signal (Topical Interest Marker)</w:t>
            </w:r>
          </w:p>
        </w:tc>
      </w:tr>
      <w:tr w:rsidR="003D165E" w:rsidRPr="003D165E" w14:paraId="4D567322" w14:textId="77777777" w:rsidTr="00E851BF">
        <w:tc>
          <w:tcPr>
            <w:tcW w:w="1426" w:type="pct"/>
          </w:tcPr>
          <w:p w14:paraId="4C65FF8A" w14:textId="77777777" w:rsidR="00573FA1" w:rsidRPr="003D165E" w:rsidRDefault="00573FA1" w:rsidP="00BE650B">
            <w:pPr>
              <w:pStyle w:val="Compact"/>
              <w:rPr>
                <w:rFonts w:ascii="Times New Roman" w:eastAsia="MS Mincho" w:hAnsi="Times New Roman" w:cs="Times New Roman"/>
                <w:rPrChange w:id="3126" w:author="Valcin, Vieux" w:date="2025-10-24T11:35:00Z" w16du:dateUtc="2025-10-24T15:35:00Z">
                  <w:rPr>
                    <w:rFonts w:ascii="Cambria" w:eastAsia="MS Mincho" w:hAnsi="Cambria" w:cs="Times New Roman"/>
                  </w:rPr>
                </w:rPrChange>
              </w:rPr>
            </w:pPr>
            <w:r w:rsidRPr="003D165E">
              <w:rPr>
                <w:rFonts w:ascii="Times New Roman" w:eastAsia="MS Mincho" w:hAnsi="Times New Roman" w:cs="Times New Roman"/>
                <w:rPrChange w:id="3127" w:author="Valcin, Vieux" w:date="2025-10-24T11:35:00Z" w16du:dateUtc="2025-10-24T15:35:00Z">
                  <w:rPr>
                    <w:rFonts w:ascii="Cambria" w:eastAsia="MS Mincho" w:hAnsi="Cambria" w:cs="Times New Roman"/>
                  </w:rPr>
                </w:rPrChange>
              </w:rPr>
              <w:t>Likes</w:t>
            </w:r>
          </w:p>
        </w:tc>
        <w:tc>
          <w:tcPr>
            <w:tcW w:w="579" w:type="pct"/>
          </w:tcPr>
          <w:p w14:paraId="0009335E" w14:textId="77777777" w:rsidR="00573FA1" w:rsidRPr="003D165E" w:rsidRDefault="007663D2" w:rsidP="00BE650B">
            <w:pPr>
              <w:pStyle w:val="Compact"/>
              <w:rPr>
                <w:rFonts w:ascii="Times New Roman" w:hAnsi="Times New Roman" w:cs="Times New Roman"/>
              </w:rPr>
            </w:pPr>
            <w:r w:rsidRPr="003D165E">
              <w:rPr>
                <w:rFonts w:ascii="Times New Roman" w:hAnsi="Times New Roman" w:cs="Times New Roman"/>
              </w:rPr>
              <w:t>0.1</w:t>
            </w:r>
            <w:r w:rsidR="002207FB" w:rsidRPr="003D165E">
              <w:rPr>
                <w:rFonts w:ascii="Times New Roman" w:hAnsi="Times New Roman" w:cs="Times New Roman"/>
              </w:rPr>
              <w:t>5</w:t>
            </w:r>
          </w:p>
        </w:tc>
        <w:tc>
          <w:tcPr>
            <w:tcW w:w="2995" w:type="pct"/>
          </w:tcPr>
          <w:p w14:paraId="7C0455A4" w14:textId="77777777" w:rsidR="00573FA1" w:rsidRPr="003D165E" w:rsidRDefault="00276F39" w:rsidP="00BE650B">
            <w:pPr>
              <w:pStyle w:val="Compact"/>
              <w:rPr>
                <w:rFonts w:ascii="Times New Roman" w:hAnsi="Times New Roman" w:cs="Times New Roman"/>
              </w:rPr>
            </w:pPr>
            <w:r w:rsidRPr="003D165E">
              <w:rPr>
                <w:rFonts w:ascii="Times New Roman" w:hAnsi="Times New Roman" w:cs="Times New Roman"/>
              </w:rPr>
              <w:t>Lightweight Signal</w:t>
            </w:r>
          </w:p>
        </w:tc>
      </w:tr>
      <w:tr w:rsidR="003D165E" w:rsidRPr="003D165E" w14:paraId="13A0F10C" w14:textId="77777777" w:rsidTr="00E851BF">
        <w:tc>
          <w:tcPr>
            <w:tcW w:w="1426" w:type="pct"/>
          </w:tcPr>
          <w:p w14:paraId="088BBEE4" w14:textId="77777777" w:rsidR="00573FA1" w:rsidRPr="003D165E" w:rsidRDefault="00573FA1" w:rsidP="00BE650B">
            <w:pPr>
              <w:pStyle w:val="Compact"/>
              <w:rPr>
                <w:rFonts w:ascii="Times New Roman" w:hAnsi="Times New Roman" w:cs="Times New Roman"/>
              </w:rPr>
            </w:pPr>
            <w:r w:rsidRPr="003D165E">
              <w:rPr>
                <w:rFonts w:ascii="Times New Roman" w:hAnsi="Times New Roman" w:cs="Times New Roman"/>
              </w:rPr>
              <w:t>Saves</w:t>
            </w:r>
          </w:p>
        </w:tc>
        <w:tc>
          <w:tcPr>
            <w:tcW w:w="579" w:type="pct"/>
          </w:tcPr>
          <w:p w14:paraId="7426D4A4" w14:textId="77777777" w:rsidR="00573FA1" w:rsidRPr="003D165E" w:rsidRDefault="007663D2" w:rsidP="00BE650B">
            <w:pPr>
              <w:pStyle w:val="Compact"/>
              <w:rPr>
                <w:rFonts w:ascii="Times New Roman" w:hAnsi="Times New Roman" w:cs="Times New Roman"/>
              </w:rPr>
            </w:pPr>
            <w:r w:rsidRPr="003D165E">
              <w:rPr>
                <w:rFonts w:ascii="Times New Roman" w:hAnsi="Times New Roman" w:cs="Times New Roman"/>
              </w:rPr>
              <w:t>0.</w:t>
            </w:r>
            <w:r w:rsidR="002207FB" w:rsidRPr="003D165E">
              <w:rPr>
                <w:rFonts w:ascii="Times New Roman" w:hAnsi="Times New Roman" w:cs="Times New Roman"/>
              </w:rPr>
              <w:t>15</w:t>
            </w:r>
          </w:p>
        </w:tc>
        <w:tc>
          <w:tcPr>
            <w:tcW w:w="2995" w:type="pct"/>
          </w:tcPr>
          <w:p w14:paraId="10B8910A" w14:textId="77777777" w:rsidR="00573FA1" w:rsidRPr="003D165E" w:rsidRDefault="002207FB" w:rsidP="00BE650B">
            <w:pPr>
              <w:pStyle w:val="Compact"/>
              <w:rPr>
                <w:rFonts w:ascii="Times New Roman" w:hAnsi="Times New Roman" w:cs="Times New Roman"/>
              </w:rPr>
            </w:pPr>
            <w:r w:rsidRPr="003D165E">
              <w:rPr>
                <w:rFonts w:ascii="Times New Roman" w:hAnsi="Times New Roman" w:cs="Times New Roman"/>
              </w:rPr>
              <w:t>Lightweight Signal</w:t>
            </w:r>
          </w:p>
        </w:tc>
      </w:tr>
      <w:tr w:rsidR="003D165E" w:rsidRPr="003D165E" w14:paraId="6C54AAF3" w14:textId="77777777" w:rsidTr="00E851BF">
        <w:tc>
          <w:tcPr>
            <w:tcW w:w="1426" w:type="pct"/>
          </w:tcPr>
          <w:p w14:paraId="204C069E" w14:textId="77777777" w:rsidR="00F47099" w:rsidRPr="003D165E" w:rsidRDefault="00F47099" w:rsidP="00BE650B">
            <w:pPr>
              <w:pStyle w:val="Compact"/>
              <w:rPr>
                <w:rFonts w:ascii="Times New Roman" w:hAnsi="Times New Roman" w:cs="Times New Roman"/>
                <w:b/>
                <w:bCs/>
              </w:rPr>
            </w:pPr>
            <w:r w:rsidRPr="003D165E">
              <w:rPr>
                <w:rFonts w:ascii="Times New Roman" w:hAnsi="Times New Roman" w:cs="Times New Roman"/>
                <w:b/>
                <w:bCs/>
              </w:rPr>
              <w:t>Total</w:t>
            </w:r>
          </w:p>
        </w:tc>
        <w:tc>
          <w:tcPr>
            <w:tcW w:w="579" w:type="pct"/>
          </w:tcPr>
          <w:p w14:paraId="1FA6AA26" w14:textId="77777777" w:rsidR="00F47099" w:rsidRPr="003D165E" w:rsidRDefault="00F47099" w:rsidP="00BE650B">
            <w:pPr>
              <w:pStyle w:val="Compact"/>
              <w:rPr>
                <w:rFonts w:ascii="Times New Roman" w:hAnsi="Times New Roman" w:cs="Times New Roman"/>
              </w:rPr>
            </w:pPr>
            <w:r w:rsidRPr="003D165E">
              <w:rPr>
                <w:rFonts w:ascii="Times New Roman" w:hAnsi="Times New Roman" w:cs="Times New Roman"/>
              </w:rPr>
              <w:t>1.00</w:t>
            </w:r>
          </w:p>
        </w:tc>
        <w:tc>
          <w:tcPr>
            <w:tcW w:w="2995" w:type="pct"/>
          </w:tcPr>
          <w:p w14:paraId="57DA49F9" w14:textId="77777777" w:rsidR="00F47099" w:rsidRPr="003D165E" w:rsidRDefault="00F47099" w:rsidP="00BE650B">
            <w:pPr>
              <w:pStyle w:val="Compact"/>
              <w:rPr>
                <w:rFonts w:ascii="Times New Roman" w:hAnsi="Times New Roman" w:cs="Times New Roman"/>
              </w:rPr>
            </w:pPr>
          </w:p>
        </w:tc>
      </w:tr>
    </w:tbl>
    <w:p w14:paraId="072F0FC9" w14:textId="77777777" w:rsidR="00EF1988" w:rsidRPr="003D165E" w:rsidRDefault="00EF1988" w:rsidP="00183685">
      <w:pPr>
        <w:pStyle w:val="FirstParagraph"/>
        <w:rPr>
          <w:rFonts w:ascii="Times New Roman" w:hAnsi="Times New Roman" w:cs="Times New Roman"/>
        </w:rPr>
      </w:pPr>
    </w:p>
    <w:tbl>
      <w:tblPr>
        <w:tblStyle w:val="Table"/>
        <w:tblW w:w="4645" w:type="pct"/>
        <w:tblLook w:val="07E0" w:firstRow="1" w:lastRow="1" w:firstColumn="1" w:lastColumn="1" w:noHBand="1" w:noVBand="1"/>
      </w:tblPr>
      <w:tblGrid>
        <w:gridCol w:w="1958"/>
        <w:gridCol w:w="1403"/>
        <w:gridCol w:w="5535"/>
      </w:tblGrid>
      <w:tr w:rsidR="003D165E" w:rsidRPr="003D165E" w14:paraId="62FAE5CA" w14:textId="77777777" w:rsidTr="005A24ED">
        <w:tc>
          <w:tcPr>
            <w:tcW w:w="1112" w:type="pct"/>
            <w:tcBorders>
              <w:bottom w:val="single" w:sz="0" w:space="0" w:color="auto"/>
            </w:tcBorders>
            <w:vAlign w:val="bottom"/>
          </w:tcPr>
          <w:p w14:paraId="337D4DE3" w14:textId="77777777" w:rsidR="002207FB" w:rsidRPr="003D165E" w:rsidRDefault="00C1130F" w:rsidP="00BE650B">
            <w:pPr>
              <w:pStyle w:val="Compact"/>
              <w:rPr>
                <w:rFonts w:ascii="Times New Roman" w:hAnsi="Times New Roman" w:cs="Times New Roman"/>
                <w:b/>
                <w:bCs/>
              </w:rPr>
            </w:pPr>
            <w:r w:rsidRPr="003D165E">
              <w:rPr>
                <w:rFonts w:ascii="Times New Roman" w:hAnsi="Times New Roman" w:cs="Times New Roman"/>
                <w:b/>
                <w:bCs/>
              </w:rPr>
              <w:t>Component</w:t>
            </w:r>
          </w:p>
        </w:tc>
        <w:tc>
          <w:tcPr>
            <w:tcW w:w="766" w:type="pct"/>
            <w:tcBorders>
              <w:bottom w:val="single" w:sz="0" w:space="0" w:color="auto"/>
            </w:tcBorders>
            <w:vAlign w:val="bottom"/>
          </w:tcPr>
          <w:p w14:paraId="6921DC52" w14:textId="77777777" w:rsidR="002207FB" w:rsidRPr="003D165E" w:rsidRDefault="00C1130F" w:rsidP="00BE650B">
            <w:pPr>
              <w:pStyle w:val="Compact"/>
              <w:rPr>
                <w:rFonts w:ascii="Times New Roman" w:hAnsi="Times New Roman" w:cs="Times New Roman"/>
                <w:b/>
                <w:bCs/>
              </w:rPr>
            </w:pPr>
            <w:r w:rsidRPr="003D165E">
              <w:rPr>
                <w:rFonts w:ascii="Times New Roman" w:hAnsi="Times New Roman" w:cs="Times New Roman"/>
                <w:b/>
                <w:bCs/>
              </w:rPr>
              <w:t>Dimensions</w:t>
            </w:r>
          </w:p>
        </w:tc>
        <w:tc>
          <w:tcPr>
            <w:tcW w:w="3122" w:type="pct"/>
            <w:tcBorders>
              <w:bottom w:val="single" w:sz="0" w:space="0" w:color="auto"/>
            </w:tcBorders>
            <w:vAlign w:val="bottom"/>
          </w:tcPr>
          <w:p w14:paraId="530E3458" w14:textId="77777777" w:rsidR="002207FB" w:rsidRPr="003D165E" w:rsidRDefault="002207FB" w:rsidP="00BE650B">
            <w:pPr>
              <w:pStyle w:val="Compact"/>
              <w:rPr>
                <w:rFonts w:ascii="Times New Roman" w:hAnsi="Times New Roman" w:cs="Times New Roman"/>
                <w:b/>
                <w:bCs/>
              </w:rPr>
            </w:pPr>
            <w:r w:rsidRPr="003D165E">
              <w:rPr>
                <w:rFonts w:ascii="Times New Roman" w:hAnsi="Times New Roman" w:cs="Times New Roman"/>
                <w:b/>
                <w:bCs/>
              </w:rPr>
              <w:t>Description</w:t>
            </w:r>
          </w:p>
        </w:tc>
      </w:tr>
      <w:tr w:rsidR="003D165E" w:rsidRPr="003D165E" w14:paraId="2904B937" w14:textId="77777777" w:rsidTr="005A24ED">
        <w:tc>
          <w:tcPr>
            <w:tcW w:w="1112" w:type="pct"/>
          </w:tcPr>
          <w:p w14:paraId="4E4E5DB5" w14:textId="77777777" w:rsidR="002207FB" w:rsidRPr="003D165E" w:rsidRDefault="00C1130F" w:rsidP="00BE650B">
            <w:pPr>
              <w:pStyle w:val="Compact"/>
              <w:rPr>
                <w:rFonts w:ascii="Times New Roman" w:hAnsi="Times New Roman" w:cs="Times New Roman"/>
              </w:rPr>
            </w:pPr>
            <w:r w:rsidRPr="003D165E">
              <w:rPr>
                <w:rFonts w:ascii="Times New Roman" w:hAnsi="Times New Roman" w:cs="Times New Roman"/>
              </w:rPr>
              <w:t>Views</w:t>
            </w:r>
          </w:p>
        </w:tc>
        <w:tc>
          <w:tcPr>
            <w:tcW w:w="766" w:type="pct"/>
          </w:tcPr>
          <w:p w14:paraId="2F6DD51A" w14:textId="77777777" w:rsidR="002207FB" w:rsidRPr="003D165E" w:rsidRDefault="005A24ED" w:rsidP="00BE650B">
            <w:pPr>
              <w:pStyle w:val="Compact"/>
              <w:rPr>
                <w:rFonts w:ascii="Times New Roman" w:hAnsi="Times New Roman" w:cs="Times New Roman"/>
              </w:rPr>
            </w:pPr>
            <w:r w:rsidRPr="003D165E">
              <w:rPr>
                <w:rFonts w:ascii="Times New Roman" w:hAnsi="Times New Roman" w:cs="Times New Roman"/>
              </w:rPr>
              <w:t>11 dims</w:t>
            </w:r>
          </w:p>
        </w:tc>
        <w:tc>
          <w:tcPr>
            <w:tcW w:w="3122" w:type="pct"/>
          </w:tcPr>
          <w:p w14:paraId="239512F3" w14:textId="77777777" w:rsidR="002207FB" w:rsidRPr="003D165E" w:rsidRDefault="00F47099" w:rsidP="00BE650B">
            <w:pPr>
              <w:pStyle w:val="Compact"/>
              <w:rPr>
                <w:rFonts w:ascii="Times New Roman" w:hAnsi="Times New Roman" w:cs="Times New Roman"/>
              </w:rPr>
            </w:pPr>
            <w:r w:rsidRPr="003D165E">
              <w:rPr>
                <w:rFonts w:ascii="Times New Roman" w:hAnsi="Times New Roman" w:cs="Times New Roman"/>
              </w:rPr>
              <w:t xml:space="preserve">Topic </w:t>
            </w:r>
            <w:proofErr w:type="spellStart"/>
            <w:r w:rsidRPr="003D165E">
              <w:rPr>
                <w:rFonts w:ascii="Times New Roman" w:hAnsi="Times New Roman" w:cs="Times New Roman"/>
              </w:rPr>
              <w:t>dist</w:t>
            </w:r>
            <w:proofErr w:type="spellEnd"/>
            <w:r w:rsidRPr="003D165E">
              <w:rPr>
                <w:rFonts w:ascii="Times New Roman" w:hAnsi="Times New Roman" w:cs="Times New Roman"/>
              </w:rPr>
              <w:t xml:space="preserve"> (5) + Engagement (4) + Temporal (2)</w:t>
            </w:r>
          </w:p>
        </w:tc>
      </w:tr>
      <w:tr w:rsidR="003D165E" w:rsidRPr="003D165E" w14:paraId="75A3EF3D" w14:textId="77777777" w:rsidTr="005A24ED">
        <w:tc>
          <w:tcPr>
            <w:tcW w:w="1112" w:type="pct"/>
          </w:tcPr>
          <w:p w14:paraId="35422AA7" w14:textId="77777777" w:rsidR="002207FB" w:rsidRPr="003D165E" w:rsidRDefault="002207FB" w:rsidP="00BE650B">
            <w:pPr>
              <w:pStyle w:val="Compact"/>
              <w:rPr>
                <w:rFonts w:ascii="Times New Roman" w:hAnsi="Times New Roman" w:cs="Times New Roman"/>
              </w:rPr>
            </w:pPr>
            <w:r w:rsidRPr="003D165E">
              <w:rPr>
                <w:rFonts w:ascii="Times New Roman" w:hAnsi="Times New Roman" w:cs="Times New Roman"/>
              </w:rPr>
              <w:t>Comments</w:t>
            </w:r>
          </w:p>
        </w:tc>
        <w:tc>
          <w:tcPr>
            <w:tcW w:w="766" w:type="pct"/>
          </w:tcPr>
          <w:p w14:paraId="466B20EF" w14:textId="77777777" w:rsidR="002207FB" w:rsidRPr="003D165E" w:rsidRDefault="005A24ED" w:rsidP="00BE650B">
            <w:pPr>
              <w:pStyle w:val="Compact"/>
              <w:rPr>
                <w:rFonts w:ascii="Times New Roman" w:hAnsi="Times New Roman" w:cs="Times New Roman"/>
              </w:rPr>
            </w:pPr>
            <w:r w:rsidRPr="003D165E">
              <w:rPr>
                <w:rFonts w:ascii="Times New Roman" w:hAnsi="Times New Roman" w:cs="Times New Roman"/>
              </w:rPr>
              <w:t>10 dims</w:t>
            </w:r>
          </w:p>
        </w:tc>
        <w:tc>
          <w:tcPr>
            <w:tcW w:w="3122" w:type="pct"/>
          </w:tcPr>
          <w:p w14:paraId="16DB499E" w14:textId="77777777" w:rsidR="002207FB" w:rsidRPr="003D165E" w:rsidRDefault="00F47099" w:rsidP="00BE650B">
            <w:pPr>
              <w:pStyle w:val="Compact"/>
              <w:rPr>
                <w:rFonts w:ascii="Times New Roman" w:hAnsi="Times New Roman" w:cs="Times New Roman"/>
              </w:rPr>
            </w:pPr>
            <w:r w:rsidRPr="003D165E">
              <w:rPr>
                <w:rFonts w:ascii="Times New Roman" w:hAnsi="Times New Roman" w:cs="Times New Roman"/>
              </w:rPr>
              <w:t xml:space="preserve">Topic </w:t>
            </w:r>
            <w:proofErr w:type="spellStart"/>
            <w:r w:rsidRPr="003D165E">
              <w:rPr>
                <w:rFonts w:ascii="Times New Roman" w:hAnsi="Times New Roman" w:cs="Times New Roman"/>
              </w:rPr>
              <w:t>dist</w:t>
            </w:r>
            <w:proofErr w:type="spellEnd"/>
            <w:r w:rsidRPr="003D165E">
              <w:rPr>
                <w:rFonts w:ascii="Times New Roman" w:hAnsi="Times New Roman" w:cs="Times New Roman"/>
              </w:rPr>
              <w:t xml:space="preserve"> (4) + Engagement (4) + Temporal (2)</w:t>
            </w:r>
          </w:p>
        </w:tc>
      </w:tr>
      <w:tr w:rsidR="003D165E" w:rsidRPr="003D165E" w14:paraId="736FADBC" w14:textId="77777777" w:rsidTr="005A24ED">
        <w:tc>
          <w:tcPr>
            <w:tcW w:w="1112" w:type="pct"/>
          </w:tcPr>
          <w:p w14:paraId="2D1DE3E2" w14:textId="77777777" w:rsidR="002207FB" w:rsidRPr="003D165E" w:rsidRDefault="002207FB" w:rsidP="00BE650B">
            <w:pPr>
              <w:pStyle w:val="Compact"/>
              <w:rPr>
                <w:rFonts w:ascii="Times New Roman" w:hAnsi="Times New Roman" w:cs="Times New Roman"/>
              </w:rPr>
            </w:pPr>
            <w:r w:rsidRPr="003D165E">
              <w:rPr>
                <w:rFonts w:ascii="Times New Roman" w:hAnsi="Times New Roman" w:cs="Times New Roman"/>
              </w:rPr>
              <w:t>Hashtags</w:t>
            </w:r>
          </w:p>
        </w:tc>
        <w:tc>
          <w:tcPr>
            <w:tcW w:w="766" w:type="pct"/>
          </w:tcPr>
          <w:p w14:paraId="6EBC1E27" w14:textId="77777777" w:rsidR="002207FB" w:rsidRPr="003D165E" w:rsidRDefault="005A24ED" w:rsidP="00BE650B">
            <w:pPr>
              <w:pStyle w:val="Compact"/>
              <w:rPr>
                <w:rFonts w:ascii="Times New Roman" w:hAnsi="Times New Roman" w:cs="Times New Roman"/>
              </w:rPr>
            </w:pPr>
            <w:r w:rsidRPr="003D165E">
              <w:rPr>
                <w:rFonts w:ascii="Times New Roman" w:hAnsi="Times New Roman" w:cs="Times New Roman"/>
              </w:rPr>
              <w:t>6 dims</w:t>
            </w:r>
          </w:p>
        </w:tc>
        <w:tc>
          <w:tcPr>
            <w:tcW w:w="3122" w:type="pct"/>
          </w:tcPr>
          <w:p w14:paraId="41DDC231" w14:textId="77777777" w:rsidR="002207FB" w:rsidRPr="003D165E" w:rsidRDefault="005A24ED" w:rsidP="00BE650B">
            <w:pPr>
              <w:pStyle w:val="Compact"/>
              <w:rPr>
                <w:rFonts w:ascii="Times New Roman" w:hAnsi="Times New Roman" w:cs="Times New Roman"/>
              </w:rPr>
            </w:pPr>
            <w:r w:rsidRPr="003D165E">
              <w:rPr>
                <w:rFonts w:ascii="Times New Roman" w:hAnsi="Times New Roman" w:cs="Times New Roman"/>
              </w:rPr>
              <w:t xml:space="preserve">Topic </w:t>
            </w:r>
            <w:proofErr w:type="spellStart"/>
            <w:r w:rsidRPr="003D165E">
              <w:rPr>
                <w:rFonts w:ascii="Times New Roman" w:hAnsi="Times New Roman" w:cs="Times New Roman"/>
              </w:rPr>
              <w:t>dist</w:t>
            </w:r>
            <w:proofErr w:type="spellEnd"/>
            <w:r w:rsidRPr="003D165E">
              <w:rPr>
                <w:rFonts w:ascii="Times New Roman" w:hAnsi="Times New Roman" w:cs="Times New Roman"/>
              </w:rPr>
              <w:t xml:space="preserve"> (3) + Engagement (2) + Temporal (1)</w:t>
            </w:r>
          </w:p>
        </w:tc>
      </w:tr>
      <w:tr w:rsidR="003D165E" w:rsidRPr="003D165E" w14:paraId="0932CDB5" w14:textId="77777777" w:rsidTr="005A24ED">
        <w:tc>
          <w:tcPr>
            <w:tcW w:w="1112" w:type="pct"/>
          </w:tcPr>
          <w:p w14:paraId="1E6900A2" w14:textId="77777777" w:rsidR="002207FB" w:rsidRPr="003D165E" w:rsidRDefault="002207FB" w:rsidP="00BE650B">
            <w:pPr>
              <w:pStyle w:val="Compact"/>
              <w:rPr>
                <w:rFonts w:ascii="Times New Roman" w:eastAsia="MS Mincho" w:hAnsi="Times New Roman" w:cs="Times New Roman"/>
                <w:rPrChange w:id="3128" w:author="Valcin, Vieux" w:date="2025-10-24T11:35:00Z" w16du:dateUtc="2025-10-24T15:35:00Z">
                  <w:rPr>
                    <w:rFonts w:ascii="Cambria" w:eastAsia="MS Mincho" w:hAnsi="Cambria" w:cs="Times New Roman"/>
                  </w:rPr>
                </w:rPrChange>
              </w:rPr>
            </w:pPr>
            <w:r w:rsidRPr="003D165E">
              <w:rPr>
                <w:rFonts w:ascii="Times New Roman" w:eastAsia="MS Mincho" w:hAnsi="Times New Roman" w:cs="Times New Roman"/>
                <w:rPrChange w:id="3129" w:author="Valcin, Vieux" w:date="2025-10-24T11:35:00Z" w16du:dateUtc="2025-10-24T15:35:00Z">
                  <w:rPr>
                    <w:rFonts w:ascii="Cambria" w:eastAsia="MS Mincho" w:hAnsi="Cambria" w:cs="Times New Roman"/>
                  </w:rPr>
                </w:rPrChange>
              </w:rPr>
              <w:lastRenderedPageBreak/>
              <w:t>Likes</w:t>
            </w:r>
          </w:p>
        </w:tc>
        <w:tc>
          <w:tcPr>
            <w:tcW w:w="766" w:type="pct"/>
          </w:tcPr>
          <w:p w14:paraId="3D49F9BA" w14:textId="77777777" w:rsidR="002207FB" w:rsidRPr="003D165E" w:rsidRDefault="00C1130F" w:rsidP="00BE650B">
            <w:pPr>
              <w:pStyle w:val="Compact"/>
              <w:rPr>
                <w:rFonts w:ascii="Times New Roman" w:hAnsi="Times New Roman" w:cs="Times New Roman"/>
              </w:rPr>
            </w:pPr>
            <w:r w:rsidRPr="003D165E">
              <w:rPr>
                <w:rFonts w:ascii="Times New Roman" w:hAnsi="Times New Roman" w:cs="Times New Roman"/>
              </w:rPr>
              <w:t>3 dims</w:t>
            </w:r>
          </w:p>
        </w:tc>
        <w:tc>
          <w:tcPr>
            <w:tcW w:w="3122" w:type="pct"/>
          </w:tcPr>
          <w:p w14:paraId="59FE3B39" w14:textId="77777777" w:rsidR="002207FB" w:rsidRPr="003D165E" w:rsidRDefault="005A24ED" w:rsidP="00BE650B">
            <w:pPr>
              <w:pStyle w:val="Compact"/>
              <w:rPr>
                <w:rFonts w:ascii="Times New Roman" w:hAnsi="Times New Roman" w:cs="Times New Roman"/>
              </w:rPr>
            </w:pPr>
            <w:r w:rsidRPr="003D165E">
              <w:rPr>
                <w:rFonts w:ascii="Times New Roman" w:hAnsi="Times New Roman" w:cs="Times New Roman"/>
              </w:rPr>
              <w:t xml:space="preserve">Topic </w:t>
            </w:r>
            <w:proofErr w:type="spellStart"/>
            <w:r w:rsidRPr="003D165E">
              <w:rPr>
                <w:rFonts w:ascii="Times New Roman" w:hAnsi="Times New Roman" w:cs="Times New Roman"/>
              </w:rPr>
              <w:t>dist</w:t>
            </w:r>
            <w:proofErr w:type="spellEnd"/>
            <w:r w:rsidRPr="003D165E">
              <w:rPr>
                <w:rFonts w:ascii="Times New Roman" w:hAnsi="Times New Roman" w:cs="Times New Roman"/>
              </w:rPr>
              <w:t xml:space="preserve"> (1) + Engagement (1) + Temporal (1)</w:t>
            </w:r>
          </w:p>
        </w:tc>
      </w:tr>
      <w:tr w:rsidR="003D165E" w:rsidRPr="003D165E" w14:paraId="68719915" w14:textId="77777777" w:rsidTr="005A24ED">
        <w:tc>
          <w:tcPr>
            <w:tcW w:w="1112" w:type="pct"/>
          </w:tcPr>
          <w:p w14:paraId="7D0A3D9D" w14:textId="77777777" w:rsidR="002207FB" w:rsidRPr="003D165E" w:rsidRDefault="002207FB" w:rsidP="00BE650B">
            <w:pPr>
              <w:pStyle w:val="Compact"/>
              <w:rPr>
                <w:rFonts w:ascii="Times New Roman" w:hAnsi="Times New Roman" w:cs="Times New Roman"/>
              </w:rPr>
            </w:pPr>
            <w:r w:rsidRPr="003D165E">
              <w:rPr>
                <w:rFonts w:ascii="Times New Roman" w:hAnsi="Times New Roman" w:cs="Times New Roman"/>
              </w:rPr>
              <w:t>Saves</w:t>
            </w:r>
          </w:p>
        </w:tc>
        <w:tc>
          <w:tcPr>
            <w:tcW w:w="766" w:type="pct"/>
          </w:tcPr>
          <w:p w14:paraId="0CEABE54" w14:textId="77777777" w:rsidR="002207FB" w:rsidRPr="003D165E" w:rsidRDefault="00C1130F" w:rsidP="00BE650B">
            <w:pPr>
              <w:pStyle w:val="Compact"/>
              <w:rPr>
                <w:rFonts w:ascii="Times New Roman" w:hAnsi="Times New Roman" w:cs="Times New Roman"/>
              </w:rPr>
            </w:pPr>
            <w:r w:rsidRPr="003D165E">
              <w:rPr>
                <w:rFonts w:ascii="Times New Roman" w:hAnsi="Times New Roman" w:cs="Times New Roman"/>
              </w:rPr>
              <w:t>2 dims</w:t>
            </w:r>
          </w:p>
        </w:tc>
        <w:tc>
          <w:tcPr>
            <w:tcW w:w="3122" w:type="pct"/>
          </w:tcPr>
          <w:p w14:paraId="24944D98" w14:textId="77777777" w:rsidR="002207FB" w:rsidRPr="003D165E" w:rsidRDefault="005A24ED" w:rsidP="00BE650B">
            <w:pPr>
              <w:pStyle w:val="Compact"/>
              <w:rPr>
                <w:rFonts w:ascii="Times New Roman" w:hAnsi="Times New Roman" w:cs="Times New Roman"/>
              </w:rPr>
            </w:pPr>
            <w:r w:rsidRPr="003D165E">
              <w:rPr>
                <w:rFonts w:ascii="Times New Roman" w:hAnsi="Times New Roman" w:cs="Times New Roman"/>
              </w:rPr>
              <w:t xml:space="preserve">Topic </w:t>
            </w:r>
            <w:proofErr w:type="spellStart"/>
            <w:r w:rsidRPr="003D165E">
              <w:rPr>
                <w:rFonts w:ascii="Times New Roman" w:hAnsi="Times New Roman" w:cs="Times New Roman"/>
              </w:rPr>
              <w:t>dist</w:t>
            </w:r>
            <w:proofErr w:type="spellEnd"/>
            <w:r w:rsidRPr="003D165E">
              <w:rPr>
                <w:rFonts w:ascii="Times New Roman" w:hAnsi="Times New Roman" w:cs="Times New Roman"/>
              </w:rPr>
              <w:t xml:space="preserve"> (1) + Engagement (1) + Temporal (0)</w:t>
            </w:r>
          </w:p>
        </w:tc>
      </w:tr>
      <w:tr w:rsidR="00C1130F" w:rsidRPr="003D165E" w14:paraId="75442E25" w14:textId="77777777" w:rsidTr="005A24ED">
        <w:tc>
          <w:tcPr>
            <w:tcW w:w="1112" w:type="pct"/>
          </w:tcPr>
          <w:p w14:paraId="690AA4CD" w14:textId="77777777" w:rsidR="00C1130F" w:rsidRPr="003D165E" w:rsidRDefault="00C1130F" w:rsidP="00BE650B">
            <w:pPr>
              <w:pStyle w:val="Compact"/>
              <w:rPr>
                <w:rFonts w:ascii="Times New Roman" w:hAnsi="Times New Roman" w:cs="Times New Roman"/>
                <w:b/>
                <w:bCs/>
              </w:rPr>
            </w:pPr>
            <w:r w:rsidRPr="003D165E">
              <w:rPr>
                <w:rFonts w:ascii="Times New Roman" w:hAnsi="Times New Roman" w:cs="Times New Roman"/>
                <w:b/>
                <w:bCs/>
              </w:rPr>
              <w:t>Total</w:t>
            </w:r>
          </w:p>
        </w:tc>
        <w:tc>
          <w:tcPr>
            <w:tcW w:w="766" w:type="pct"/>
          </w:tcPr>
          <w:p w14:paraId="58613512" w14:textId="77777777" w:rsidR="00C1130F" w:rsidRPr="003D165E" w:rsidRDefault="00C1130F" w:rsidP="00BE650B">
            <w:pPr>
              <w:pStyle w:val="Compact"/>
              <w:rPr>
                <w:rFonts w:ascii="Times New Roman" w:hAnsi="Times New Roman" w:cs="Times New Roman"/>
              </w:rPr>
            </w:pPr>
            <w:r w:rsidRPr="003D165E">
              <w:rPr>
                <w:rFonts w:ascii="Times New Roman" w:hAnsi="Times New Roman" w:cs="Times New Roman"/>
              </w:rPr>
              <w:t>32 dims</w:t>
            </w:r>
          </w:p>
        </w:tc>
        <w:tc>
          <w:tcPr>
            <w:tcW w:w="3122" w:type="pct"/>
          </w:tcPr>
          <w:p w14:paraId="243DE342" w14:textId="77777777" w:rsidR="00C1130F" w:rsidRPr="003D165E" w:rsidRDefault="00C1130F" w:rsidP="00BE650B">
            <w:pPr>
              <w:pStyle w:val="Compact"/>
              <w:rPr>
                <w:rFonts w:ascii="Times New Roman" w:hAnsi="Times New Roman" w:cs="Times New Roman"/>
              </w:rPr>
            </w:pPr>
          </w:p>
        </w:tc>
      </w:tr>
    </w:tbl>
    <w:p w14:paraId="53AB331B" w14:textId="77777777" w:rsidR="002207FB" w:rsidRPr="003D165E" w:rsidRDefault="002207FB" w:rsidP="002207FB">
      <w:pPr>
        <w:pStyle w:val="BodyText"/>
        <w:rPr>
          <w:rFonts w:ascii="Times New Roman" w:hAnsi="Times New Roman" w:cs="Times New Roman"/>
          <w:rPrChange w:id="3130" w:author="Valcin, Vieux" w:date="2025-10-24T11:35:00Z" w16du:dateUtc="2025-10-24T15:35:00Z">
            <w:rPr/>
          </w:rPrChange>
        </w:rPr>
      </w:pPr>
    </w:p>
    <w:sectPr w:rsidR="002207FB" w:rsidRPr="003D16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34F2D" w14:textId="77777777" w:rsidR="00F01A3D" w:rsidRDefault="00F01A3D">
      <w:pPr>
        <w:spacing w:after="0"/>
      </w:pPr>
      <w:r>
        <w:separator/>
      </w:r>
    </w:p>
  </w:endnote>
  <w:endnote w:type="continuationSeparator" w:id="0">
    <w:p w14:paraId="6C7753B2" w14:textId="77777777" w:rsidR="00F01A3D" w:rsidRDefault="00F01A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C829F" w14:textId="77777777" w:rsidR="00F01A3D" w:rsidRDefault="00F01A3D">
      <w:r>
        <w:separator/>
      </w:r>
    </w:p>
  </w:footnote>
  <w:footnote w:type="continuationSeparator" w:id="0">
    <w:p w14:paraId="4FBE522B" w14:textId="77777777" w:rsidR="00F01A3D" w:rsidRDefault="00F01A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216F34E"/>
    <w:lvl w:ilvl="0">
      <w:start w:val="1"/>
      <w:numFmt w:val="decimal"/>
      <w:lvlText w:val="%1."/>
      <w:lvlJc w:val="left"/>
      <w:pPr>
        <w:tabs>
          <w:tab w:val="num" w:pos="426"/>
        </w:tabs>
        <w:ind w:left="906" w:hanging="480"/>
      </w:pPr>
      <w:rPr>
        <w:rFonts w:ascii="Times New Roman" w:hAnsi="Times New Roman" w:cs="Times New Roman" w:hint="default"/>
        <w:b w:val="0"/>
        <w:bCs w:val="0"/>
        <w:sz w:val="24"/>
        <w:szCs w:val="24"/>
      </w:rPr>
    </w:lvl>
    <w:lvl w:ilvl="1">
      <w:start w:val="1"/>
      <w:numFmt w:val="decimal"/>
      <w:lvlText w:val="%2."/>
      <w:lvlJc w:val="left"/>
      <w:pPr>
        <w:tabs>
          <w:tab w:val="num" w:pos="720"/>
        </w:tabs>
        <w:ind w:left="1200" w:hanging="480"/>
      </w:pPr>
    </w:lvl>
    <w:lvl w:ilvl="2">
      <w:start w:val="1"/>
      <w:numFmt w:val="decimal"/>
      <w:lvlText w:val="%3."/>
      <w:lvlJc w:val="left"/>
      <w:pPr>
        <w:tabs>
          <w:tab w:val="num" w:pos="426"/>
        </w:tabs>
        <w:ind w:left="906"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55246C5"/>
    <w:multiLevelType w:val="hybridMultilevel"/>
    <w:tmpl w:val="6FC67B6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7CC6D78"/>
    <w:multiLevelType w:val="multilevel"/>
    <w:tmpl w:val="084EE014"/>
    <w:lvl w:ilvl="0">
      <w:start w:val="9"/>
      <w:numFmt w:val="decimal"/>
      <w:lvlText w:val="%1."/>
      <w:lvlJc w:val="left"/>
      <w:pPr>
        <w:tabs>
          <w:tab w:val="num" w:pos="0"/>
        </w:tabs>
        <w:ind w:left="480" w:hanging="480"/>
      </w:pPr>
      <w:rPr>
        <w:rFonts w:hint="eastAsia"/>
      </w:rPr>
    </w:lvl>
    <w:lvl w:ilvl="1">
      <w:start w:val="1"/>
      <w:numFmt w:val="decimal"/>
      <w:lvlText w:val="%2."/>
      <w:lvlJc w:val="left"/>
      <w:pPr>
        <w:tabs>
          <w:tab w:val="num" w:pos="720"/>
        </w:tabs>
        <w:ind w:left="1200" w:hanging="480"/>
      </w:pPr>
      <w:rPr>
        <w:rFonts w:hint="eastAsia"/>
      </w:rPr>
    </w:lvl>
    <w:lvl w:ilvl="2">
      <w:start w:val="1"/>
      <w:numFmt w:val="upperLetter"/>
      <w:lvlText w:val="%3)"/>
      <w:lvlJc w:val="left"/>
      <w:pPr>
        <w:ind w:left="1880" w:hanging="440"/>
      </w:pPr>
    </w:lvl>
    <w:lvl w:ilvl="3">
      <w:start w:val="1"/>
      <w:numFmt w:val="decimal"/>
      <w:lvlText w:val="%4."/>
      <w:lvlJc w:val="left"/>
      <w:pPr>
        <w:tabs>
          <w:tab w:val="num" w:pos="2160"/>
        </w:tabs>
        <w:ind w:left="2640" w:hanging="480"/>
      </w:pPr>
      <w:rPr>
        <w:rFonts w:hint="eastAsia"/>
      </w:rPr>
    </w:lvl>
    <w:lvl w:ilvl="4">
      <w:start w:val="1"/>
      <w:numFmt w:val="decimal"/>
      <w:lvlText w:val="%5."/>
      <w:lvlJc w:val="left"/>
      <w:pPr>
        <w:tabs>
          <w:tab w:val="num" w:pos="2880"/>
        </w:tabs>
        <w:ind w:left="3360" w:hanging="480"/>
      </w:pPr>
      <w:rPr>
        <w:rFonts w:hint="eastAsia"/>
      </w:rPr>
    </w:lvl>
    <w:lvl w:ilvl="5">
      <w:start w:val="1"/>
      <w:numFmt w:val="decimal"/>
      <w:lvlText w:val="%6."/>
      <w:lvlJc w:val="left"/>
      <w:pPr>
        <w:tabs>
          <w:tab w:val="num" w:pos="3600"/>
        </w:tabs>
        <w:ind w:left="4080" w:hanging="480"/>
      </w:pPr>
      <w:rPr>
        <w:rFonts w:hint="eastAsia"/>
      </w:rPr>
    </w:lvl>
    <w:lvl w:ilvl="6">
      <w:start w:val="1"/>
      <w:numFmt w:val="decimal"/>
      <w:lvlText w:val="%7."/>
      <w:lvlJc w:val="left"/>
      <w:pPr>
        <w:tabs>
          <w:tab w:val="num" w:pos="4320"/>
        </w:tabs>
        <w:ind w:left="4800" w:hanging="480"/>
      </w:pPr>
      <w:rPr>
        <w:rFonts w:hint="eastAsia"/>
      </w:rPr>
    </w:lvl>
    <w:lvl w:ilvl="7">
      <w:start w:val="1"/>
      <w:numFmt w:val="decimal"/>
      <w:lvlText w:val="%8."/>
      <w:lvlJc w:val="left"/>
      <w:pPr>
        <w:tabs>
          <w:tab w:val="num" w:pos="5040"/>
        </w:tabs>
        <w:ind w:left="5520" w:hanging="480"/>
      </w:pPr>
      <w:rPr>
        <w:rFonts w:hint="eastAsia"/>
      </w:rPr>
    </w:lvl>
    <w:lvl w:ilvl="8">
      <w:start w:val="1"/>
      <w:numFmt w:val="decimal"/>
      <w:lvlText w:val="%9."/>
      <w:lvlJc w:val="left"/>
      <w:pPr>
        <w:tabs>
          <w:tab w:val="num" w:pos="5760"/>
        </w:tabs>
        <w:ind w:left="6240" w:hanging="480"/>
      </w:pPr>
      <w:rPr>
        <w:rFonts w:hint="eastAsia"/>
      </w:rPr>
    </w:lvl>
  </w:abstractNum>
  <w:abstractNum w:abstractNumId="3" w15:restartNumberingAfterBreak="0">
    <w:nsid w:val="28370426"/>
    <w:multiLevelType w:val="hybridMultilevel"/>
    <w:tmpl w:val="9AB0D310"/>
    <w:lvl w:ilvl="0" w:tplc="C2E0AB0C">
      <w:start w:val="1"/>
      <w:numFmt w:val="bullet"/>
      <w:lvlText w:val="•"/>
      <w:lvlJc w:val="left"/>
      <w:pPr>
        <w:ind w:left="720" w:hanging="360"/>
      </w:pPr>
    </w:lvl>
    <w:lvl w:ilvl="1" w:tplc="A0DA742A">
      <w:start w:val="1"/>
      <w:numFmt w:val="bullet"/>
      <w:lvlText w:val="◦"/>
      <w:lvlJc w:val="left"/>
      <w:pPr>
        <w:ind w:left="1440" w:hanging="360"/>
      </w:pPr>
    </w:lvl>
    <w:lvl w:ilvl="2" w:tplc="015C64E4">
      <w:start w:val="1"/>
      <w:numFmt w:val="bullet"/>
      <w:lvlText w:val="•"/>
      <w:lvlJc w:val="left"/>
      <w:pPr>
        <w:ind w:left="2160" w:hanging="360"/>
      </w:pPr>
    </w:lvl>
    <w:lvl w:ilvl="3" w:tplc="099ACBCE">
      <w:start w:val="1"/>
      <w:numFmt w:val="bullet"/>
      <w:lvlText w:val="◦"/>
      <w:lvlJc w:val="left"/>
      <w:pPr>
        <w:ind w:left="2880" w:hanging="360"/>
      </w:pPr>
    </w:lvl>
    <w:lvl w:ilvl="4" w:tplc="56A21E46">
      <w:start w:val="1"/>
      <w:numFmt w:val="bullet"/>
      <w:lvlText w:val="•"/>
      <w:lvlJc w:val="left"/>
      <w:pPr>
        <w:ind w:left="3600" w:hanging="360"/>
      </w:pPr>
    </w:lvl>
    <w:lvl w:ilvl="5" w:tplc="D4427190">
      <w:start w:val="1"/>
      <w:numFmt w:val="bullet"/>
      <w:lvlText w:val="◦"/>
      <w:lvlJc w:val="left"/>
      <w:pPr>
        <w:ind w:left="4320" w:hanging="360"/>
      </w:pPr>
    </w:lvl>
    <w:lvl w:ilvl="6" w:tplc="1E9C884E">
      <w:start w:val="1"/>
      <w:numFmt w:val="bullet"/>
      <w:lvlText w:val="•"/>
      <w:lvlJc w:val="left"/>
      <w:pPr>
        <w:ind w:left="5040" w:hanging="360"/>
      </w:pPr>
    </w:lvl>
    <w:lvl w:ilvl="7" w:tplc="7D162DCA">
      <w:numFmt w:val="decimal"/>
      <w:lvlText w:val=""/>
      <w:lvlJc w:val="left"/>
    </w:lvl>
    <w:lvl w:ilvl="8" w:tplc="E3664908">
      <w:numFmt w:val="decimal"/>
      <w:lvlText w:val=""/>
      <w:lvlJc w:val="left"/>
    </w:lvl>
  </w:abstractNum>
  <w:abstractNum w:abstractNumId="4" w15:restartNumberingAfterBreak="0">
    <w:nsid w:val="2C1AE401"/>
    <w:multiLevelType w:val="multilevel"/>
    <w:tmpl w:val="A8DEBE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36E81583"/>
    <w:multiLevelType w:val="hybridMultilevel"/>
    <w:tmpl w:val="2902B18E"/>
    <w:lvl w:ilvl="0" w:tplc="33165960">
      <w:start w:val="1"/>
      <w:numFmt w:val="bullet"/>
      <w:lvlText w:val=""/>
      <w:lvlJc w:val="left"/>
      <w:pPr>
        <w:ind w:left="440" w:hanging="440"/>
      </w:pPr>
      <w:rPr>
        <w:rFonts w:ascii="Wingdings" w:hAnsi="Wingdings" w:hint="default"/>
        <w:sz w:val="14"/>
        <w:szCs w:val="14"/>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9570AA1"/>
    <w:multiLevelType w:val="hybridMultilevel"/>
    <w:tmpl w:val="E020BBD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71315DCA"/>
    <w:multiLevelType w:val="multilevel"/>
    <w:tmpl w:val="6CFEA9B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8" w15:restartNumberingAfterBreak="0">
    <w:nsid w:val="746F1046"/>
    <w:multiLevelType w:val="hybridMultilevel"/>
    <w:tmpl w:val="EFEA962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068578483">
    <w:abstractNumId w:val="4"/>
  </w:num>
  <w:num w:numId="2" w16cid:durableId="635717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1706895">
    <w:abstractNumId w:val="7"/>
  </w:num>
  <w:num w:numId="4" w16cid:durableId="2066875578">
    <w:abstractNumId w:val="7"/>
  </w:num>
  <w:num w:numId="5" w16cid:durableId="2083211747">
    <w:abstractNumId w:val="7"/>
  </w:num>
  <w:num w:numId="6" w16cid:durableId="1174078471">
    <w:abstractNumId w:val="7"/>
  </w:num>
  <w:num w:numId="7" w16cid:durableId="739642220">
    <w:abstractNumId w:val="7"/>
  </w:num>
  <w:num w:numId="8" w16cid:durableId="129246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03474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7740198">
    <w:abstractNumId w:val="6"/>
  </w:num>
  <w:num w:numId="11" w16cid:durableId="506406254">
    <w:abstractNumId w:val="5"/>
  </w:num>
  <w:num w:numId="12" w16cid:durableId="2070684658">
    <w:abstractNumId w:val="2"/>
  </w:num>
  <w:num w:numId="13" w16cid:durableId="2094623737">
    <w:abstractNumId w:val="3"/>
    <w:lvlOverride w:ilvl="0">
      <w:startOverride w:val="1"/>
    </w:lvlOverride>
  </w:num>
  <w:num w:numId="14" w16cid:durableId="1544322556">
    <w:abstractNumId w:val="8"/>
  </w:num>
  <w:num w:numId="15" w16cid:durableId="21425770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cin, Vieux">
    <w15:presenceInfo w15:providerId="AD" w15:userId="S::vvalcin@middlebury.edu::1456b4d4-6df6-4356-96eb-d8691c4de8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050B"/>
    <w:rsid w:val="00004666"/>
    <w:rsid w:val="00011C8B"/>
    <w:rsid w:val="00013E59"/>
    <w:rsid w:val="00017518"/>
    <w:rsid w:val="00020CC3"/>
    <w:rsid w:val="000239C9"/>
    <w:rsid w:val="000310F2"/>
    <w:rsid w:val="0006220D"/>
    <w:rsid w:val="00062699"/>
    <w:rsid w:val="00062BAA"/>
    <w:rsid w:val="00075BB5"/>
    <w:rsid w:val="00075DF2"/>
    <w:rsid w:val="00085530"/>
    <w:rsid w:val="00092700"/>
    <w:rsid w:val="000A78B9"/>
    <w:rsid w:val="000B0BAE"/>
    <w:rsid w:val="000B0DE5"/>
    <w:rsid w:val="000B0E9E"/>
    <w:rsid w:val="000C084D"/>
    <w:rsid w:val="000D0302"/>
    <w:rsid w:val="000D08C7"/>
    <w:rsid w:val="000E1BAD"/>
    <w:rsid w:val="000E5AC4"/>
    <w:rsid w:val="000E5E36"/>
    <w:rsid w:val="000F563A"/>
    <w:rsid w:val="00117005"/>
    <w:rsid w:val="00124BF8"/>
    <w:rsid w:val="00137C28"/>
    <w:rsid w:val="00143239"/>
    <w:rsid w:val="00154154"/>
    <w:rsid w:val="0017407B"/>
    <w:rsid w:val="00183685"/>
    <w:rsid w:val="001872D9"/>
    <w:rsid w:val="00193437"/>
    <w:rsid w:val="001A55A2"/>
    <w:rsid w:val="001B4836"/>
    <w:rsid w:val="001C1985"/>
    <w:rsid w:val="001C1DCA"/>
    <w:rsid w:val="001E0B36"/>
    <w:rsid w:val="001E1ED4"/>
    <w:rsid w:val="001E2E4D"/>
    <w:rsid w:val="001E7CDF"/>
    <w:rsid w:val="001F6650"/>
    <w:rsid w:val="00203FAC"/>
    <w:rsid w:val="00207535"/>
    <w:rsid w:val="00215ECA"/>
    <w:rsid w:val="002207FB"/>
    <w:rsid w:val="00221E39"/>
    <w:rsid w:val="0022241D"/>
    <w:rsid w:val="00231837"/>
    <w:rsid w:val="0024078A"/>
    <w:rsid w:val="0024271F"/>
    <w:rsid w:val="002518B9"/>
    <w:rsid w:val="00253AB6"/>
    <w:rsid w:val="0026111C"/>
    <w:rsid w:val="00263A7D"/>
    <w:rsid w:val="002648B8"/>
    <w:rsid w:val="00274005"/>
    <w:rsid w:val="002746F2"/>
    <w:rsid w:val="00275630"/>
    <w:rsid w:val="00276883"/>
    <w:rsid w:val="00276C6B"/>
    <w:rsid w:val="00276F39"/>
    <w:rsid w:val="002A402B"/>
    <w:rsid w:val="002B5541"/>
    <w:rsid w:val="002C3C67"/>
    <w:rsid w:val="002C3DBB"/>
    <w:rsid w:val="002C7BC7"/>
    <w:rsid w:val="00311C05"/>
    <w:rsid w:val="00312340"/>
    <w:rsid w:val="00323912"/>
    <w:rsid w:val="0032400A"/>
    <w:rsid w:val="00327A76"/>
    <w:rsid w:val="00330BFB"/>
    <w:rsid w:val="0033268D"/>
    <w:rsid w:val="00335A40"/>
    <w:rsid w:val="00337B6C"/>
    <w:rsid w:val="00342BFB"/>
    <w:rsid w:val="00347423"/>
    <w:rsid w:val="00351532"/>
    <w:rsid w:val="00352AE7"/>
    <w:rsid w:val="00364E5F"/>
    <w:rsid w:val="00364EEE"/>
    <w:rsid w:val="00365558"/>
    <w:rsid w:val="003715E3"/>
    <w:rsid w:val="00377130"/>
    <w:rsid w:val="0038236A"/>
    <w:rsid w:val="00387D07"/>
    <w:rsid w:val="003A2C81"/>
    <w:rsid w:val="003A2EE5"/>
    <w:rsid w:val="003C1504"/>
    <w:rsid w:val="003C685E"/>
    <w:rsid w:val="003C7D63"/>
    <w:rsid w:val="003D165E"/>
    <w:rsid w:val="003D4EDB"/>
    <w:rsid w:val="003D61B4"/>
    <w:rsid w:val="003E755C"/>
    <w:rsid w:val="003F07CE"/>
    <w:rsid w:val="003F4AD1"/>
    <w:rsid w:val="003F67EF"/>
    <w:rsid w:val="004053DE"/>
    <w:rsid w:val="004106E2"/>
    <w:rsid w:val="00413D0A"/>
    <w:rsid w:val="0042589E"/>
    <w:rsid w:val="004430D4"/>
    <w:rsid w:val="004467D8"/>
    <w:rsid w:val="00460CA1"/>
    <w:rsid w:val="004616AD"/>
    <w:rsid w:val="00461F0F"/>
    <w:rsid w:val="0047587A"/>
    <w:rsid w:val="0047627A"/>
    <w:rsid w:val="00482456"/>
    <w:rsid w:val="00486FBF"/>
    <w:rsid w:val="00493FD6"/>
    <w:rsid w:val="00495E6A"/>
    <w:rsid w:val="004C0308"/>
    <w:rsid w:val="004E29B3"/>
    <w:rsid w:val="004E6FB1"/>
    <w:rsid w:val="004F3FD9"/>
    <w:rsid w:val="00500EBD"/>
    <w:rsid w:val="0050546E"/>
    <w:rsid w:val="00511895"/>
    <w:rsid w:val="00512BD9"/>
    <w:rsid w:val="00515393"/>
    <w:rsid w:val="00515B57"/>
    <w:rsid w:val="005305D3"/>
    <w:rsid w:val="00533AB3"/>
    <w:rsid w:val="005355F1"/>
    <w:rsid w:val="00552107"/>
    <w:rsid w:val="00573FA1"/>
    <w:rsid w:val="00574FFC"/>
    <w:rsid w:val="00590D07"/>
    <w:rsid w:val="00591BCA"/>
    <w:rsid w:val="005A0B23"/>
    <w:rsid w:val="005A24ED"/>
    <w:rsid w:val="005B17F2"/>
    <w:rsid w:val="005B5B28"/>
    <w:rsid w:val="005C6371"/>
    <w:rsid w:val="005D252B"/>
    <w:rsid w:val="005D59D7"/>
    <w:rsid w:val="005E5CA9"/>
    <w:rsid w:val="005F0CD4"/>
    <w:rsid w:val="005F7388"/>
    <w:rsid w:val="00616C04"/>
    <w:rsid w:val="00624210"/>
    <w:rsid w:val="00641A5D"/>
    <w:rsid w:val="0064682A"/>
    <w:rsid w:val="00655106"/>
    <w:rsid w:val="006621DC"/>
    <w:rsid w:val="00662FE7"/>
    <w:rsid w:val="00677A06"/>
    <w:rsid w:val="00677B1A"/>
    <w:rsid w:val="00682C7E"/>
    <w:rsid w:val="00684A14"/>
    <w:rsid w:val="006A2EDD"/>
    <w:rsid w:val="006A4BF4"/>
    <w:rsid w:val="006C58EA"/>
    <w:rsid w:val="006C77AE"/>
    <w:rsid w:val="006D2A38"/>
    <w:rsid w:val="006F650F"/>
    <w:rsid w:val="00700793"/>
    <w:rsid w:val="00727E06"/>
    <w:rsid w:val="0073078C"/>
    <w:rsid w:val="00744171"/>
    <w:rsid w:val="00757325"/>
    <w:rsid w:val="007658BD"/>
    <w:rsid w:val="007663D2"/>
    <w:rsid w:val="007724C1"/>
    <w:rsid w:val="00774463"/>
    <w:rsid w:val="00781DC4"/>
    <w:rsid w:val="00784752"/>
    <w:rsid w:val="00784D58"/>
    <w:rsid w:val="00785395"/>
    <w:rsid w:val="007A0988"/>
    <w:rsid w:val="007C2265"/>
    <w:rsid w:val="007C5FDC"/>
    <w:rsid w:val="007C7887"/>
    <w:rsid w:val="0083692A"/>
    <w:rsid w:val="00845F65"/>
    <w:rsid w:val="00871ABF"/>
    <w:rsid w:val="0087256E"/>
    <w:rsid w:val="00872586"/>
    <w:rsid w:val="00874B35"/>
    <w:rsid w:val="00887635"/>
    <w:rsid w:val="008A1E6D"/>
    <w:rsid w:val="008B012A"/>
    <w:rsid w:val="008B610A"/>
    <w:rsid w:val="008B691A"/>
    <w:rsid w:val="008B72D1"/>
    <w:rsid w:val="008B72E1"/>
    <w:rsid w:val="008C0923"/>
    <w:rsid w:val="008C5EAD"/>
    <w:rsid w:val="008D16F0"/>
    <w:rsid w:val="008D6863"/>
    <w:rsid w:val="008D7D60"/>
    <w:rsid w:val="008E52E1"/>
    <w:rsid w:val="008E7B3B"/>
    <w:rsid w:val="00900BDF"/>
    <w:rsid w:val="00900F59"/>
    <w:rsid w:val="00903696"/>
    <w:rsid w:val="009306FC"/>
    <w:rsid w:val="00950E8F"/>
    <w:rsid w:val="00962D84"/>
    <w:rsid w:val="00965780"/>
    <w:rsid w:val="0099279F"/>
    <w:rsid w:val="009B7C16"/>
    <w:rsid w:val="009C49C5"/>
    <w:rsid w:val="009D2853"/>
    <w:rsid w:val="009D3EDE"/>
    <w:rsid w:val="009D7265"/>
    <w:rsid w:val="009E33F1"/>
    <w:rsid w:val="009F2DB8"/>
    <w:rsid w:val="009F5C05"/>
    <w:rsid w:val="009F629D"/>
    <w:rsid w:val="00A11DAB"/>
    <w:rsid w:val="00A14BBA"/>
    <w:rsid w:val="00A1556F"/>
    <w:rsid w:val="00A21334"/>
    <w:rsid w:val="00A23BB0"/>
    <w:rsid w:val="00A267E8"/>
    <w:rsid w:val="00A33C9E"/>
    <w:rsid w:val="00A37E1C"/>
    <w:rsid w:val="00A42A9A"/>
    <w:rsid w:val="00A549D5"/>
    <w:rsid w:val="00A6425B"/>
    <w:rsid w:val="00A72046"/>
    <w:rsid w:val="00A74590"/>
    <w:rsid w:val="00A8000A"/>
    <w:rsid w:val="00A84493"/>
    <w:rsid w:val="00A9244A"/>
    <w:rsid w:val="00AB1745"/>
    <w:rsid w:val="00AB71D5"/>
    <w:rsid w:val="00AC03C4"/>
    <w:rsid w:val="00AD0BD4"/>
    <w:rsid w:val="00AD73DC"/>
    <w:rsid w:val="00B00991"/>
    <w:rsid w:val="00B12CB5"/>
    <w:rsid w:val="00B1796C"/>
    <w:rsid w:val="00B23874"/>
    <w:rsid w:val="00B33D4C"/>
    <w:rsid w:val="00B36342"/>
    <w:rsid w:val="00B40220"/>
    <w:rsid w:val="00B41430"/>
    <w:rsid w:val="00B55FF2"/>
    <w:rsid w:val="00B66D0C"/>
    <w:rsid w:val="00B70265"/>
    <w:rsid w:val="00B86B75"/>
    <w:rsid w:val="00B948C4"/>
    <w:rsid w:val="00BA30BB"/>
    <w:rsid w:val="00BA56FB"/>
    <w:rsid w:val="00BB02E8"/>
    <w:rsid w:val="00BC48D5"/>
    <w:rsid w:val="00BD417D"/>
    <w:rsid w:val="00BF4A50"/>
    <w:rsid w:val="00C02DE4"/>
    <w:rsid w:val="00C05D3F"/>
    <w:rsid w:val="00C1130F"/>
    <w:rsid w:val="00C17947"/>
    <w:rsid w:val="00C233CE"/>
    <w:rsid w:val="00C24E94"/>
    <w:rsid w:val="00C27272"/>
    <w:rsid w:val="00C27C3F"/>
    <w:rsid w:val="00C34650"/>
    <w:rsid w:val="00C36279"/>
    <w:rsid w:val="00C41C8C"/>
    <w:rsid w:val="00C44FDE"/>
    <w:rsid w:val="00C458EF"/>
    <w:rsid w:val="00C74B4C"/>
    <w:rsid w:val="00C90792"/>
    <w:rsid w:val="00C911E7"/>
    <w:rsid w:val="00C976A5"/>
    <w:rsid w:val="00CA79E2"/>
    <w:rsid w:val="00CB0E83"/>
    <w:rsid w:val="00CB300C"/>
    <w:rsid w:val="00CC06B7"/>
    <w:rsid w:val="00CC6DFA"/>
    <w:rsid w:val="00CD0499"/>
    <w:rsid w:val="00CD0E40"/>
    <w:rsid w:val="00CE53B3"/>
    <w:rsid w:val="00CF2BD5"/>
    <w:rsid w:val="00CF4A83"/>
    <w:rsid w:val="00CF7892"/>
    <w:rsid w:val="00D10F6C"/>
    <w:rsid w:val="00D210BF"/>
    <w:rsid w:val="00D33477"/>
    <w:rsid w:val="00D341F7"/>
    <w:rsid w:val="00D4186A"/>
    <w:rsid w:val="00D51E44"/>
    <w:rsid w:val="00D64A72"/>
    <w:rsid w:val="00D6676E"/>
    <w:rsid w:val="00D75ACF"/>
    <w:rsid w:val="00D843C6"/>
    <w:rsid w:val="00DA1EEE"/>
    <w:rsid w:val="00DB2448"/>
    <w:rsid w:val="00DC40FC"/>
    <w:rsid w:val="00DD152B"/>
    <w:rsid w:val="00DF2AEB"/>
    <w:rsid w:val="00E131CC"/>
    <w:rsid w:val="00E25356"/>
    <w:rsid w:val="00E315A3"/>
    <w:rsid w:val="00E34314"/>
    <w:rsid w:val="00E36517"/>
    <w:rsid w:val="00E45621"/>
    <w:rsid w:val="00E46A39"/>
    <w:rsid w:val="00E5172C"/>
    <w:rsid w:val="00E63460"/>
    <w:rsid w:val="00E709D9"/>
    <w:rsid w:val="00E74063"/>
    <w:rsid w:val="00E75D47"/>
    <w:rsid w:val="00E851BF"/>
    <w:rsid w:val="00E97D05"/>
    <w:rsid w:val="00EB0E0F"/>
    <w:rsid w:val="00EC6C88"/>
    <w:rsid w:val="00ED3143"/>
    <w:rsid w:val="00ED5279"/>
    <w:rsid w:val="00EE0799"/>
    <w:rsid w:val="00EE6525"/>
    <w:rsid w:val="00EF1988"/>
    <w:rsid w:val="00F00329"/>
    <w:rsid w:val="00F016F6"/>
    <w:rsid w:val="00F01A3D"/>
    <w:rsid w:val="00F02EFF"/>
    <w:rsid w:val="00F0354E"/>
    <w:rsid w:val="00F11BA0"/>
    <w:rsid w:val="00F26D87"/>
    <w:rsid w:val="00F31345"/>
    <w:rsid w:val="00F47099"/>
    <w:rsid w:val="00F62D73"/>
    <w:rsid w:val="00F62E1E"/>
    <w:rsid w:val="00F761BC"/>
    <w:rsid w:val="00F77CD3"/>
    <w:rsid w:val="00F91624"/>
    <w:rsid w:val="00F970D1"/>
    <w:rsid w:val="00FB24D4"/>
    <w:rsid w:val="00FB434F"/>
    <w:rsid w:val="00FB45CD"/>
    <w:rsid w:val="00FB4DEC"/>
    <w:rsid w:val="00FC1ED2"/>
    <w:rsid w:val="00FC65D2"/>
    <w:rsid w:val="00FE2A92"/>
    <w:rsid w:val="00FE711A"/>
    <w:rsid w:val="00FF13F6"/>
    <w:rsid w:val="00FF27A7"/>
    <w:rsid w:val="00FF481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0A92384"/>
  <w15:docId w15:val="{82A02B57-05D0-4B9D-9D15-B1EBF76F2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B5541"/>
  </w:style>
  <w:style w:type="paragraph" w:styleId="TOC2">
    <w:name w:val="toc 2"/>
    <w:basedOn w:val="Normal"/>
    <w:next w:val="Normal"/>
    <w:autoRedefine/>
    <w:uiPriority w:val="39"/>
    <w:rsid w:val="002B5541"/>
    <w:pPr>
      <w:ind w:leftChars="100" w:left="240"/>
    </w:pPr>
  </w:style>
  <w:style w:type="paragraph" w:styleId="TOC3">
    <w:name w:val="toc 3"/>
    <w:basedOn w:val="Normal"/>
    <w:next w:val="Normal"/>
    <w:autoRedefine/>
    <w:uiPriority w:val="39"/>
    <w:rsid w:val="002B5541"/>
    <w:pPr>
      <w:ind w:leftChars="200" w:left="480"/>
    </w:pPr>
  </w:style>
  <w:style w:type="paragraph" w:styleId="ListParagraph">
    <w:name w:val="List Paragraph"/>
    <w:basedOn w:val="Normal"/>
    <w:rsid w:val="00CF7892"/>
    <w:pPr>
      <w:ind w:leftChars="400" w:left="840"/>
    </w:pPr>
  </w:style>
  <w:style w:type="character" w:styleId="PlaceholderText">
    <w:name w:val="Placeholder Text"/>
    <w:basedOn w:val="DefaultParagraphFont"/>
    <w:rsid w:val="00E36517"/>
    <w:rPr>
      <w:color w:val="666666"/>
    </w:rPr>
  </w:style>
  <w:style w:type="paragraph" w:styleId="Revision">
    <w:name w:val="Revision"/>
    <w:hidden/>
    <w:rsid w:val="00F31345"/>
    <w:pPr>
      <w:spacing w:after="0"/>
    </w:pPr>
  </w:style>
  <w:style w:type="paragraph" w:customStyle="1" w:styleId="MdParagraph">
    <w:name w:val="MdParagraph"/>
    <w:qFormat/>
    <w:rsid w:val="00A1556F"/>
    <w:pPr>
      <w:spacing w:before="120" w:after="120"/>
    </w:pPr>
    <w:rPr>
      <w:rFonts w:ascii="Times New Roman" w:hAnsi="Times New Roman" w:cs="Times New Roman"/>
      <w:lang w:eastAsia="ja-JP"/>
    </w:rPr>
  </w:style>
  <w:style w:type="paragraph" w:customStyle="1" w:styleId="MdListItem">
    <w:name w:val="MdListItem"/>
    <w:qFormat/>
    <w:rsid w:val="00A1556F"/>
    <w:pPr>
      <w:spacing w:before="60" w:after="60"/>
      <w:ind w:left="720" w:hanging="360"/>
    </w:pPr>
    <w:rPr>
      <w:rFonts w:ascii="Times New Roman" w:hAnsi="Times New Roman" w:cs="Times New Roman"/>
      <w:lang w:eastAsia="ja-JP"/>
    </w:rPr>
  </w:style>
  <w:style w:type="character" w:customStyle="1" w:styleId="MdStrong">
    <w:name w:val="MdStrong"/>
    <w:uiPriority w:val="99"/>
    <w:unhideWhenUsed/>
    <w:qFormat/>
    <w:rsid w:val="00A1556F"/>
    <w:rPr>
      <w:b/>
      <w:bCs/>
    </w:rPr>
  </w:style>
  <w:style w:type="paragraph" w:customStyle="1" w:styleId="MdTableHeader">
    <w:name w:val="MdTableHeader"/>
    <w:qFormat/>
    <w:rsid w:val="008E7B3B"/>
    <w:pPr>
      <w:spacing w:before="60" w:after="60"/>
    </w:pPr>
    <w:rPr>
      <w:rFonts w:ascii="Times New Roman" w:hAnsi="Times New Roman" w:cs="Times New Roman"/>
      <w:b/>
      <w:bCs/>
      <w:sz w:val="22"/>
      <w:szCs w:val="22"/>
      <w:lang w:eastAsia="ja-JP"/>
    </w:rPr>
  </w:style>
  <w:style w:type="paragraph" w:customStyle="1" w:styleId="MdTableCell">
    <w:name w:val="MdTableCell"/>
    <w:qFormat/>
    <w:rsid w:val="008E7B3B"/>
    <w:pPr>
      <w:spacing w:before="40" w:after="40"/>
    </w:pPr>
    <w:rPr>
      <w:rFonts w:ascii="Times New Roman" w:hAnsi="Times New Roman" w:cs="Times New Roman"/>
      <w:sz w:val="20"/>
      <w:szCs w:val="20"/>
      <w:lang w:eastAsia="ja-JP"/>
    </w:rPr>
  </w:style>
  <w:style w:type="character" w:styleId="UnresolvedMention">
    <w:name w:val="Unresolved Mention"/>
    <w:basedOn w:val="DefaultParagraphFont"/>
    <w:uiPriority w:val="99"/>
    <w:semiHidden/>
    <w:unhideWhenUsed/>
    <w:rsid w:val="000E5AC4"/>
    <w:rPr>
      <w:color w:val="605E5C"/>
      <w:shd w:val="clear" w:color="auto" w:fill="E1DFDD"/>
    </w:rPr>
  </w:style>
  <w:style w:type="character" w:styleId="Emphasis">
    <w:name w:val="Emphasis"/>
    <w:basedOn w:val="DefaultParagraphFont"/>
    <w:uiPriority w:val="20"/>
    <w:qFormat/>
    <w:rsid w:val="00682C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2374">
      <w:bodyDiv w:val="1"/>
      <w:marLeft w:val="0"/>
      <w:marRight w:val="0"/>
      <w:marTop w:val="0"/>
      <w:marBottom w:val="0"/>
      <w:divBdr>
        <w:top w:val="none" w:sz="0" w:space="0" w:color="auto"/>
        <w:left w:val="none" w:sz="0" w:space="0" w:color="auto"/>
        <w:bottom w:val="none" w:sz="0" w:space="0" w:color="auto"/>
        <w:right w:val="none" w:sz="0" w:space="0" w:color="auto"/>
      </w:divBdr>
    </w:div>
    <w:div w:id="39601406">
      <w:bodyDiv w:val="1"/>
      <w:marLeft w:val="0"/>
      <w:marRight w:val="0"/>
      <w:marTop w:val="0"/>
      <w:marBottom w:val="0"/>
      <w:divBdr>
        <w:top w:val="none" w:sz="0" w:space="0" w:color="auto"/>
        <w:left w:val="none" w:sz="0" w:space="0" w:color="auto"/>
        <w:bottom w:val="none" w:sz="0" w:space="0" w:color="auto"/>
        <w:right w:val="none" w:sz="0" w:space="0" w:color="auto"/>
      </w:divBdr>
    </w:div>
    <w:div w:id="40446358">
      <w:bodyDiv w:val="1"/>
      <w:marLeft w:val="0"/>
      <w:marRight w:val="0"/>
      <w:marTop w:val="0"/>
      <w:marBottom w:val="0"/>
      <w:divBdr>
        <w:top w:val="none" w:sz="0" w:space="0" w:color="auto"/>
        <w:left w:val="none" w:sz="0" w:space="0" w:color="auto"/>
        <w:bottom w:val="none" w:sz="0" w:space="0" w:color="auto"/>
        <w:right w:val="none" w:sz="0" w:space="0" w:color="auto"/>
      </w:divBdr>
    </w:div>
    <w:div w:id="105076264">
      <w:bodyDiv w:val="1"/>
      <w:marLeft w:val="0"/>
      <w:marRight w:val="0"/>
      <w:marTop w:val="0"/>
      <w:marBottom w:val="0"/>
      <w:divBdr>
        <w:top w:val="none" w:sz="0" w:space="0" w:color="auto"/>
        <w:left w:val="none" w:sz="0" w:space="0" w:color="auto"/>
        <w:bottom w:val="none" w:sz="0" w:space="0" w:color="auto"/>
        <w:right w:val="none" w:sz="0" w:space="0" w:color="auto"/>
      </w:divBdr>
    </w:div>
    <w:div w:id="185141825">
      <w:bodyDiv w:val="1"/>
      <w:marLeft w:val="0"/>
      <w:marRight w:val="0"/>
      <w:marTop w:val="0"/>
      <w:marBottom w:val="0"/>
      <w:divBdr>
        <w:top w:val="none" w:sz="0" w:space="0" w:color="auto"/>
        <w:left w:val="none" w:sz="0" w:space="0" w:color="auto"/>
        <w:bottom w:val="none" w:sz="0" w:space="0" w:color="auto"/>
        <w:right w:val="none" w:sz="0" w:space="0" w:color="auto"/>
      </w:divBdr>
    </w:div>
    <w:div w:id="241567613">
      <w:bodyDiv w:val="1"/>
      <w:marLeft w:val="0"/>
      <w:marRight w:val="0"/>
      <w:marTop w:val="0"/>
      <w:marBottom w:val="0"/>
      <w:divBdr>
        <w:top w:val="none" w:sz="0" w:space="0" w:color="auto"/>
        <w:left w:val="none" w:sz="0" w:space="0" w:color="auto"/>
        <w:bottom w:val="none" w:sz="0" w:space="0" w:color="auto"/>
        <w:right w:val="none" w:sz="0" w:space="0" w:color="auto"/>
      </w:divBdr>
    </w:div>
    <w:div w:id="283193114">
      <w:bodyDiv w:val="1"/>
      <w:marLeft w:val="0"/>
      <w:marRight w:val="0"/>
      <w:marTop w:val="0"/>
      <w:marBottom w:val="0"/>
      <w:divBdr>
        <w:top w:val="none" w:sz="0" w:space="0" w:color="auto"/>
        <w:left w:val="none" w:sz="0" w:space="0" w:color="auto"/>
        <w:bottom w:val="none" w:sz="0" w:space="0" w:color="auto"/>
        <w:right w:val="none" w:sz="0" w:space="0" w:color="auto"/>
      </w:divBdr>
    </w:div>
    <w:div w:id="545684537">
      <w:bodyDiv w:val="1"/>
      <w:marLeft w:val="0"/>
      <w:marRight w:val="0"/>
      <w:marTop w:val="0"/>
      <w:marBottom w:val="0"/>
      <w:divBdr>
        <w:top w:val="none" w:sz="0" w:space="0" w:color="auto"/>
        <w:left w:val="none" w:sz="0" w:space="0" w:color="auto"/>
        <w:bottom w:val="none" w:sz="0" w:space="0" w:color="auto"/>
        <w:right w:val="none" w:sz="0" w:space="0" w:color="auto"/>
      </w:divBdr>
    </w:div>
    <w:div w:id="574819124">
      <w:bodyDiv w:val="1"/>
      <w:marLeft w:val="0"/>
      <w:marRight w:val="0"/>
      <w:marTop w:val="0"/>
      <w:marBottom w:val="0"/>
      <w:divBdr>
        <w:top w:val="none" w:sz="0" w:space="0" w:color="auto"/>
        <w:left w:val="none" w:sz="0" w:space="0" w:color="auto"/>
        <w:bottom w:val="none" w:sz="0" w:space="0" w:color="auto"/>
        <w:right w:val="none" w:sz="0" w:space="0" w:color="auto"/>
      </w:divBdr>
    </w:div>
    <w:div w:id="848756945">
      <w:bodyDiv w:val="1"/>
      <w:marLeft w:val="0"/>
      <w:marRight w:val="0"/>
      <w:marTop w:val="0"/>
      <w:marBottom w:val="0"/>
      <w:divBdr>
        <w:top w:val="none" w:sz="0" w:space="0" w:color="auto"/>
        <w:left w:val="none" w:sz="0" w:space="0" w:color="auto"/>
        <w:bottom w:val="none" w:sz="0" w:space="0" w:color="auto"/>
        <w:right w:val="none" w:sz="0" w:space="0" w:color="auto"/>
      </w:divBdr>
    </w:div>
    <w:div w:id="1009404680">
      <w:bodyDiv w:val="1"/>
      <w:marLeft w:val="0"/>
      <w:marRight w:val="0"/>
      <w:marTop w:val="0"/>
      <w:marBottom w:val="0"/>
      <w:divBdr>
        <w:top w:val="none" w:sz="0" w:space="0" w:color="auto"/>
        <w:left w:val="none" w:sz="0" w:space="0" w:color="auto"/>
        <w:bottom w:val="none" w:sz="0" w:space="0" w:color="auto"/>
        <w:right w:val="none" w:sz="0" w:space="0" w:color="auto"/>
      </w:divBdr>
    </w:div>
    <w:div w:id="1113018752">
      <w:bodyDiv w:val="1"/>
      <w:marLeft w:val="0"/>
      <w:marRight w:val="0"/>
      <w:marTop w:val="0"/>
      <w:marBottom w:val="0"/>
      <w:divBdr>
        <w:top w:val="none" w:sz="0" w:space="0" w:color="auto"/>
        <w:left w:val="none" w:sz="0" w:space="0" w:color="auto"/>
        <w:bottom w:val="none" w:sz="0" w:space="0" w:color="auto"/>
        <w:right w:val="none" w:sz="0" w:space="0" w:color="auto"/>
      </w:divBdr>
    </w:div>
    <w:div w:id="1198160518">
      <w:bodyDiv w:val="1"/>
      <w:marLeft w:val="0"/>
      <w:marRight w:val="0"/>
      <w:marTop w:val="0"/>
      <w:marBottom w:val="0"/>
      <w:divBdr>
        <w:top w:val="none" w:sz="0" w:space="0" w:color="auto"/>
        <w:left w:val="none" w:sz="0" w:space="0" w:color="auto"/>
        <w:bottom w:val="none" w:sz="0" w:space="0" w:color="auto"/>
        <w:right w:val="none" w:sz="0" w:space="0" w:color="auto"/>
      </w:divBdr>
    </w:div>
    <w:div w:id="1245647553">
      <w:bodyDiv w:val="1"/>
      <w:marLeft w:val="0"/>
      <w:marRight w:val="0"/>
      <w:marTop w:val="0"/>
      <w:marBottom w:val="0"/>
      <w:divBdr>
        <w:top w:val="none" w:sz="0" w:space="0" w:color="auto"/>
        <w:left w:val="none" w:sz="0" w:space="0" w:color="auto"/>
        <w:bottom w:val="none" w:sz="0" w:space="0" w:color="auto"/>
        <w:right w:val="none" w:sz="0" w:space="0" w:color="auto"/>
      </w:divBdr>
    </w:div>
    <w:div w:id="1264411697">
      <w:bodyDiv w:val="1"/>
      <w:marLeft w:val="0"/>
      <w:marRight w:val="0"/>
      <w:marTop w:val="0"/>
      <w:marBottom w:val="0"/>
      <w:divBdr>
        <w:top w:val="none" w:sz="0" w:space="0" w:color="auto"/>
        <w:left w:val="none" w:sz="0" w:space="0" w:color="auto"/>
        <w:bottom w:val="none" w:sz="0" w:space="0" w:color="auto"/>
        <w:right w:val="none" w:sz="0" w:space="0" w:color="auto"/>
      </w:divBdr>
    </w:div>
    <w:div w:id="1270507537">
      <w:bodyDiv w:val="1"/>
      <w:marLeft w:val="0"/>
      <w:marRight w:val="0"/>
      <w:marTop w:val="0"/>
      <w:marBottom w:val="0"/>
      <w:divBdr>
        <w:top w:val="none" w:sz="0" w:space="0" w:color="auto"/>
        <w:left w:val="none" w:sz="0" w:space="0" w:color="auto"/>
        <w:bottom w:val="none" w:sz="0" w:space="0" w:color="auto"/>
        <w:right w:val="none" w:sz="0" w:space="0" w:color="auto"/>
      </w:divBdr>
    </w:div>
    <w:div w:id="1291129133">
      <w:bodyDiv w:val="1"/>
      <w:marLeft w:val="0"/>
      <w:marRight w:val="0"/>
      <w:marTop w:val="0"/>
      <w:marBottom w:val="0"/>
      <w:divBdr>
        <w:top w:val="none" w:sz="0" w:space="0" w:color="auto"/>
        <w:left w:val="none" w:sz="0" w:space="0" w:color="auto"/>
        <w:bottom w:val="none" w:sz="0" w:space="0" w:color="auto"/>
        <w:right w:val="none" w:sz="0" w:space="0" w:color="auto"/>
      </w:divBdr>
    </w:div>
    <w:div w:id="1363509192">
      <w:bodyDiv w:val="1"/>
      <w:marLeft w:val="0"/>
      <w:marRight w:val="0"/>
      <w:marTop w:val="0"/>
      <w:marBottom w:val="0"/>
      <w:divBdr>
        <w:top w:val="none" w:sz="0" w:space="0" w:color="auto"/>
        <w:left w:val="none" w:sz="0" w:space="0" w:color="auto"/>
        <w:bottom w:val="none" w:sz="0" w:space="0" w:color="auto"/>
        <w:right w:val="none" w:sz="0" w:space="0" w:color="auto"/>
      </w:divBdr>
    </w:div>
    <w:div w:id="1378427670">
      <w:bodyDiv w:val="1"/>
      <w:marLeft w:val="0"/>
      <w:marRight w:val="0"/>
      <w:marTop w:val="0"/>
      <w:marBottom w:val="0"/>
      <w:divBdr>
        <w:top w:val="none" w:sz="0" w:space="0" w:color="auto"/>
        <w:left w:val="none" w:sz="0" w:space="0" w:color="auto"/>
        <w:bottom w:val="none" w:sz="0" w:space="0" w:color="auto"/>
        <w:right w:val="none" w:sz="0" w:space="0" w:color="auto"/>
      </w:divBdr>
    </w:div>
    <w:div w:id="1457138666">
      <w:bodyDiv w:val="1"/>
      <w:marLeft w:val="0"/>
      <w:marRight w:val="0"/>
      <w:marTop w:val="0"/>
      <w:marBottom w:val="0"/>
      <w:divBdr>
        <w:top w:val="none" w:sz="0" w:space="0" w:color="auto"/>
        <w:left w:val="none" w:sz="0" w:space="0" w:color="auto"/>
        <w:bottom w:val="none" w:sz="0" w:space="0" w:color="auto"/>
        <w:right w:val="none" w:sz="0" w:space="0" w:color="auto"/>
      </w:divBdr>
    </w:div>
    <w:div w:id="1465929670">
      <w:bodyDiv w:val="1"/>
      <w:marLeft w:val="0"/>
      <w:marRight w:val="0"/>
      <w:marTop w:val="0"/>
      <w:marBottom w:val="0"/>
      <w:divBdr>
        <w:top w:val="none" w:sz="0" w:space="0" w:color="auto"/>
        <w:left w:val="none" w:sz="0" w:space="0" w:color="auto"/>
        <w:bottom w:val="none" w:sz="0" w:space="0" w:color="auto"/>
        <w:right w:val="none" w:sz="0" w:space="0" w:color="auto"/>
      </w:divBdr>
    </w:div>
    <w:div w:id="1537741851">
      <w:bodyDiv w:val="1"/>
      <w:marLeft w:val="0"/>
      <w:marRight w:val="0"/>
      <w:marTop w:val="0"/>
      <w:marBottom w:val="0"/>
      <w:divBdr>
        <w:top w:val="none" w:sz="0" w:space="0" w:color="auto"/>
        <w:left w:val="none" w:sz="0" w:space="0" w:color="auto"/>
        <w:bottom w:val="none" w:sz="0" w:space="0" w:color="auto"/>
        <w:right w:val="none" w:sz="0" w:space="0" w:color="auto"/>
      </w:divBdr>
    </w:div>
    <w:div w:id="1606424390">
      <w:bodyDiv w:val="1"/>
      <w:marLeft w:val="0"/>
      <w:marRight w:val="0"/>
      <w:marTop w:val="0"/>
      <w:marBottom w:val="0"/>
      <w:divBdr>
        <w:top w:val="none" w:sz="0" w:space="0" w:color="auto"/>
        <w:left w:val="none" w:sz="0" w:space="0" w:color="auto"/>
        <w:bottom w:val="none" w:sz="0" w:space="0" w:color="auto"/>
        <w:right w:val="none" w:sz="0" w:space="0" w:color="auto"/>
      </w:divBdr>
    </w:div>
    <w:div w:id="1755668482">
      <w:bodyDiv w:val="1"/>
      <w:marLeft w:val="0"/>
      <w:marRight w:val="0"/>
      <w:marTop w:val="0"/>
      <w:marBottom w:val="0"/>
      <w:divBdr>
        <w:top w:val="none" w:sz="0" w:space="0" w:color="auto"/>
        <w:left w:val="none" w:sz="0" w:space="0" w:color="auto"/>
        <w:bottom w:val="none" w:sz="0" w:space="0" w:color="auto"/>
        <w:right w:val="none" w:sz="0" w:space="0" w:color="auto"/>
      </w:divBdr>
    </w:div>
    <w:div w:id="1821967292">
      <w:bodyDiv w:val="1"/>
      <w:marLeft w:val="0"/>
      <w:marRight w:val="0"/>
      <w:marTop w:val="0"/>
      <w:marBottom w:val="0"/>
      <w:divBdr>
        <w:top w:val="none" w:sz="0" w:space="0" w:color="auto"/>
        <w:left w:val="none" w:sz="0" w:space="0" w:color="auto"/>
        <w:bottom w:val="none" w:sz="0" w:space="0" w:color="auto"/>
        <w:right w:val="none" w:sz="0" w:space="0" w:color="auto"/>
      </w:divBdr>
    </w:div>
    <w:div w:id="1872064235">
      <w:bodyDiv w:val="1"/>
      <w:marLeft w:val="0"/>
      <w:marRight w:val="0"/>
      <w:marTop w:val="0"/>
      <w:marBottom w:val="0"/>
      <w:divBdr>
        <w:top w:val="none" w:sz="0" w:space="0" w:color="auto"/>
        <w:left w:val="none" w:sz="0" w:space="0" w:color="auto"/>
        <w:bottom w:val="none" w:sz="0" w:space="0" w:color="auto"/>
        <w:right w:val="none" w:sz="0" w:space="0" w:color="auto"/>
      </w:divBdr>
    </w:div>
    <w:div w:id="1912035778">
      <w:bodyDiv w:val="1"/>
      <w:marLeft w:val="0"/>
      <w:marRight w:val="0"/>
      <w:marTop w:val="0"/>
      <w:marBottom w:val="0"/>
      <w:divBdr>
        <w:top w:val="none" w:sz="0" w:space="0" w:color="auto"/>
        <w:left w:val="none" w:sz="0" w:space="0" w:color="auto"/>
        <w:bottom w:val="none" w:sz="0" w:space="0" w:color="auto"/>
        <w:right w:val="none" w:sz="0" w:space="0" w:color="auto"/>
      </w:divBdr>
    </w:div>
    <w:div w:id="1964186338">
      <w:bodyDiv w:val="1"/>
      <w:marLeft w:val="0"/>
      <w:marRight w:val="0"/>
      <w:marTop w:val="0"/>
      <w:marBottom w:val="0"/>
      <w:divBdr>
        <w:top w:val="none" w:sz="0" w:space="0" w:color="auto"/>
        <w:left w:val="none" w:sz="0" w:space="0" w:color="auto"/>
        <w:bottom w:val="none" w:sz="0" w:space="0" w:color="auto"/>
        <w:right w:val="none" w:sz="0" w:space="0" w:color="auto"/>
      </w:divBdr>
    </w:div>
    <w:div w:id="1968972491">
      <w:bodyDiv w:val="1"/>
      <w:marLeft w:val="0"/>
      <w:marRight w:val="0"/>
      <w:marTop w:val="0"/>
      <w:marBottom w:val="0"/>
      <w:divBdr>
        <w:top w:val="none" w:sz="0" w:space="0" w:color="auto"/>
        <w:left w:val="none" w:sz="0" w:space="0" w:color="auto"/>
        <w:bottom w:val="none" w:sz="0" w:space="0" w:color="auto"/>
        <w:right w:val="none" w:sz="0" w:space="0" w:color="auto"/>
      </w:divBdr>
    </w:div>
    <w:div w:id="2015305311">
      <w:bodyDiv w:val="1"/>
      <w:marLeft w:val="0"/>
      <w:marRight w:val="0"/>
      <w:marTop w:val="0"/>
      <w:marBottom w:val="0"/>
      <w:divBdr>
        <w:top w:val="none" w:sz="0" w:space="0" w:color="auto"/>
        <w:left w:val="none" w:sz="0" w:space="0" w:color="auto"/>
        <w:bottom w:val="none" w:sz="0" w:space="0" w:color="auto"/>
        <w:right w:val="none" w:sz="0" w:space="0" w:color="auto"/>
      </w:divBdr>
    </w:div>
    <w:div w:id="20551515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548</TotalTime>
  <Pages>28</Pages>
  <Words>7879</Words>
  <Characters>44912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Valcin, Vieux</dc:creator>
  <cp:keywords/>
  <cp:lastModifiedBy>Valcin, Vieux</cp:lastModifiedBy>
  <cp:revision>314</cp:revision>
  <dcterms:created xsi:type="dcterms:W3CDTF">2025-10-19T18:15:00Z</dcterms:created>
  <dcterms:modified xsi:type="dcterms:W3CDTF">2025-10-24T19:14:00Z</dcterms:modified>
</cp:coreProperties>
</file>